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619CA2" w14:textId="22C6C5AE" w:rsidR="00974FB1" w:rsidRPr="00DB7E0B" w:rsidRDefault="00974FB1" w:rsidP="008F3A41">
      <w:pPr>
        <w:pStyle w:val="Heading2"/>
        <w:spacing w:after="376" w:line="480" w:lineRule="auto"/>
        <w:rPr>
          <w:rFonts w:ascii="Times New Roman" w:hAnsi="Times New Roman" w:cs="Times New Roman"/>
          <w:sz w:val="24"/>
          <w:szCs w:val="24"/>
        </w:rPr>
      </w:pPr>
      <w:bookmarkStart w:id="0" w:name="_Toc197721867"/>
      <w:bookmarkStart w:id="1" w:name="_Toc197725595"/>
      <w:bookmarkStart w:id="2" w:name="_Toc197739615"/>
      <w:r w:rsidRPr="00DB7E0B">
        <w:rPr>
          <w:rFonts w:ascii="Times New Roman" w:eastAsia="Times New Roman" w:hAnsi="Times New Roman" w:cs="Times New Roman"/>
          <w:color w:val="000000"/>
          <w:sz w:val="24"/>
          <w:szCs w:val="24"/>
        </w:rPr>
        <w:t xml:space="preserve">“Disordered Eating </w:t>
      </w:r>
      <w:r w:rsidR="001F12F1" w:rsidRPr="00DB7E0B">
        <w:rPr>
          <w:rFonts w:ascii="Times New Roman" w:eastAsia="Times New Roman" w:hAnsi="Times New Roman" w:cs="Times New Roman"/>
          <w:color w:val="000000"/>
          <w:sz w:val="24"/>
          <w:szCs w:val="24"/>
        </w:rPr>
        <w:t>Behaviours</w:t>
      </w:r>
      <w:r w:rsidRPr="00DB7E0B">
        <w:rPr>
          <w:rFonts w:ascii="Times New Roman" w:eastAsia="Times New Roman" w:hAnsi="Times New Roman" w:cs="Times New Roman"/>
          <w:color w:val="000000"/>
          <w:sz w:val="24"/>
          <w:szCs w:val="24"/>
        </w:rPr>
        <w:t xml:space="preserve"> and Attitudes among Adolescents</w:t>
      </w:r>
      <w:bookmarkEnd w:id="0"/>
      <w:bookmarkEnd w:id="1"/>
      <w:bookmarkEnd w:id="2"/>
      <w:r w:rsidRPr="00DB7E0B">
        <w:rPr>
          <w:rFonts w:ascii="Times New Roman" w:eastAsia="Times New Roman" w:hAnsi="Times New Roman" w:cs="Times New Roman"/>
          <w:color w:val="000000"/>
          <w:sz w:val="24"/>
          <w:szCs w:val="24"/>
        </w:rPr>
        <w:t xml:space="preserve">  </w:t>
      </w:r>
    </w:p>
    <w:p w14:paraId="11C2C44D" w14:textId="77777777" w:rsidR="00974FB1" w:rsidRPr="00DB7E0B" w:rsidRDefault="00974FB1" w:rsidP="008F3A41">
      <w:pPr>
        <w:spacing w:after="349" w:line="480" w:lineRule="auto"/>
      </w:pPr>
      <w:r w:rsidRPr="00DB7E0B">
        <w:t xml:space="preserve">with Overweight/Obesity in the Paediatric Outpatient Clinics at UHWI”. </w:t>
      </w:r>
    </w:p>
    <w:p w14:paraId="77F18274" w14:textId="77777777" w:rsidR="00974FB1" w:rsidRPr="00DB7E0B" w:rsidRDefault="00974FB1" w:rsidP="008F3A41">
      <w:pPr>
        <w:spacing w:after="374" w:line="480" w:lineRule="auto"/>
        <w:ind w:left="18" w:right="11"/>
      </w:pPr>
      <w:r w:rsidRPr="00DB7E0B">
        <w:t>Primary Researcher: Antoinette Sealy</w:t>
      </w:r>
      <w:r w:rsidRPr="00DB7E0B">
        <w:rPr>
          <w:vertAlign w:val="superscript"/>
        </w:rPr>
        <w:t>1,4</w:t>
      </w:r>
      <w:r w:rsidRPr="00DB7E0B">
        <w:t xml:space="preserve"> </w:t>
      </w:r>
    </w:p>
    <w:p w14:paraId="07269D19" w14:textId="77777777" w:rsidR="00974FB1" w:rsidRPr="00DB7E0B" w:rsidRDefault="00974FB1" w:rsidP="008F3A41">
      <w:pPr>
        <w:spacing w:after="388" w:line="480" w:lineRule="auto"/>
        <w:ind w:left="18" w:right="11"/>
      </w:pPr>
      <w:r w:rsidRPr="00DB7E0B">
        <w:t>Principal Investigator: Abigail Harrison</w:t>
      </w:r>
      <w:r w:rsidRPr="00DB7E0B">
        <w:rPr>
          <w:vertAlign w:val="superscript"/>
        </w:rPr>
        <w:t>1,4</w:t>
      </w:r>
      <w:r w:rsidRPr="00DB7E0B">
        <w:t xml:space="preserve"> </w:t>
      </w:r>
    </w:p>
    <w:p w14:paraId="6F656C6B" w14:textId="77777777" w:rsidR="00974FB1" w:rsidRPr="00DB7E0B" w:rsidRDefault="00974FB1" w:rsidP="008F3A41">
      <w:pPr>
        <w:spacing w:after="381" w:line="480" w:lineRule="auto"/>
        <w:ind w:left="18" w:right="11"/>
      </w:pPr>
      <w:r w:rsidRPr="00DB7E0B">
        <w:t>Co-Investigators: Caryl James</w:t>
      </w:r>
      <w:r w:rsidRPr="00DB7E0B">
        <w:rPr>
          <w:vertAlign w:val="superscript"/>
        </w:rPr>
        <w:t>2</w:t>
      </w:r>
      <w:r w:rsidRPr="00DB7E0B">
        <w:t>, Kern Rocke</w:t>
      </w:r>
      <w:r w:rsidRPr="00DB7E0B">
        <w:rPr>
          <w:vertAlign w:val="superscript"/>
        </w:rPr>
        <w:t xml:space="preserve">3, </w:t>
      </w:r>
      <w:r w:rsidRPr="00DB7E0B">
        <w:t>Moya Rhoe-Craigg</w:t>
      </w:r>
      <w:r w:rsidRPr="00DB7E0B">
        <w:rPr>
          <w:vertAlign w:val="superscript"/>
        </w:rPr>
        <w:t xml:space="preserve">1,4 </w:t>
      </w:r>
      <w:r w:rsidRPr="00DB7E0B">
        <w:t>Leslie Gabay</w:t>
      </w:r>
      <w:r w:rsidRPr="00DB7E0B">
        <w:rPr>
          <w:vertAlign w:val="superscript"/>
        </w:rPr>
        <w:t xml:space="preserve">4 </w:t>
      </w:r>
    </w:p>
    <w:p w14:paraId="20FD48BF" w14:textId="77777777" w:rsidR="00974FB1" w:rsidRPr="00DB7E0B" w:rsidRDefault="00974FB1" w:rsidP="008F3A41">
      <w:pPr>
        <w:spacing w:after="202" w:line="480" w:lineRule="auto"/>
        <w:ind w:left="18" w:right="11"/>
      </w:pPr>
      <w:r w:rsidRPr="00DB7E0B">
        <w:rPr>
          <w:vertAlign w:val="superscript"/>
        </w:rPr>
        <w:t>1</w:t>
      </w:r>
      <w:r w:rsidRPr="00DB7E0B">
        <w:t xml:space="preserve">Department of Child and Adolescent Health, Faculty of Medical Sciences, The University of the West </w:t>
      </w:r>
    </w:p>
    <w:p w14:paraId="2FDC953D" w14:textId="77777777" w:rsidR="00974FB1" w:rsidRPr="00DB7E0B" w:rsidRDefault="00974FB1" w:rsidP="008F3A41">
      <w:pPr>
        <w:spacing w:after="347" w:line="480" w:lineRule="auto"/>
        <w:ind w:left="18" w:right="11"/>
      </w:pPr>
      <w:r w:rsidRPr="00DB7E0B">
        <w:t xml:space="preserve">Indies, Mona  </w:t>
      </w:r>
    </w:p>
    <w:p w14:paraId="3C56146F" w14:textId="77777777" w:rsidR="00974FB1" w:rsidRPr="00DB7E0B" w:rsidRDefault="00974FB1" w:rsidP="008F3A41">
      <w:pPr>
        <w:spacing w:after="170" w:line="480" w:lineRule="auto"/>
        <w:ind w:left="18" w:right="11"/>
      </w:pPr>
      <w:r w:rsidRPr="00DB7E0B">
        <w:rPr>
          <w:vertAlign w:val="superscript"/>
        </w:rPr>
        <w:t>2</w:t>
      </w:r>
      <w:r w:rsidRPr="00DB7E0B">
        <w:t xml:space="preserve">Department of Sociology, Psychology and Social Work, Faculty of Social Sciences, The University of the West Indies, Mona  </w:t>
      </w:r>
    </w:p>
    <w:p w14:paraId="4D5AC6E8" w14:textId="1E5EC338" w:rsidR="00974FB1" w:rsidRPr="00DB7E0B" w:rsidRDefault="00974FB1" w:rsidP="008F3A41">
      <w:pPr>
        <w:spacing w:line="480" w:lineRule="auto"/>
        <w:ind w:left="18" w:right="11"/>
      </w:pPr>
      <w:r w:rsidRPr="00DB7E0B">
        <w:rPr>
          <w:vertAlign w:val="superscript"/>
        </w:rPr>
        <w:t>3</w:t>
      </w:r>
      <w:r w:rsidRPr="00DB7E0B">
        <w:t xml:space="preserve">The George Alleyne Chronic Disease Research Centre, The University of the West Indies, Cave </w:t>
      </w:r>
      <w:proofErr w:type="gramStart"/>
      <w:r w:rsidRPr="00DB7E0B">
        <w:t xml:space="preserve">Hill  </w:t>
      </w:r>
      <w:r w:rsidRPr="00DB7E0B">
        <w:rPr>
          <w:vertAlign w:val="superscript"/>
        </w:rPr>
        <w:t>4</w:t>
      </w:r>
      <w:proofErr w:type="gramEnd"/>
      <w:r w:rsidRPr="00DB7E0B">
        <w:t xml:space="preserve">Department of Child Health, University Hospital of the West Indies </w:t>
      </w:r>
    </w:p>
    <w:p w14:paraId="2E8D914B" w14:textId="77777777" w:rsidR="00974FB1" w:rsidRPr="00DB7E0B" w:rsidRDefault="00974FB1" w:rsidP="008F3A41">
      <w:pPr>
        <w:spacing w:after="380" w:line="480" w:lineRule="auto"/>
      </w:pPr>
      <w:r w:rsidRPr="00DB7E0B">
        <w:t xml:space="preserve"> </w:t>
      </w:r>
    </w:p>
    <w:p w14:paraId="250AD9CD" w14:textId="77777777" w:rsidR="00F40D64" w:rsidRPr="00DB7E0B" w:rsidRDefault="00F40D64" w:rsidP="008F3A41">
      <w:pPr>
        <w:spacing w:before="100" w:beforeAutospacing="1" w:after="100" w:afterAutospacing="1" w:line="480" w:lineRule="auto"/>
      </w:pPr>
    </w:p>
    <w:p w14:paraId="2C525721" w14:textId="77777777" w:rsidR="00F40D64" w:rsidRPr="00DB7E0B" w:rsidRDefault="005211EE" w:rsidP="008F3A41">
      <w:pPr>
        <w:spacing w:before="100" w:beforeAutospacing="1" w:after="100" w:afterAutospacing="1" w:line="480" w:lineRule="auto"/>
      </w:pPr>
      <w:r w:rsidRPr="00DB7E0B">
        <w:br/>
      </w:r>
    </w:p>
    <w:p w14:paraId="6DE555AB" w14:textId="77777777" w:rsidR="00F40D64" w:rsidRPr="00DB7E0B" w:rsidRDefault="005211EE" w:rsidP="008F3A41">
      <w:pPr>
        <w:spacing w:line="480" w:lineRule="auto"/>
      </w:pPr>
      <w:r w:rsidRPr="00DB7E0B">
        <w:br w:type="page"/>
      </w:r>
    </w:p>
    <w:sdt>
      <w:sdtPr>
        <w:rPr>
          <w:rFonts w:eastAsiaTheme="minorHAnsi"/>
        </w:rPr>
        <w:id w:val="-994564599"/>
        <w:docPartObj>
          <w:docPartGallery w:val="Table of Contents"/>
          <w:docPartUnique/>
        </w:docPartObj>
      </w:sdtPr>
      <w:sdtEndPr>
        <w:rPr>
          <w:noProof/>
        </w:rPr>
      </w:sdtEndPr>
      <w:sdtContent>
        <w:p w14:paraId="313ACDA0" w14:textId="77777777" w:rsidR="00D34FA2" w:rsidRDefault="005211EE" w:rsidP="008F3A41">
          <w:pPr>
            <w:spacing w:line="480" w:lineRule="auto"/>
            <w:rPr>
              <w:noProof/>
            </w:rPr>
          </w:pPr>
          <w:r w:rsidRPr="00DB7E0B">
            <w:t>Table of Contents</w:t>
          </w:r>
          <w:r w:rsidRPr="00DB7E0B">
            <w:fldChar w:fldCharType="begin"/>
          </w:r>
          <w:r w:rsidRPr="00DB7E0B">
            <w:instrText xml:space="preserve"> TOC \o "1-3" \h \z \u </w:instrText>
          </w:r>
          <w:r w:rsidRPr="00DB7E0B">
            <w:fldChar w:fldCharType="separate"/>
          </w:r>
        </w:p>
        <w:p w14:paraId="72E12BF8" w14:textId="40663909" w:rsidR="00D34FA2" w:rsidRDefault="00D34FA2">
          <w:pPr>
            <w:pStyle w:val="TOC1"/>
            <w:rPr>
              <w:noProof/>
            </w:rPr>
          </w:pPr>
          <w:hyperlink w:anchor="_Toc197739616" w:history="1">
            <w:r w:rsidRPr="00E85C2C">
              <w:rPr>
                <w:rStyle w:val="Hyperlink"/>
                <w:noProof/>
              </w:rPr>
              <w:t>Introduction</w:t>
            </w:r>
            <w:r>
              <w:rPr>
                <w:noProof/>
                <w:webHidden/>
              </w:rPr>
              <w:tab/>
            </w:r>
            <w:r>
              <w:rPr>
                <w:noProof/>
                <w:webHidden/>
              </w:rPr>
              <w:fldChar w:fldCharType="begin"/>
            </w:r>
            <w:r>
              <w:rPr>
                <w:noProof/>
                <w:webHidden/>
              </w:rPr>
              <w:instrText xml:space="preserve"> PAGEREF _Toc197739616 \h </w:instrText>
            </w:r>
            <w:r>
              <w:rPr>
                <w:noProof/>
                <w:webHidden/>
              </w:rPr>
            </w:r>
            <w:r>
              <w:rPr>
                <w:noProof/>
                <w:webHidden/>
              </w:rPr>
              <w:fldChar w:fldCharType="separate"/>
            </w:r>
            <w:r>
              <w:rPr>
                <w:noProof/>
                <w:webHidden/>
              </w:rPr>
              <w:t>4</w:t>
            </w:r>
            <w:r>
              <w:rPr>
                <w:noProof/>
                <w:webHidden/>
              </w:rPr>
              <w:fldChar w:fldCharType="end"/>
            </w:r>
          </w:hyperlink>
        </w:p>
        <w:p w14:paraId="4360B537" w14:textId="065B52C9" w:rsidR="00D34FA2" w:rsidRDefault="00D34FA2">
          <w:pPr>
            <w:pStyle w:val="TOC1"/>
            <w:rPr>
              <w:noProof/>
            </w:rPr>
          </w:pPr>
          <w:hyperlink w:anchor="_Toc197739617" w:history="1">
            <w:r w:rsidRPr="00E85C2C">
              <w:rPr>
                <w:rStyle w:val="Hyperlink"/>
                <w:noProof/>
              </w:rPr>
              <w:t>Literature Review</w:t>
            </w:r>
            <w:r>
              <w:rPr>
                <w:noProof/>
                <w:webHidden/>
              </w:rPr>
              <w:tab/>
            </w:r>
            <w:r>
              <w:rPr>
                <w:noProof/>
                <w:webHidden/>
              </w:rPr>
              <w:fldChar w:fldCharType="begin"/>
            </w:r>
            <w:r>
              <w:rPr>
                <w:noProof/>
                <w:webHidden/>
              </w:rPr>
              <w:instrText xml:space="preserve"> PAGEREF _Toc197739617 \h </w:instrText>
            </w:r>
            <w:r>
              <w:rPr>
                <w:noProof/>
                <w:webHidden/>
              </w:rPr>
            </w:r>
            <w:r>
              <w:rPr>
                <w:noProof/>
                <w:webHidden/>
              </w:rPr>
              <w:fldChar w:fldCharType="separate"/>
            </w:r>
            <w:r>
              <w:rPr>
                <w:noProof/>
                <w:webHidden/>
              </w:rPr>
              <w:t>6</w:t>
            </w:r>
            <w:r>
              <w:rPr>
                <w:noProof/>
                <w:webHidden/>
              </w:rPr>
              <w:fldChar w:fldCharType="end"/>
            </w:r>
          </w:hyperlink>
        </w:p>
        <w:p w14:paraId="7014DD03" w14:textId="04F45E27" w:rsidR="00D34FA2" w:rsidRDefault="00D34FA2">
          <w:pPr>
            <w:pStyle w:val="TOC1"/>
            <w:rPr>
              <w:noProof/>
            </w:rPr>
          </w:pPr>
          <w:hyperlink w:anchor="_Toc197739618" w:history="1">
            <w:r w:rsidRPr="00E85C2C">
              <w:rPr>
                <w:rStyle w:val="Hyperlink"/>
                <w:rFonts w:ascii="Times New Roman" w:eastAsia="Times New Roman" w:hAnsi="Times New Roman" w:cs="Times New Roman"/>
                <w:noProof/>
              </w:rPr>
              <w:t>Rationale</w:t>
            </w:r>
            <w:r>
              <w:rPr>
                <w:noProof/>
                <w:webHidden/>
              </w:rPr>
              <w:tab/>
            </w:r>
            <w:r>
              <w:rPr>
                <w:noProof/>
                <w:webHidden/>
              </w:rPr>
              <w:fldChar w:fldCharType="begin"/>
            </w:r>
            <w:r>
              <w:rPr>
                <w:noProof/>
                <w:webHidden/>
              </w:rPr>
              <w:instrText xml:space="preserve"> PAGEREF _Toc197739618 \h </w:instrText>
            </w:r>
            <w:r>
              <w:rPr>
                <w:noProof/>
                <w:webHidden/>
              </w:rPr>
            </w:r>
            <w:r>
              <w:rPr>
                <w:noProof/>
                <w:webHidden/>
              </w:rPr>
              <w:fldChar w:fldCharType="separate"/>
            </w:r>
            <w:r>
              <w:rPr>
                <w:noProof/>
                <w:webHidden/>
              </w:rPr>
              <w:t>15</w:t>
            </w:r>
            <w:r>
              <w:rPr>
                <w:noProof/>
                <w:webHidden/>
              </w:rPr>
              <w:fldChar w:fldCharType="end"/>
            </w:r>
          </w:hyperlink>
        </w:p>
        <w:p w14:paraId="6B6FBAB7" w14:textId="29C1D616" w:rsidR="00D34FA2" w:rsidRDefault="00D34FA2">
          <w:pPr>
            <w:pStyle w:val="TOC1"/>
            <w:rPr>
              <w:noProof/>
            </w:rPr>
          </w:pPr>
          <w:hyperlink w:anchor="_Toc197739619" w:history="1">
            <w:r w:rsidRPr="00E85C2C">
              <w:rPr>
                <w:rStyle w:val="Hyperlink"/>
                <w:noProof/>
              </w:rPr>
              <w:t>Hypotheses</w:t>
            </w:r>
            <w:r>
              <w:rPr>
                <w:noProof/>
                <w:webHidden/>
              </w:rPr>
              <w:tab/>
            </w:r>
            <w:r>
              <w:rPr>
                <w:noProof/>
                <w:webHidden/>
              </w:rPr>
              <w:fldChar w:fldCharType="begin"/>
            </w:r>
            <w:r>
              <w:rPr>
                <w:noProof/>
                <w:webHidden/>
              </w:rPr>
              <w:instrText xml:space="preserve"> PAGEREF _Toc197739619 \h </w:instrText>
            </w:r>
            <w:r>
              <w:rPr>
                <w:noProof/>
                <w:webHidden/>
              </w:rPr>
            </w:r>
            <w:r>
              <w:rPr>
                <w:noProof/>
                <w:webHidden/>
              </w:rPr>
              <w:fldChar w:fldCharType="separate"/>
            </w:r>
            <w:r>
              <w:rPr>
                <w:noProof/>
                <w:webHidden/>
              </w:rPr>
              <w:t>16</w:t>
            </w:r>
            <w:r>
              <w:rPr>
                <w:noProof/>
                <w:webHidden/>
              </w:rPr>
              <w:fldChar w:fldCharType="end"/>
            </w:r>
          </w:hyperlink>
        </w:p>
        <w:p w14:paraId="385AFDA2" w14:textId="20A2BF56" w:rsidR="00D34FA2" w:rsidRDefault="00D34FA2">
          <w:pPr>
            <w:pStyle w:val="TOC1"/>
            <w:rPr>
              <w:noProof/>
            </w:rPr>
          </w:pPr>
          <w:hyperlink w:anchor="_Toc197739620" w:history="1">
            <w:r w:rsidRPr="00E85C2C">
              <w:rPr>
                <w:rStyle w:val="Hyperlink"/>
                <w:noProof/>
              </w:rPr>
              <w:t>Aims and Objectives</w:t>
            </w:r>
            <w:r>
              <w:rPr>
                <w:noProof/>
                <w:webHidden/>
              </w:rPr>
              <w:tab/>
            </w:r>
            <w:r>
              <w:rPr>
                <w:noProof/>
                <w:webHidden/>
              </w:rPr>
              <w:fldChar w:fldCharType="begin"/>
            </w:r>
            <w:r>
              <w:rPr>
                <w:noProof/>
                <w:webHidden/>
              </w:rPr>
              <w:instrText xml:space="preserve"> PAGEREF _Toc197739620 \h </w:instrText>
            </w:r>
            <w:r>
              <w:rPr>
                <w:noProof/>
                <w:webHidden/>
              </w:rPr>
            </w:r>
            <w:r>
              <w:rPr>
                <w:noProof/>
                <w:webHidden/>
              </w:rPr>
              <w:fldChar w:fldCharType="separate"/>
            </w:r>
            <w:r>
              <w:rPr>
                <w:noProof/>
                <w:webHidden/>
              </w:rPr>
              <w:t>17</w:t>
            </w:r>
            <w:r>
              <w:rPr>
                <w:noProof/>
                <w:webHidden/>
              </w:rPr>
              <w:fldChar w:fldCharType="end"/>
            </w:r>
          </w:hyperlink>
        </w:p>
        <w:p w14:paraId="15C11322" w14:textId="3412C578" w:rsidR="00D34FA2" w:rsidRDefault="00D34FA2">
          <w:pPr>
            <w:pStyle w:val="TOC1"/>
            <w:rPr>
              <w:noProof/>
            </w:rPr>
          </w:pPr>
          <w:hyperlink w:anchor="_Toc197739621" w:history="1">
            <w:r w:rsidRPr="00E85C2C">
              <w:rPr>
                <w:rStyle w:val="Hyperlink"/>
                <w:rFonts w:eastAsia="Times New Roman"/>
                <w:noProof/>
              </w:rPr>
              <w:t>Methodology</w:t>
            </w:r>
            <w:r>
              <w:rPr>
                <w:noProof/>
                <w:webHidden/>
              </w:rPr>
              <w:tab/>
            </w:r>
            <w:r>
              <w:rPr>
                <w:noProof/>
                <w:webHidden/>
              </w:rPr>
              <w:fldChar w:fldCharType="begin"/>
            </w:r>
            <w:r>
              <w:rPr>
                <w:noProof/>
                <w:webHidden/>
              </w:rPr>
              <w:instrText xml:space="preserve"> PAGEREF _Toc197739621 \h </w:instrText>
            </w:r>
            <w:r>
              <w:rPr>
                <w:noProof/>
                <w:webHidden/>
              </w:rPr>
            </w:r>
            <w:r>
              <w:rPr>
                <w:noProof/>
                <w:webHidden/>
              </w:rPr>
              <w:fldChar w:fldCharType="separate"/>
            </w:r>
            <w:r>
              <w:rPr>
                <w:noProof/>
                <w:webHidden/>
              </w:rPr>
              <w:t>18</w:t>
            </w:r>
            <w:r>
              <w:rPr>
                <w:noProof/>
                <w:webHidden/>
              </w:rPr>
              <w:fldChar w:fldCharType="end"/>
            </w:r>
          </w:hyperlink>
        </w:p>
        <w:p w14:paraId="2B07CCAE" w14:textId="51125B99" w:rsidR="00D34FA2" w:rsidRDefault="00D34FA2">
          <w:pPr>
            <w:pStyle w:val="TOC3"/>
            <w:tabs>
              <w:tab w:val="right" w:leader="dot" w:pos="9990"/>
            </w:tabs>
            <w:rPr>
              <w:noProof/>
            </w:rPr>
          </w:pPr>
          <w:hyperlink w:anchor="_Toc197739622" w:history="1">
            <w:r w:rsidRPr="00E85C2C">
              <w:rPr>
                <w:rStyle w:val="Hyperlink"/>
                <w:rFonts w:ascii="Times New Roman" w:eastAsia="Times New Roman" w:hAnsi="Times New Roman" w:cs="Times New Roman"/>
                <w:noProof/>
              </w:rPr>
              <w:t>Study design</w:t>
            </w:r>
            <w:r>
              <w:rPr>
                <w:noProof/>
                <w:webHidden/>
              </w:rPr>
              <w:tab/>
            </w:r>
            <w:r>
              <w:rPr>
                <w:noProof/>
                <w:webHidden/>
              </w:rPr>
              <w:fldChar w:fldCharType="begin"/>
            </w:r>
            <w:r>
              <w:rPr>
                <w:noProof/>
                <w:webHidden/>
              </w:rPr>
              <w:instrText xml:space="preserve"> PAGEREF _Toc197739622 \h </w:instrText>
            </w:r>
            <w:r>
              <w:rPr>
                <w:noProof/>
                <w:webHidden/>
              </w:rPr>
            </w:r>
            <w:r>
              <w:rPr>
                <w:noProof/>
                <w:webHidden/>
              </w:rPr>
              <w:fldChar w:fldCharType="separate"/>
            </w:r>
            <w:r>
              <w:rPr>
                <w:noProof/>
                <w:webHidden/>
              </w:rPr>
              <w:t>18</w:t>
            </w:r>
            <w:r>
              <w:rPr>
                <w:noProof/>
                <w:webHidden/>
              </w:rPr>
              <w:fldChar w:fldCharType="end"/>
            </w:r>
          </w:hyperlink>
        </w:p>
        <w:p w14:paraId="6543F411" w14:textId="070C3F88" w:rsidR="00D34FA2" w:rsidRDefault="00D34FA2">
          <w:pPr>
            <w:pStyle w:val="TOC3"/>
            <w:tabs>
              <w:tab w:val="right" w:leader="dot" w:pos="9990"/>
            </w:tabs>
            <w:rPr>
              <w:noProof/>
            </w:rPr>
          </w:pPr>
          <w:hyperlink w:anchor="_Toc197739623" w:history="1">
            <w:r w:rsidRPr="00E85C2C">
              <w:rPr>
                <w:rStyle w:val="Hyperlink"/>
                <w:rFonts w:ascii="Times New Roman" w:eastAsia="Times New Roman" w:hAnsi="Times New Roman" w:cs="Times New Roman"/>
                <w:noProof/>
              </w:rPr>
              <w:t>Participants</w:t>
            </w:r>
            <w:r>
              <w:rPr>
                <w:noProof/>
                <w:webHidden/>
              </w:rPr>
              <w:tab/>
            </w:r>
            <w:r>
              <w:rPr>
                <w:noProof/>
                <w:webHidden/>
              </w:rPr>
              <w:fldChar w:fldCharType="begin"/>
            </w:r>
            <w:r>
              <w:rPr>
                <w:noProof/>
                <w:webHidden/>
              </w:rPr>
              <w:instrText xml:space="preserve"> PAGEREF _Toc197739623 \h </w:instrText>
            </w:r>
            <w:r>
              <w:rPr>
                <w:noProof/>
                <w:webHidden/>
              </w:rPr>
            </w:r>
            <w:r>
              <w:rPr>
                <w:noProof/>
                <w:webHidden/>
              </w:rPr>
              <w:fldChar w:fldCharType="separate"/>
            </w:r>
            <w:r>
              <w:rPr>
                <w:noProof/>
                <w:webHidden/>
              </w:rPr>
              <w:t>18</w:t>
            </w:r>
            <w:r>
              <w:rPr>
                <w:noProof/>
                <w:webHidden/>
              </w:rPr>
              <w:fldChar w:fldCharType="end"/>
            </w:r>
          </w:hyperlink>
        </w:p>
        <w:p w14:paraId="7AF72D9A" w14:textId="7C829D8E" w:rsidR="00D34FA2" w:rsidRDefault="00D34FA2">
          <w:pPr>
            <w:pStyle w:val="TOC1"/>
            <w:rPr>
              <w:noProof/>
            </w:rPr>
          </w:pPr>
          <w:hyperlink w:anchor="_Toc197739624" w:history="1">
            <w:r w:rsidRPr="00E85C2C">
              <w:rPr>
                <w:rStyle w:val="Hyperlink"/>
                <w:rFonts w:eastAsia="Times New Roman"/>
                <w:noProof/>
              </w:rPr>
              <w:t>Inclusion Criteria</w:t>
            </w:r>
            <w:r>
              <w:rPr>
                <w:noProof/>
                <w:webHidden/>
              </w:rPr>
              <w:tab/>
            </w:r>
            <w:r>
              <w:rPr>
                <w:noProof/>
                <w:webHidden/>
              </w:rPr>
              <w:fldChar w:fldCharType="begin"/>
            </w:r>
            <w:r>
              <w:rPr>
                <w:noProof/>
                <w:webHidden/>
              </w:rPr>
              <w:instrText xml:space="preserve"> PAGEREF _Toc197739624 \h </w:instrText>
            </w:r>
            <w:r>
              <w:rPr>
                <w:noProof/>
                <w:webHidden/>
              </w:rPr>
            </w:r>
            <w:r>
              <w:rPr>
                <w:noProof/>
                <w:webHidden/>
              </w:rPr>
              <w:fldChar w:fldCharType="separate"/>
            </w:r>
            <w:r>
              <w:rPr>
                <w:noProof/>
                <w:webHidden/>
              </w:rPr>
              <w:t>19</w:t>
            </w:r>
            <w:r>
              <w:rPr>
                <w:noProof/>
                <w:webHidden/>
              </w:rPr>
              <w:fldChar w:fldCharType="end"/>
            </w:r>
          </w:hyperlink>
        </w:p>
        <w:p w14:paraId="779D6FB1" w14:textId="299E40E0" w:rsidR="00D34FA2" w:rsidRDefault="00D34FA2">
          <w:pPr>
            <w:pStyle w:val="TOC1"/>
            <w:rPr>
              <w:noProof/>
            </w:rPr>
          </w:pPr>
          <w:hyperlink w:anchor="_Toc197739625" w:history="1">
            <w:r w:rsidRPr="00E85C2C">
              <w:rPr>
                <w:rStyle w:val="Hyperlink"/>
                <w:rFonts w:eastAsia="Times New Roman"/>
                <w:noProof/>
              </w:rPr>
              <w:t>Exclusion Criteria</w:t>
            </w:r>
            <w:r>
              <w:rPr>
                <w:noProof/>
                <w:webHidden/>
              </w:rPr>
              <w:tab/>
            </w:r>
            <w:r>
              <w:rPr>
                <w:noProof/>
                <w:webHidden/>
              </w:rPr>
              <w:fldChar w:fldCharType="begin"/>
            </w:r>
            <w:r>
              <w:rPr>
                <w:noProof/>
                <w:webHidden/>
              </w:rPr>
              <w:instrText xml:space="preserve"> PAGEREF _Toc197739625 \h </w:instrText>
            </w:r>
            <w:r>
              <w:rPr>
                <w:noProof/>
                <w:webHidden/>
              </w:rPr>
            </w:r>
            <w:r>
              <w:rPr>
                <w:noProof/>
                <w:webHidden/>
              </w:rPr>
              <w:fldChar w:fldCharType="separate"/>
            </w:r>
            <w:r>
              <w:rPr>
                <w:noProof/>
                <w:webHidden/>
              </w:rPr>
              <w:t>19</w:t>
            </w:r>
            <w:r>
              <w:rPr>
                <w:noProof/>
                <w:webHidden/>
              </w:rPr>
              <w:fldChar w:fldCharType="end"/>
            </w:r>
          </w:hyperlink>
        </w:p>
        <w:p w14:paraId="6DD2D827" w14:textId="7555D2AA" w:rsidR="00D34FA2" w:rsidRDefault="00D34FA2">
          <w:pPr>
            <w:pStyle w:val="TOC1"/>
            <w:rPr>
              <w:noProof/>
            </w:rPr>
          </w:pPr>
          <w:hyperlink w:anchor="_Toc197739626" w:history="1">
            <w:r w:rsidRPr="00E85C2C">
              <w:rPr>
                <w:rStyle w:val="Hyperlink"/>
                <w:rFonts w:eastAsia="Times New Roman"/>
                <w:noProof/>
              </w:rPr>
              <w:t>Procedure</w:t>
            </w:r>
            <w:r>
              <w:rPr>
                <w:noProof/>
                <w:webHidden/>
              </w:rPr>
              <w:tab/>
            </w:r>
            <w:r>
              <w:rPr>
                <w:noProof/>
                <w:webHidden/>
              </w:rPr>
              <w:fldChar w:fldCharType="begin"/>
            </w:r>
            <w:r>
              <w:rPr>
                <w:noProof/>
                <w:webHidden/>
              </w:rPr>
              <w:instrText xml:space="preserve"> PAGEREF _Toc197739626 \h </w:instrText>
            </w:r>
            <w:r>
              <w:rPr>
                <w:noProof/>
                <w:webHidden/>
              </w:rPr>
            </w:r>
            <w:r>
              <w:rPr>
                <w:noProof/>
                <w:webHidden/>
              </w:rPr>
              <w:fldChar w:fldCharType="separate"/>
            </w:r>
            <w:r>
              <w:rPr>
                <w:noProof/>
                <w:webHidden/>
              </w:rPr>
              <w:t>19</w:t>
            </w:r>
            <w:r>
              <w:rPr>
                <w:noProof/>
                <w:webHidden/>
              </w:rPr>
              <w:fldChar w:fldCharType="end"/>
            </w:r>
          </w:hyperlink>
        </w:p>
        <w:p w14:paraId="4CBB3DF0" w14:textId="75ED392B" w:rsidR="00D34FA2" w:rsidRDefault="00D34FA2">
          <w:pPr>
            <w:pStyle w:val="TOC1"/>
            <w:rPr>
              <w:noProof/>
            </w:rPr>
          </w:pPr>
          <w:hyperlink w:anchor="_Toc197739627" w:history="1">
            <w:r w:rsidRPr="00E85C2C">
              <w:rPr>
                <w:rStyle w:val="Hyperlink"/>
                <w:noProof/>
              </w:rPr>
              <w:t>Data collection</w:t>
            </w:r>
            <w:r>
              <w:rPr>
                <w:noProof/>
                <w:webHidden/>
              </w:rPr>
              <w:tab/>
            </w:r>
            <w:r>
              <w:rPr>
                <w:noProof/>
                <w:webHidden/>
              </w:rPr>
              <w:fldChar w:fldCharType="begin"/>
            </w:r>
            <w:r>
              <w:rPr>
                <w:noProof/>
                <w:webHidden/>
              </w:rPr>
              <w:instrText xml:space="preserve"> PAGEREF _Toc197739627 \h </w:instrText>
            </w:r>
            <w:r>
              <w:rPr>
                <w:noProof/>
                <w:webHidden/>
              </w:rPr>
            </w:r>
            <w:r>
              <w:rPr>
                <w:noProof/>
                <w:webHidden/>
              </w:rPr>
              <w:fldChar w:fldCharType="separate"/>
            </w:r>
            <w:r>
              <w:rPr>
                <w:noProof/>
                <w:webHidden/>
              </w:rPr>
              <w:t>20</w:t>
            </w:r>
            <w:r>
              <w:rPr>
                <w:noProof/>
                <w:webHidden/>
              </w:rPr>
              <w:fldChar w:fldCharType="end"/>
            </w:r>
          </w:hyperlink>
        </w:p>
        <w:p w14:paraId="4643FE13" w14:textId="5754ECB4" w:rsidR="00D34FA2" w:rsidRDefault="00D34FA2">
          <w:pPr>
            <w:pStyle w:val="TOC2"/>
            <w:tabs>
              <w:tab w:val="right" w:leader="dot" w:pos="9990"/>
            </w:tabs>
            <w:rPr>
              <w:noProof/>
            </w:rPr>
          </w:pPr>
          <w:hyperlink w:anchor="_Toc197739628" w:history="1">
            <w:r w:rsidRPr="00E85C2C">
              <w:rPr>
                <w:rStyle w:val="Hyperlink"/>
                <w:rFonts w:ascii="Times New Roman" w:hAnsi="Times New Roman" w:cs="Times New Roman"/>
                <w:noProof/>
              </w:rPr>
              <w:t>Instruments</w:t>
            </w:r>
            <w:r>
              <w:rPr>
                <w:noProof/>
                <w:webHidden/>
              </w:rPr>
              <w:tab/>
            </w:r>
            <w:r>
              <w:rPr>
                <w:noProof/>
                <w:webHidden/>
              </w:rPr>
              <w:fldChar w:fldCharType="begin"/>
            </w:r>
            <w:r>
              <w:rPr>
                <w:noProof/>
                <w:webHidden/>
              </w:rPr>
              <w:instrText xml:space="preserve"> PAGEREF _Toc197739628 \h </w:instrText>
            </w:r>
            <w:r>
              <w:rPr>
                <w:noProof/>
                <w:webHidden/>
              </w:rPr>
            </w:r>
            <w:r>
              <w:rPr>
                <w:noProof/>
                <w:webHidden/>
              </w:rPr>
              <w:fldChar w:fldCharType="separate"/>
            </w:r>
            <w:r>
              <w:rPr>
                <w:noProof/>
                <w:webHidden/>
              </w:rPr>
              <w:t>23</w:t>
            </w:r>
            <w:r>
              <w:rPr>
                <w:noProof/>
                <w:webHidden/>
              </w:rPr>
              <w:fldChar w:fldCharType="end"/>
            </w:r>
          </w:hyperlink>
        </w:p>
        <w:p w14:paraId="3976E93B" w14:textId="6BFF5E02" w:rsidR="00D34FA2" w:rsidRDefault="00D34FA2">
          <w:pPr>
            <w:pStyle w:val="TOC3"/>
            <w:tabs>
              <w:tab w:val="right" w:leader="dot" w:pos="9990"/>
            </w:tabs>
            <w:rPr>
              <w:noProof/>
            </w:rPr>
          </w:pPr>
          <w:hyperlink w:anchor="_Toc197739629" w:history="1">
            <w:r w:rsidRPr="00E85C2C">
              <w:rPr>
                <w:rStyle w:val="Hyperlink"/>
                <w:rFonts w:ascii="Times New Roman" w:hAnsi="Times New Roman" w:cs="Times New Roman"/>
                <w:noProof/>
              </w:rPr>
              <w:t>Eating Disorder Examination Questionnaire – Youth Version (YEDE-Q)</w:t>
            </w:r>
            <w:r>
              <w:rPr>
                <w:noProof/>
                <w:webHidden/>
              </w:rPr>
              <w:tab/>
            </w:r>
            <w:r>
              <w:rPr>
                <w:noProof/>
                <w:webHidden/>
              </w:rPr>
              <w:fldChar w:fldCharType="begin"/>
            </w:r>
            <w:r>
              <w:rPr>
                <w:noProof/>
                <w:webHidden/>
              </w:rPr>
              <w:instrText xml:space="preserve"> PAGEREF _Toc197739629 \h </w:instrText>
            </w:r>
            <w:r>
              <w:rPr>
                <w:noProof/>
                <w:webHidden/>
              </w:rPr>
            </w:r>
            <w:r>
              <w:rPr>
                <w:noProof/>
                <w:webHidden/>
              </w:rPr>
              <w:fldChar w:fldCharType="separate"/>
            </w:r>
            <w:r>
              <w:rPr>
                <w:noProof/>
                <w:webHidden/>
              </w:rPr>
              <w:t>23</w:t>
            </w:r>
            <w:r>
              <w:rPr>
                <w:noProof/>
                <w:webHidden/>
              </w:rPr>
              <w:fldChar w:fldCharType="end"/>
            </w:r>
          </w:hyperlink>
        </w:p>
        <w:p w14:paraId="21DE5D78" w14:textId="7EEB62BD" w:rsidR="00D34FA2" w:rsidRDefault="00D34FA2">
          <w:pPr>
            <w:pStyle w:val="TOC3"/>
            <w:tabs>
              <w:tab w:val="right" w:leader="dot" w:pos="9990"/>
            </w:tabs>
            <w:rPr>
              <w:noProof/>
            </w:rPr>
          </w:pPr>
          <w:hyperlink w:anchor="_Toc197739630" w:history="1">
            <w:r w:rsidRPr="00E85C2C">
              <w:rPr>
                <w:rStyle w:val="Hyperlink"/>
                <w:rFonts w:ascii="Times New Roman" w:hAnsi="Times New Roman" w:cs="Times New Roman"/>
                <w:noProof/>
              </w:rPr>
              <w:t>Three Factor Eating Questionnaire – R21 (TFEQ-R21)</w:t>
            </w:r>
            <w:r>
              <w:rPr>
                <w:noProof/>
                <w:webHidden/>
              </w:rPr>
              <w:tab/>
            </w:r>
            <w:r>
              <w:rPr>
                <w:noProof/>
                <w:webHidden/>
              </w:rPr>
              <w:fldChar w:fldCharType="begin"/>
            </w:r>
            <w:r>
              <w:rPr>
                <w:noProof/>
                <w:webHidden/>
              </w:rPr>
              <w:instrText xml:space="preserve"> PAGEREF _Toc197739630 \h </w:instrText>
            </w:r>
            <w:r>
              <w:rPr>
                <w:noProof/>
                <w:webHidden/>
              </w:rPr>
            </w:r>
            <w:r>
              <w:rPr>
                <w:noProof/>
                <w:webHidden/>
              </w:rPr>
              <w:fldChar w:fldCharType="separate"/>
            </w:r>
            <w:r>
              <w:rPr>
                <w:noProof/>
                <w:webHidden/>
              </w:rPr>
              <w:t>24</w:t>
            </w:r>
            <w:r>
              <w:rPr>
                <w:noProof/>
                <w:webHidden/>
              </w:rPr>
              <w:fldChar w:fldCharType="end"/>
            </w:r>
          </w:hyperlink>
        </w:p>
        <w:p w14:paraId="6AB480AF" w14:textId="3576014C" w:rsidR="00D34FA2" w:rsidRDefault="00D34FA2">
          <w:pPr>
            <w:pStyle w:val="TOC3"/>
            <w:tabs>
              <w:tab w:val="right" w:leader="dot" w:pos="9990"/>
            </w:tabs>
            <w:rPr>
              <w:noProof/>
            </w:rPr>
          </w:pPr>
          <w:hyperlink w:anchor="_Toc197739631" w:history="1">
            <w:r w:rsidRPr="00E85C2C">
              <w:rPr>
                <w:rStyle w:val="Hyperlink"/>
                <w:rFonts w:ascii="Times New Roman" w:hAnsi="Times New Roman" w:cs="Times New Roman"/>
                <w:noProof/>
              </w:rPr>
              <w:t>Patient Health Questionnaire – 2 item (PHQ-2)</w:t>
            </w:r>
            <w:r>
              <w:rPr>
                <w:noProof/>
                <w:webHidden/>
              </w:rPr>
              <w:tab/>
            </w:r>
            <w:r>
              <w:rPr>
                <w:noProof/>
                <w:webHidden/>
              </w:rPr>
              <w:fldChar w:fldCharType="begin"/>
            </w:r>
            <w:r>
              <w:rPr>
                <w:noProof/>
                <w:webHidden/>
              </w:rPr>
              <w:instrText xml:space="preserve"> PAGEREF _Toc197739631 \h </w:instrText>
            </w:r>
            <w:r>
              <w:rPr>
                <w:noProof/>
                <w:webHidden/>
              </w:rPr>
            </w:r>
            <w:r>
              <w:rPr>
                <w:noProof/>
                <w:webHidden/>
              </w:rPr>
              <w:fldChar w:fldCharType="separate"/>
            </w:r>
            <w:r>
              <w:rPr>
                <w:noProof/>
                <w:webHidden/>
              </w:rPr>
              <w:t>24</w:t>
            </w:r>
            <w:r>
              <w:rPr>
                <w:noProof/>
                <w:webHidden/>
              </w:rPr>
              <w:fldChar w:fldCharType="end"/>
            </w:r>
          </w:hyperlink>
        </w:p>
        <w:p w14:paraId="29B9AD57" w14:textId="771C1549" w:rsidR="00D34FA2" w:rsidRDefault="00D34FA2">
          <w:pPr>
            <w:pStyle w:val="TOC3"/>
            <w:tabs>
              <w:tab w:val="right" w:leader="dot" w:pos="9990"/>
            </w:tabs>
            <w:rPr>
              <w:noProof/>
            </w:rPr>
          </w:pPr>
          <w:hyperlink w:anchor="_Toc197739632" w:history="1">
            <w:r w:rsidRPr="00E85C2C">
              <w:rPr>
                <w:rStyle w:val="Hyperlink"/>
                <w:rFonts w:ascii="Times New Roman" w:hAnsi="Times New Roman" w:cs="Times New Roman"/>
                <w:noProof/>
              </w:rPr>
              <w:t>Generalized Anxiety Disorder – 2 item (GAD-2)</w:t>
            </w:r>
            <w:r>
              <w:rPr>
                <w:noProof/>
                <w:webHidden/>
              </w:rPr>
              <w:tab/>
            </w:r>
            <w:r>
              <w:rPr>
                <w:noProof/>
                <w:webHidden/>
              </w:rPr>
              <w:fldChar w:fldCharType="begin"/>
            </w:r>
            <w:r>
              <w:rPr>
                <w:noProof/>
                <w:webHidden/>
              </w:rPr>
              <w:instrText xml:space="preserve"> PAGEREF _Toc197739632 \h </w:instrText>
            </w:r>
            <w:r>
              <w:rPr>
                <w:noProof/>
                <w:webHidden/>
              </w:rPr>
            </w:r>
            <w:r>
              <w:rPr>
                <w:noProof/>
                <w:webHidden/>
              </w:rPr>
              <w:fldChar w:fldCharType="separate"/>
            </w:r>
            <w:r>
              <w:rPr>
                <w:noProof/>
                <w:webHidden/>
              </w:rPr>
              <w:t>25</w:t>
            </w:r>
            <w:r>
              <w:rPr>
                <w:noProof/>
                <w:webHidden/>
              </w:rPr>
              <w:fldChar w:fldCharType="end"/>
            </w:r>
          </w:hyperlink>
        </w:p>
        <w:p w14:paraId="533BAE6F" w14:textId="657E08B2" w:rsidR="00D34FA2" w:rsidRDefault="00D34FA2">
          <w:pPr>
            <w:pStyle w:val="TOC3"/>
            <w:tabs>
              <w:tab w:val="right" w:leader="dot" w:pos="9990"/>
            </w:tabs>
            <w:rPr>
              <w:noProof/>
            </w:rPr>
          </w:pPr>
          <w:hyperlink w:anchor="_Toc197739633" w:history="1">
            <w:r w:rsidRPr="00E85C2C">
              <w:rPr>
                <w:rStyle w:val="Hyperlink"/>
                <w:rFonts w:ascii="Times New Roman" w:hAnsi="Times New Roman" w:cs="Times New Roman"/>
                <w:noProof/>
              </w:rPr>
              <w:t>Single-Item Measures of Depression and Anxiety</w:t>
            </w:r>
            <w:r>
              <w:rPr>
                <w:noProof/>
                <w:webHidden/>
              </w:rPr>
              <w:tab/>
            </w:r>
            <w:r>
              <w:rPr>
                <w:noProof/>
                <w:webHidden/>
              </w:rPr>
              <w:fldChar w:fldCharType="begin"/>
            </w:r>
            <w:r>
              <w:rPr>
                <w:noProof/>
                <w:webHidden/>
              </w:rPr>
              <w:instrText xml:space="preserve"> PAGEREF _Toc197739633 \h </w:instrText>
            </w:r>
            <w:r>
              <w:rPr>
                <w:noProof/>
                <w:webHidden/>
              </w:rPr>
            </w:r>
            <w:r>
              <w:rPr>
                <w:noProof/>
                <w:webHidden/>
              </w:rPr>
              <w:fldChar w:fldCharType="separate"/>
            </w:r>
            <w:r>
              <w:rPr>
                <w:noProof/>
                <w:webHidden/>
              </w:rPr>
              <w:t>25</w:t>
            </w:r>
            <w:r>
              <w:rPr>
                <w:noProof/>
                <w:webHidden/>
              </w:rPr>
              <w:fldChar w:fldCharType="end"/>
            </w:r>
          </w:hyperlink>
        </w:p>
        <w:p w14:paraId="339FAB45" w14:textId="40C83702" w:rsidR="00D34FA2" w:rsidRDefault="00D34FA2">
          <w:pPr>
            <w:pStyle w:val="TOC3"/>
            <w:tabs>
              <w:tab w:val="right" w:leader="dot" w:pos="9990"/>
            </w:tabs>
            <w:rPr>
              <w:noProof/>
            </w:rPr>
          </w:pPr>
          <w:hyperlink w:anchor="_Toc197739634" w:history="1">
            <w:r w:rsidRPr="00E85C2C">
              <w:rPr>
                <w:rStyle w:val="Hyperlink"/>
                <w:rFonts w:ascii="Times New Roman" w:hAnsi="Times New Roman" w:cs="Times New Roman"/>
                <w:noProof/>
              </w:rPr>
              <w:t>Rosenberg Self-Esteem Scale (RSES)</w:t>
            </w:r>
            <w:r>
              <w:rPr>
                <w:noProof/>
                <w:webHidden/>
              </w:rPr>
              <w:tab/>
            </w:r>
            <w:r>
              <w:rPr>
                <w:noProof/>
                <w:webHidden/>
              </w:rPr>
              <w:fldChar w:fldCharType="begin"/>
            </w:r>
            <w:r>
              <w:rPr>
                <w:noProof/>
                <w:webHidden/>
              </w:rPr>
              <w:instrText xml:space="preserve"> PAGEREF _Toc197739634 \h </w:instrText>
            </w:r>
            <w:r>
              <w:rPr>
                <w:noProof/>
                <w:webHidden/>
              </w:rPr>
            </w:r>
            <w:r>
              <w:rPr>
                <w:noProof/>
                <w:webHidden/>
              </w:rPr>
              <w:fldChar w:fldCharType="separate"/>
            </w:r>
            <w:r>
              <w:rPr>
                <w:noProof/>
                <w:webHidden/>
              </w:rPr>
              <w:t>25</w:t>
            </w:r>
            <w:r>
              <w:rPr>
                <w:noProof/>
                <w:webHidden/>
              </w:rPr>
              <w:fldChar w:fldCharType="end"/>
            </w:r>
          </w:hyperlink>
        </w:p>
        <w:p w14:paraId="0F7A52D5" w14:textId="1E8660E7" w:rsidR="00D34FA2" w:rsidRDefault="00D34FA2">
          <w:pPr>
            <w:pStyle w:val="TOC3"/>
            <w:tabs>
              <w:tab w:val="right" w:leader="dot" w:pos="9990"/>
            </w:tabs>
            <w:rPr>
              <w:noProof/>
            </w:rPr>
          </w:pPr>
          <w:hyperlink w:anchor="_Toc197739635" w:history="1">
            <w:r w:rsidRPr="00E85C2C">
              <w:rPr>
                <w:rStyle w:val="Hyperlink"/>
                <w:rFonts w:ascii="Times New Roman" w:hAnsi="Times New Roman" w:cs="Times New Roman"/>
                <w:noProof/>
              </w:rPr>
              <w:t>The Coping Scale</w:t>
            </w:r>
            <w:r>
              <w:rPr>
                <w:noProof/>
                <w:webHidden/>
              </w:rPr>
              <w:tab/>
            </w:r>
            <w:r>
              <w:rPr>
                <w:noProof/>
                <w:webHidden/>
              </w:rPr>
              <w:fldChar w:fldCharType="begin"/>
            </w:r>
            <w:r>
              <w:rPr>
                <w:noProof/>
                <w:webHidden/>
              </w:rPr>
              <w:instrText xml:space="preserve"> PAGEREF _Toc197739635 \h </w:instrText>
            </w:r>
            <w:r>
              <w:rPr>
                <w:noProof/>
                <w:webHidden/>
              </w:rPr>
            </w:r>
            <w:r>
              <w:rPr>
                <w:noProof/>
                <w:webHidden/>
              </w:rPr>
              <w:fldChar w:fldCharType="separate"/>
            </w:r>
            <w:r>
              <w:rPr>
                <w:noProof/>
                <w:webHidden/>
              </w:rPr>
              <w:t>25</w:t>
            </w:r>
            <w:r>
              <w:rPr>
                <w:noProof/>
                <w:webHidden/>
              </w:rPr>
              <w:fldChar w:fldCharType="end"/>
            </w:r>
          </w:hyperlink>
        </w:p>
        <w:p w14:paraId="62C863E8" w14:textId="44C31DFE" w:rsidR="00D34FA2" w:rsidRDefault="00D34FA2">
          <w:pPr>
            <w:pStyle w:val="TOC3"/>
            <w:tabs>
              <w:tab w:val="right" w:leader="dot" w:pos="9990"/>
            </w:tabs>
            <w:rPr>
              <w:noProof/>
            </w:rPr>
          </w:pPr>
          <w:hyperlink w:anchor="_Toc197739636" w:history="1">
            <w:r w:rsidRPr="00E85C2C">
              <w:rPr>
                <w:rStyle w:val="Hyperlink"/>
                <w:rFonts w:ascii="Times New Roman" w:hAnsi="Times New Roman" w:cs="Times New Roman"/>
                <w:noProof/>
              </w:rPr>
              <w:t>Adverse Childhood Experiences Screen (ACES)</w:t>
            </w:r>
            <w:r>
              <w:rPr>
                <w:noProof/>
                <w:webHidden/>
              </w:rPr>
              <w:tab/>
            </w:r>
            <w:r>
              <w:rPr>
                <w:noProof/>
                <w:webHidden/>
              </w:rPr>
              <w:fldChar w:fldCharType="begin"/>
            </w:r>
            <w:r>
              <w:rPr>
                <w:noProof/>
                <w:webHidden/>
              </w:rPr>
              <w:instrText xml:space="preserve"> PAGEREF _Toc197739636 \h </w:instrText>
            </w:r>
            <w:r>
              <w:rPr>
                <w:noProof/>
                <w:webHidden/>
              </w:rPr>
            </w:r>
            <w:r>
              <w:rPr>
                <w:noProof/>
                <w:webHidden/>
              </w:rPr>
              <w:fldChar w:fldCharType="separate"/>
            </w:r>
            <w:r>
              <w:rPr>
                <w:noProof/>
                <w:webHidden/>
              </w:rPr>
              <w:t>26</w:t>
            </w:r>
            <w:r>
              <w:rPr>
                <w:noProof/>
                <w:webHidden/>
              </w:rPr>
              <w:fldChar w:fldCharType="end"/>
            </w:r>
          </w:hyperlink>
        </w:p>
        <w:p w14:paraId="3CADB3C4" w14:textId="23D489AA" w:rsidR="00D34FA2" w:rsidRDefault="00D34FA2">
          <w:pPr>
            <w:pStyle w:val="TOC3"/>
            <w:tabs>
              <w:tab w:val="right" w:leader="dot" w:pos="9990"/>
            </w:tabs>
            <w:rPr>
              <w:noProof/>
            </w:rPr>
          </w:pPr>
          <w:hyperlink w:anchor="_Toc197739637" w:history="1">
            <w:r w:rsidRPr="00E85C2C">
              <w:rPr>
                <w:rStyle w:val="Hyperlink"/>
                <w:rFonts w:ascii="Times New Roman" w:hAnsi="Times New Roman" w:cs="Times New Roman"/>
                <w:noProof/>
              </w:rPr>
              <w:t>Sociocultural Attitudes Towards Appearance Questionnaire – 4 Revised (SATAQ-4R)</w:t>
            </w:r>
            <w:r>
              <w:rPr>
                <w:noProof/>
                <w:webHidden/>
              </w:rPr>
              <w:tab/>
            </w:r>
            <w:r>
              <w:rPr>
                <w:noProof/>
                <w:webHidden/>
              </w:rPr>
              <w:fldChar w:fldCharType="begin"/>
            </w:r>
            <w:r>
              <w:rPr>
                <w:noProof/>
                <w:webHidden/>
              </w:rPr>
              <w:instrText xml:space="preserve"> PAGEREF _Toc197739637 \h </w:instrText>
            </w:r>
            <w:r>
              <w:rPr>
                <w:noProof/>
                <w:webHidden/>
              </w:rPr>
            </w:r>
            <w:r>
              <w:rPr>
                <w:noProof/>
                <w:webHidden/>
              </w:rPr>
              <w:fldChar w:fldCharType="separate"/>
            </w:r>
            <w:r>
              <w:rPr>
                <w:noProof/>
                <w:webHidden/>
              </w:rPr>
              <w:t>26</w:t>
            </w:r>
            <w:r>
              <w:rPr>
                <w:noProof/>
                <w:webHidden/>
              </w:rPr>
              <w:fldChar w:fldCharType="end"/>
            </w:r>
          </w:hyperlink>
        </w:p>
        <w:p w14:paraId="6ED64309" w14:textId="60E8E705" w:rsidR="00D34FA2" w:rsidRDefault="00D34FA2">
          <w:pPr>
            <w:pStyle w:val="TOC2"/>
            <w:tabs>
              <w:tab w:val="right" w:leader="dot" w:pos="9990"/>
            </w:tabs>
            <w:rPr>
              <w:noProof/>
            </w:rPr>
          </w:pPr>
          <w:hyperlink w:anchor="_Toc197739638" w:history="1">
            <w:r w:rsidRPr="00E85C2C">
              <w:rPr>
                <w:rStyle w:val="Hyperlink"/>
                <w:rFonts w:ascii="Times New Roman" w:hAnsi="Times New Roman" w:cs="Times New Roman"/>
                <w:noProof/>
              </w:rPr>
              <w:t>Sample Size</w:t>
            </w:r>
            <w:r>
              <w:rPr>
                <w:noProof/>
                <w:webHidden/>
              </w:rPr>
              <w:tab/>
            </w:r>
            <w:r>
              <w:rPr>
                <w:noProof/>
                <w:webHidden/>
              </w:rPr>
              <w:fldChar w:fldCharType="begin"/>
            </w:r>
            <w:r>
              <w:rPr>
                <w:noProof/>
                <w:webHidden/>
              </w:rPr>
              <w:instrText xml:space="preserve"> PAGEREF _Toc197739638 \h </w:instrText>
            </w:r>
            <w:r>
              <w:rPr>
                <w:noProof/>
                <w:webHidden/>
              </w:rPr>
            </w:r>
            <w:r>
              <w:rPr>
                <w:noProof/>
                <w:webHidden/>
              </w:rPr>
              <w:fldChar w:fldCharType="separate"/>
            </w:r>
            <w:r>
              <w:rPr>
                <w:noProof/>
                <w:webHidden/>
              </w:rPr>
              <w:t>27</w:t>
            </w:r>
            <w:r>
              <w:rPr>
                <w:noProof/>
                <w:webHidden/>
              </w:rPr>
              <w:fldChar w:fldCharType="end"/>
            </w:r>
          </w:hyperlink>
        </w:p>
        <w:p w14:paraId="2CD6B27F" w14:textId="43A828E7" w:rsidR="00D34FA2" w:rsidRDefault="00D34FA2">
          <w:pPr>
            <w:pStyle w:val="TOC1"/>
            <w:rPr>
              <w:noProof/>
            </w:rPr>
          </w:pPr>
          <w:hyperlink w:anchor="_Toc197739639" w:history="1">
            <w:r w:rsidRPr="00E85C2C">
              <w:rPr>
                <w:rStyle w:val="Hyperlink"/>
                <w:noProof/>
              </w:rPr>
              <w:t>Data Handling</w:t>
            </w:r>
            <w:r>
              <w:rPr>
                <w:noProof/>
                <w:webHidden/>
              </w:rPr>
              <w:tab/>
            </w:r>
            <w:r>
              <w:rPr>
                <w:noProof/>
                <w:webHidden/>
              </w:rPr>
              <w:fldChar w:fldCharType="begin"/>
            </w:r>
            <w:r>
              <w:rPr>
                <w:noProof/>
                <w:webHidden/>
              </w:rPr>
              <w:instrText xml:space="preserve"> PAGEREF _Toc197739639 \h </w:instrText>
            </w:r>
            <w:r>
              <w:rPr>
                <w:noProof/>
                <w:webHidden/>
              </w:rPr>
            </w:r>
            <w:r>
              <w:rPr>
                <w:noProof/>
                <w:webHidden/>
              </w:rPr>
              <w:fldChar w:fldCharType="separate"/>
            </w:r>
            <w:r>
              <w:rPr>
                <w:noProof/>
                <w:webHidden/>
              </w:rPr>
              <w:t>27</w:t>
            </w:r>
            <w:r>
              <w:rPr>
                <w:noProof/>
                <w:webHidden/>
              </w:rPr>
              <w:fldChar w:fldCharType="end"/>
            </w:r>
          </w:hyperlink>
        </w:p>
        <w:p w14:paraId="438A8023" w14:textId="04673DB5" w:rsidR="00D34FA2" w:rsidRDefault="00D34FA2">
          <w:pPr>
            <w:pStyle w:val="TOC1"/>
            <w:rPr>
              <w:noProof/>
            </w:rPr>
          </w:pPr>
          <w:hyperlink w:anchor="_Toc197739640" w:history="1">
            <w:r w:rsidRPr="00E85C2C">
              <w:rPr>
                <w:rStyle w:val="Hyperlink"/>
                <w:noProof/>
              </w:rPr>
              <w:t>Data Analysis</w:t>
            </w:r>
            <w:r>
              <w:rPr>
                <w:noProof/>
                <w:webHidden/>
              </w:rPr>
              <w:tab/>
            </w:r>
            <w:r>
              <w:rPr>
                <w:noProof/>
                <w:webHidden/>
              </w:rPr>
              <w:fldChar w:fldCharType="begin"/>
            </w:r>
            <w:r>
              <w:rPr>
                <w:noProof/>
                <w:webHidden/>
              </w:rPr>
              <w:instrText xml:space="preserve"> PAGEREF _Toc197739640 \h </w:instrText>
            </w:r>
            <w:r>
              <w:rPr>
                <w:noProof/>
                <w:webHidden/>
              </w:rPr>
            </w:r>
            <w:r>
              <w:rPr>
                <w:noProof/>
                <w:webHidden/>
              </w:rPr>
              <w:fldChar w:fldCharType="separate"/>
            </w:r>
            <w:r>
              <w:rPr>
                <w:noProof/>
                <w:webHidden/>
              </w:rPr>
              <w:t>28</w:t>
            </w:r>
            <w:r>
              <w:rPr>
                <w:noProof/>
                <w:webHidden/>
              </w:rPr>
              <w:fldChar w:fldCharType="end"/>
            </w:r>
          </w:hyperlink>
        </w:p>
        <w:p w14:paraId="33629BED" w14:textId="6982BEA6" w:rsidR="00D34FA2" w:rsidRDefault="00D34FA2">
          <w:pPr>
            <w:pStyle w:val="TOC1"/>
            <w:rPr>
              <w:noProof/>
            </w:rPr>
          </w:pPr>
          <w:hyperlink w:anchor="_Toc197739641" w:history="1">
            <w:r w:rsidRPr="00E85C2C">
              <w:rPr>
                <w:rStyle w:val="Hyperlink"/>
                <w:noProof/>
              </w:rPr>
              <w:t>Results</w:t>
            </w:r>
            <w:r>
              <w:rPr>
                <w:noProof/>
                <w:webHidden/>
              </w:rPr>
              <w:tab/>
            </w:r>
            <w:r>
              <w:rPr>
                <w:noProof/>
                <w:webHidden/>
              </w:rPr>
              <w:fldChar w:fldCharType="begin"/>
            </w:r>
            <w:r>
              <w:rPr>
                <w:noProof/>
                <w:webHidden/>
              </w:rPr>
              <w:instrText xml:space="preserve"> PAGEREF _Toc197739641 \h </w:instrText>
            </w:r>
            <w:r>
              <w:rPr>
                <w:noProof/>
                <w:webHidden/>
              </w:rPr>
            </w:r>
            <w:r>
              <w:rPr>
                <w:noProof/>
                <w:webHidden/>
              </w:rPr>
              <w:fldChar w:fldCharType="separate"/>
            </w:r>
            <w:r>
              <w:rPr>
                <w:noProof/>
                <w:webHidden/>
              </w:rPr>
              <w:t>29</w:t>
            </w:r>
            <w:r>
              <w:rPr>
                <w:noProof/>
                <w:webHidden/>
              </w:rPr>
              <w:fldChar w:fldCharType="end"/>
            </w:r>
          </w:hyperlink>
        </w:p>
        <w:p w14:paraId="6904AB70" w14:textId="1E876026" w:rsidR="00D34FA2" w:rsidRDefault="00D34FA2">
          <w:pPr>
            <w:pStyle w:val="TOC1"/>
            <w:rPr>
              <w:noProof/>
            </w:rPr>
          </w:pPr>
          <w:hyperlink w:anchor="_Toc197739642" w:history="1">
            <w:r w:rsidRPr="00E85C2C">
              <w:rPr>
                <w:rStyle w:val="Hyperlink"/>
                <w:noProof/>
              </w:rPr>
              <w:t>Ethical Considerations</w:t>
            </w:r>
            <w:r>
              <w:rPr>
                <w:noProof/>
                <w:webHidden/>
              </w:rPr>
              <w:tab/>
            </w:r>
            <w:r>
              <w:rPr>
                <w:noProof/>
                <w:webHidden/>
              </w:rPr>
              <w:fldChar w:fldCharType="begin"/>
            </w:r>
            <w:r>
              <w:rPr>
                <w:noProof/>
                <w:webHidden/>
              </w:rPr>
              <w:instrText xml:space="preserve"> PAGEREF _Toc197739642 \h </w:instrText>
            </w:r>
            <w:r>
              <w:rPr>
                <w:noProof/>
                <w:webHidden/>
              </w:rPr>
            </w:r>
            <w:r>
              <w:rPr>
                <w:noProof/>
                <w:webHidden/>
              </w:rPr>
              <w:fldChar w:fldCharType="separate"/>
            </w:r>
            <w:r>
              <w:rPr>
                <w:noProof/>
                <w:webHidden/>
              </w:rPr>
              <w:t>37</w:t>
            </w:r>
            <w:r>
              <w:rPr>
                <w:noProof/>
                <w:webHidden/>
              </w:rPr>
              <w:fldChar w:fldCharType="end"/>
            </w:r>
          </w:hyperlink>
        </w:p>
        <w:p w14:paraId="7331C771" w14:textId="650B3775" w:rsidR="00D34FA2" w:rsidRDefault="00D34FA2">
          <w:pPr>
            <w:pStyle w:val="TOC1"/>
            <w:rPr>
              <w:noProof/>
            </w:rPr>
          </w:pPr>
          <w:hyperlink w:anchor="_Toc197739643" w:history="1">
            <w:r w:rsidRPr="00E85C2C">
              <w:rPr>
                <w:rStyle w:val="Hyperlink"/>
                <w:noProof/>
              </w:rPr>
              <w:t>Limitations</w:t>
            </w:r>
            <w:r>
              <w:rPr>
                <w:noProof/>
                <w:webHidden/>
              </w:rPr>
              <w:tab/>
            </w:r>
            <w:r>
              <w:rPr>
                <w:noProof/>
                <w:webHidden/>
              </w:rPr>
              <w:fldChar w:fldCharType="begin"/>
            </w:r>
            <w:r>
              <w:rPr>
                <w:noProof/>
                <w:webHidden/>
              </w:rPr>
              <w:instrText xml:space="preserve"> PAGEREF _Toc197739643 \h </w:instrText>
            </w:r>
            <w:r>
              <w:rPr>
                <w:noProof/>
                <w:webHidden/>
              </w:rPr>
            </w:r>
            <w:r>
              <w:rPr>
                <w:noProof/>
                <w:webHidden/>
              </w:rPr>
              <w:fldChar w:fldCharType="separate"/>
            </w:r>
            <w:r>
              <w:rPr>
                <w:noProof/>
                <w:webHidden/>
              </w:rPr>
              <w:t>37</w:t>
            </w:r>
            <w:r>
              <w:rPr>
                <w:noProof/>
                <w:webHidden/>
              </w:rPr>
              <w:fldChar w:fldCharType="end"/>
            </w:r>
          </w:hyperlink>
        </w:p>
        <w:p w14:paraId="57BD3F7F" w14:textId="3DD77B29" w:rsidR="00D34FA2" w:rsidRDefault="00D34FA2">
          <w:pPr>
            <w:pStyle w:val="TOC1"/>
            <w:rPr>
              <w:noProof/>
            </w:rPr>
          </w:pPr>
          <w:hyperlink w:anchor="_Toc197739644" w:history="1">
            <w:r w:rsidRPr="00E85C2C">
              <w:rPr>
                <w:rStyle w:val="Hyperlink"/>
                <w:noProof/>
              </w:rPr>
              <w:t>Dissemination of Findings</w:t>
            </w:r>
            <w:r>
              <w:rPr>
                <w:noProof/>
                <w:webHidden/>
              </w:rPr>
              <w:tab/>
            </w:r>
            <w:r>
              <w:rPr>
                <w:noProof/>
                <w:webHidden/>
              </w:rPr>
              <w:fldChar w:fldCharType="begin"/>
            </w:r>
            <w:r>
              <w:rPr>
                <w:noProof/>
                <w:webHidden/>
              </w:rPr>
              <w:instrText xml:space="preserve"> PAGEREF _Toc197739644 \h </w:instrText>
            </w:r>
            <w:r>
              <w:rPr>
                <w:noProof/>
                <w:webHidden/>
              </w:rPr>
            </w:r>
            <w:r>
              <w:rPr>
                <w:noProof/>
                <w:webHidden/>
              </w:rPr>
              <w:fldChar w:fldCharType="separate"/>
            </w:r>
            <w:r>
              <w:rPr>
                <w:noProof/>
                <w:webHidden/>
              </w:rPr>
              <w:t>38</w:t>
            </w:r>
            <w:r>
              <w:rPr>
                <w:noProof/>
                <w:webHidden/>
              </w:rPr>
              <w:fldChar w:fldCharType="end"/>
            </w:r>
          </w:hyperlink>
        </w:p>
        <w:p w14:paraId="1239D84F" w14:textId="1172395F" w:rsidR="00D34FA2" w:rsidRDefault="00D34FA2">
          <w:pPr>
            <w:pStyle w:val="TOC1"/>
            <w:rPr>
              <w:noProof/>
            </w:rPr>
          </w:pPr>
          <w:hyperlink w:anchor="_Toc197739645" w:history="1">
            <w:r w:rsidRPr="00E85C2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_Toc197739645 \h </w:instrText>
            </w:r>
            <w:r>
              <w:rPr>
                <w:noProof/>
                <w:webHidden/>
              </w:rPr>
            </w:r>
            <w:r>
              <w:rPr>
                <w:noProof/>
                <w:webHidden/>
              </w:rPr>
              <w:fldChar w:fldCharType="separate"/>
            </w:r>
            <w:r>
              <w:rPr>
                <w:noProof/>
                <w:webHidden/>
              </w:rPr>
              <w:t>39</w:t>
            </w:r>
            <w:r>
              <w:rPr>
                <w:noProof/>
                <w:webHidden/>
              </w:rPr>
              <w:fldChar w:fldCharType="end"/>
            </w:r>
          </w:hyperlink>
        </w:p>
        <w:p w14:paraId="502C1B20" w14:textId="5B0BAAEF" w:rsidR="00D34FA2" w:rsidRDefault="00D34FA2">
          <w:pPr>
            <w:pStyle w:val="TOC1"/>
            <w:rPr>
              <w:noProof/>
            </w:rPr>
          </w:pPr>
          <w:hyperlink w:anchor="_Toc197739646" w:history="1">
            <w:r w:rsidRPr="00E85C2C">
              <w:rPr>
                <w:rStyle w:val="Hyperlink"/>
                <w:rFonts w:ascii="Times New Roman" w:hAnsi="Times New Roman" w:cs="Times New Roman"/>
                <w:noProof/>
              </w:rPr>
              <w:t>Appendix 1</w:t>
            </w:r>
            <w:r>
              <w:rPr>
                <w:noProof/>
                <w:webHidden/>
              </w:rPr>
              <w:tab/>
            </w:r>
            <w:r>
              <w:rPr>
                <w:noProof/>
                <w:webHidden/>
              </w:rPr>
              <w:fldChar w:fldCharType="begin"/>
            </w:r>
            <w:r>
              <w:rPr>
                <w:noProof/>
                <w:webHidden/>
              </w:rPr>
              <w:instrText xml:space="preserve"> PAGEREF _Toc197739646 \h </w:instrText>
            </w:r>
            <w:r>
              <w:rPr>
                <w:noProof/>
                <w:webHidden/>
              </w:rPr>
            </w:r>
            <w:r>
              <w:rPr>
                <w:noProof/>
                <w:webHidden/>
              </w:rPr>
              <w:fldChar w:fldCharType="separate"/>
            </w:r>
            <w:r>
              <w:rPr>
                <w:noProof/>
                <w:webHidden/>
              </w:rPr>
              <w:t>45</w:t>
            </w:r>
            <w:r>
              <w:rPr>
                <w:noProof/>
                <w:webHidden/>
              </w:rPr>
              <w:fldChar w:fldCharType="end"/>
            </w:r>
          </w:hyperlink>
        </w:p>
        <w:p w14:paraId="47197EF4" w14:textId="6570A755" w:rsidR="00D34FA2" w:rsidRDefault="00D34FA2">
          <w:pPr>
            <w:pStyle w:val="TOC1"/>
            <w:rPr>
              <w:noProof/>
            </w:rPr>
          </w:pPr>
          <w:hyperlink w:anchor="_Toc197739647" w:history="1">
            <w:r w:rsidRPr="00E85C2C">
              <w:rPr>
                <w:rStyle w:val="Hyperlink"/>
                <w:rFonts w:ascii="Times New Roman" w:eastAsia="Times New Roman" w:hAnsi="Times New Roman" w:cs="Times New Roman"/>
                <w:noProof/>
              </w:rPr>
              <w:t>Appendix 2</w:t>
            </w:r>
            <w:r>
              <w:rPr>
                <w:noProof/>
                <w:webHidden/>
              </w:rPr>
              <w:tab/>
            </w:r>
            <w:r>
              <w:rPr>
                <w:noProof/>
                <w:webHidden/>
              </w:rPr>
              <w:fldChar w:fldCharType="begin"/>
            </w:r>
            <w:r>
              <w:rPr>
                <w:noProof/>
                <w:webHidden/>
              </w:rPr>
              <w:instrText xml:space="preserve"> PAGEREF _Toc197739647 \h </w:instrText>
            </w:r>
            <w:r>
              <w:rPr>
                <w:noProof/>
                <w:webHidden/>
              </w:rPr>
            </w:r>
            <w:r>
              <w:rPr>
                <w:noProof/>
                <w:webHidden/>
              </w:rPr>
              <w:fldChar w:fldCharType="separate"/>
            </w:r>
            <w:r>
              <w:rPr>
                <w:noProof/>
                <w:webHidden/>
              </w:rPr>
              <w:t>46</w:t>
            </w:r>
            <w:r>
              <w:rPr>
                <w:noProof/>
                <w:webHidden/>
              </w:rPr>
              <w:fldChar w:fldCharType="end"/>
            </w:r>
          </w:hyperlink>
        </w:p>
        <w:p w14:paraId="382838CC" w14:textId="14F60C3C" w:rsidR="00D34FA2" w:rsidRDefault="00D34FA2">
          <w:pPr>
            <w:pStyle w:val="TOC1"/>
            <w:rPr>
              <w:noProof/>
            </w:rPr>
          </w:pPr>
          <w:hyperlink w:anchor="_Toc197739648" w:history="1">
            <w:r w:rsidRPr="00E85C2C">
              <w:rPr>
                <w:rStyle w:val="Hyperlink"/>
                <w:rFonts w:ascii="Times New Roman" w:hAnsi="Times New Roman" w:cs="Times New Roman"/>
                <w:noProof/>
              </w:rPr>
              <w:t>Appendix 3</w:t>
            </w:r>
            <w:r>
              <w:rPr>
                <w:noProof/>
                <w:webHidden/>
              </w:rPr>
              <w:tab/>
            </w:r>
            <w:r>
              <w:rPr>
                <w:noProof/>
                <w:webHidden/>
              </w:rPr>
              <w:fldChar w:fldCharType="begin"/>
            </w:r>
            <w:r>
              <w:rPr>
                <w:noProof/>
                <w:webHidden/>
              </w:rPr>
              <w:instrText xml:space="preserve"> PAGEREF _Toc197739648 \h </w:instrText>
            </w:r>
            <w:r>
              <w:rPr>
                <w:noProof/>
                <w:webHidden/>
              </w:rPr>
            </w:r>
            <w:r>
              <w:rPr>
                <w:noProof/>
                <w:webHidden/>
              </w:rPr>
              <w:fldChar w:fldCharType="separate"/>
            </w:r>
            <w:r>
              <w:rPr>
                <w:noProof/>
                <w:webHidden/>
              </w:rPr>
              <w:t>47</w:t>
            </w:r>
            <w:r>
              <w:rPr>
                <w:noProof/>
                <w:webHidden/>
              </w:rPr>
              <w:fldChar w:fldCharType="end"/>
            </w:r>
          </w:hyperlink>
        </w:p>
        <w:p w14:paraId="7A17C1FF" w14:textId="571D7728" w:rsidR="00D34FA2" w:rsidRDefault="00D34FA2">
          <w:pPr>
            <w:pStyle w:val="TOC1"/>
            <w:rPr>
              <w:noProof/>
            </w:rPr>
          </w:pPr>
          <w:hyperlink w:anchor="_Toc197739649" w:history="1">
            <w:r w:rsidRPr="00E85C2C">
              <w:rPr>
                <w:rStyle w:val="Hyperlink"/>
                <w:rFonts w:ascii="Times New Roman" w:hAnsi="Times New Roman" w:cs="Times New Roman"/>
                <w:noProof/>
              </w:rPr>
              <w:t>Appendix 4</w:t>
            </w:r>
            <w:r>
              <w:rPr>
                <w:noProof/>
                <w:webHidden/>
              </w:rPr>
              <w:tab/>
            </w:r>
            <w:r>
              <w:rPr>
                <w:noProof/>
                <w:webHidden/>
              </w:rPr>
              <w:fldChar w:fldCharType="begin"/>
            </w:r>
            <w:r>
              <w:rPr>
                <w:noProof/>
                <w:webHidden/>
              </w:rPr>
              <w:instrText xml:space="preserve"> PAGEREF _Toc197739649 \h </w:instrText>
            </w:r>
            <w:r>
              <w:rPr>
                <w:noProof/>
                <w:webHidden/>
              </w:rPr>
            </w:r>
            <w:r>
              <w:rPr>
                <w:noProof/>
                <w:webHidden/>
              </w:rPr>
              <w:fldChar w:fldCharType="separate"/>
            </w:r>
            <w:r>
              <w:rPr>
                <w:noProof/>
                <w:webHidden/>
              </w:rPr>
              <w:t>47</w:t>
            </w:r>
            <w:r>
              <w:rPr>
                <w:noProof/>
                <w:webHidden/>
              </w:rPr>
              <w:fldChar w:fldCharType="end"/>
            </w:r>
          </w:hyperlink>
        </w:p>
        <w:p w14:paraId="7C7A564F" w14:textId="47A76A11" w:rsidR="00D34FA2" w:rsidRDefault="00D34FA2">
          <w:pPr>
            <w:pStyle w:val="TOC1"/>
            <w:rPr>
              <w:noProof/>
            </w:rPr>
          </w:pPr>
          <w:hyperlink w:anchor="_Toc197739650" w:history="1">
            <w:r w:rsidRPr="00E85C2C">
              <w:rPr>
                <w:rStyle w:val="Hyperlink"/>
                <w:rFonts w:ascii="Times New Roman" w:hAnsi="Times New Roman" w:cs="Times New Roman"/>
                <w:noProof/>
              </w:rPr>
              <w:t>Appendix 5a</w:t>
            </w:r>
            <w:r>
              <w:rPr>
                <w:noProof/>
                <w:webHidden/>
              </w:rPr>
              <w:tab/>
            </w:r>
            <w:r>
              <w:rPr>
                <w:noProof/>
                <w:webHidden/>
              </w:rPr>
              <w:fldChar w:fldCharType="begin"/>
            </w:r>
            <w:r>
              <w:rPr>
                <w:noProof/>
                <w:webHidden/>
              </w:rPr>
              <w:instrText xml:space="preserve"> PAGEREF _Toc197739650 \h </w:instrText>
            </w:r>
            <w:r>
              <w:rPr>
                <w:noProof/>
                <w:webHidden/>
              </w:rPr>
            </w:r>
            <w:r>
              <w:rPr>
                <w:noProof/>
                <w:webHidden/>
              </w:rPr>
              <w:fldChar w:fldCharType="separate"/>
            </w:r>
            <w:r>
              <w:rPr>
                <w:noProof/>
                <w:webHidden/>
              </w:rPr>
              <w:t>49</w:t>
            </w:r>
            <w:r>
              <w:rPr>
                <w:noProof/>
                <w:webHidden/>
              </w:rPr>
              <w:fldChar w:fldCharType="end"/>
            </w:r>
          </w:hyperlink>
        </w:p>
        <w:p w14:paraId="7C4E0C82" w14:textId="3F529602" w:rsidR="00D34FA2" w:rsidRDefault="00D34FA2">
          <w:pPr>
            <w:pStyle w:val="TOC1"/>
            <w:rPr>
              <w:noProof/>
            </w:rPr>
          </w:pPr>
          <w:hyperlink w:anchor="_Toc197739651" w:history="1">
            <w:r w:rsidRPr="00E85C2C">
              <w:rPr>
                <w:rStyle w:val="Hyperlink"/>
                <w:rFonts w:ascii="Times New Roman" w:hAnsi="Times New Roman" w:cs="Times New Roman"/>
                <w:noProof/>
              </w:rPr>
              <w:t>Appendix 5a1</w:t>
            </w:r>
            <w:r>
              <w:rPr>
                <w:noProof/>
                <w:webHidden/>
              </w:rPr>
              <w:tab/>
            </w:r>
            <w:r>
              <w:rPr>
                <w:noProof/>
                <w:webHidden/>
              </w:rPr>
              <w:fldChar w:fldCharType="begin"/>
            </w:r>
            <w:r>
              <w:rPr>
                <w:noProof/>
                <w:webHidden/>
              </w:rPr>
              <w:instrText xml:space="preserve"> PAGEREF _Toc197739651 \h </w:instrText>
            </w:r>
            <w:r>
              <w:rPr>
                <w:noProof/>
                <w:webHidden/>
              </w:rPr>
            </w:r>
            <w:r>
              <w:rPr>
                <w:noProof/>
                <w:webHidden/>
              </w:rPr>
              <w:fldChar w:fldCharType="separate"/>
            </w:r>
            <w:r>
              <w:rPr>
                <w:noProof/>
                <w:webHidden/>
              </w:rPr>
              <w:t>51</w:t>
            </w:r>
            <w:r>
              <w:rPr>
                <w:noProof/>
                <w:webHidden/>
              </w:rPr>
              <w:fldChar w:fldCharType="end"/>
            </w:r>
          </w:hyperlink>
        </w:p>
        <w:p w14:paraId="5942C226" w14:textId="5B7B841B" w:rsidR="00D34FA2" w:rsidRDefault="00D34FA2">
          <w:pPr>
            <w:pStyle w:val="TOC1"/>
            <w:rPr>
              <w:noProof/>
            </w:rPr>
          </w:pPr>
          <w:hyperlink w:anchor="_Toc197739652" w:history="1">
            <w:r w:rsidRPr="00E85C2C">
              <w:rPr>
                <w:rStyle w:val="Hyperlink"/>
                <w:rFonts w:ascii="Times New Roman" w:hAnsi="Times New Roman" w:cs="Times New Roman"/>
                <w:noProof/>
                <w:w w:val="75"/>
              </w:rPr>
              <w:t>Appendix 5b</w:t>
            </w:r>
            <w:r>
              <w:rPr>
                <w:noProof/>
                <w:webHidden/>
              </w:rPr>
              <w:tab/>
            </w:r>
            <w:r>
              <w:rPr>
                <w:noProof/>
                <w:webHidden/>
              </w:rPr>
              <w:fldChar w:fldCharType="begin"/>
            </w:r>
            <w:r>
              <w:rPr>
                <w:noProof/>
                <w:webHidden/>
              </w:rPr>
              <w:instrText xml:space="preserve"> PAGEREF _Toc197739652 \h </w:instrText>
            </w:r>
            <w:r>
              <w:rPr>
                <w:noProof/>
                <w:webHidden/>
              </w:rPr>
            </w:r>
            <w:r>
              <w:rPr>
                <w:noProof/>
                <w:webHidden/>
              </w:rPr>
              <w:fldChar w:fldCharType="separate"/>
            </w:r>
            <w:r>
              <w:rPr>
                <w:noProof/>
                <w:webHidden/>
              </w:rPr>
              <w:t>52</w:t>
            </w:r>
            <w:r>
              <w:rPr>
                <w:noProof/>
                <w:webHidden/>
              </w:rPr>
              <w:fldChar w:fldCharType="end"/>
            </w:r>
          </w:hyperlink>
        </w:p>
        <w:p w14:paraId="711F0D6F" w14:textId="7166F721" w:rsidR="00D34FA2" w:rsidRDefault="00D34FA2">
          <w:pPr>
            <w:pStyle w:val="TOC1"/>
            <w:rPr>
              <w:noProof/>
            </w:rPr>
          </w:pPr>
          <w:hyperlink w:anchor="_Toc197739653" w:history="1">
            <w:r w:rsidRPr="00E85C2C">
              <w:rPr>
                <w:rStyle w:val="Hyperlink"/>
                <w:rFonts w:ascii="Times New Roman" w:hAnsi="Times New Roman" w:cs="Times New Roman"/>
                <w:noProof/>
                <w:w w:val="75"/>
              </w:rPr>
              <w:t>Appendix 5b1</w:t>
            </w:r>
            <w:r>
              <w:rPr>
                <w:noProof/>
                <w:webHidden/>
              </w:rPr>
              <w:tab/>
            </w:r>
            <w:r>
              <w:rPr>
                <w:noProof/>
                <w:webHidden/>
              </w:rPr>
              <w:fldChar w:fldCharType="begin"/>
            </w:r>
            <w:r>
              <w:rPr>
                <w:noProof/>
                <w:webHidden/>
              </w:rPr>
              <w:instrText xml:space="preserve"> PAGEREF _Toc197739653 \h </w:instrText>
            </w:r>
            <w:r>
              <w:rPr>
                <w:noProof/>
                <w:webHidden/>
              </w:rPr>
            </w:r>
            <w:r>
              <w:rPr>
                <w:noProof/>
                <w:webHidden/>
              </w:rPr>
              <w:fldChar w:fldCharType="separate"/>
            </w:r>
            <w:r>
              <w:rPr>
                <w:noProof/>
                <w:webHidden/>
              </w:rPr>
              <w:t>54</w:t>
            </w:r>
            <w:r>
              <w:rPr>
                <w:noProof/>
                <w:webHidden/>
              </w:rPr>
              <w:fldChar w:fldCharType="end"/>
            </w:r>
          </w:hyperlink>
        </w:p>
        <w:p w14:paraId="4F534F2A" w14:textId="4B769E95" w:rsidR="00D34FA2" w:rsidRDefault="00D34FA2">
          <w:pPr>
            <w:pStyle w:val="TOC1"/>
            <w:rPr>
              <w:noProof/>
            </w:rPr>
          </w:pPr>
          <w:hyperlink w:anchor="_Toc197739654" w:history="1">
            <w:r w:rsidRPr="00E85C2C">
              <w:rPr>
                <w:rStyle w:val="Hyperlink"/>
                <w:rFonts w:ascii="Times New Roman" w:hAnsi="Times New Roman" w:cs="Times New Roman"/>
                <w:noProof/>
              </w:rPr>
              <w:t>Appendix 6</w:t>
            </w:r>
            <w:r>
              <w:rPr>
                <w:noProof/>
                <w:webHidden/>
              </w:rPr>
              <w:tab/>
            </w:r>
            <w:r>
              <w:rPr>
                <w:noProof/>
                <w:webHidden/>
              </w:rPr>
              <w:fldChar w:fldCharType="begin"/>
            </w:r>
            <w:r>
              <w:rPr>
                <w:noProof/>
                <w:webHidden/>
              </w:rPr>
              <w:instrText xml:space="preserve"> PAGEREF _Toc197739654 \h </w:instrText>
            </w:r>
            <w:r>
              <w:rPr>
                <w:noProof/>
                <w:webHidden/>
              </w:rPr>
            </w:r>
            <w:r>
              <w:rPr>
                <w:noProof/>
                <w:webHidden/>
              </w:rPr>
              <w:fldChar w:fldCharType="separate"/>
            </w:r>
            <w:r>
              <w:rPr>
                <w:noProof/>
                <w:webHidden/>
              </w:rPr>
              <w:t>55</w:t>
            </w:r>
            <w:r>
              <w:rPr>
                <w:noProof/>
                <w:webHidden/>
              </w:rPr>
              <w:fldChar w:fldCharType="end"/>
            </w:r>
          </w:hyperlink>
        </w:p>
        <w:p w14:paraId="0230D4EA" w14:textId="50847411" w:rsidR="00D34FA2" w:rsidRDefault="00D34FA2">
          <w:pPr>
            <w:pStyle w:val="TOC1"/>
            <w:rPr>
              <w:noProof/>
            </w:rPr>
          </w:pPr>
          <w:hyperlink w:anchor="_Toc197739656" w:history="1">
            <w:r w:rsidRPr="00E85C2C">
              <w:rPr>
                <w:rStyle w:val="Hyperlink"/>
                <w:rFonts w:ascii="Times New Roman" w:hAnsi="Times New Roman" w:cs="Times New Roman"/>
                <w:noProof/>
              </w:rPr>
              <w:t>Appendix 7a</w:t>
            </w:r>
            <w:r>
              <w:rPr>
                <w:noProof/>
                <w:webHidden/>
              </w:rPr>
              <w:tab/>
            </w:r>
            <w:r>
              <w:rPr>
                <w:noProof/>
                <w:webHidden/>
              </w:rPr>
              <w:fldChar w:fldCharType="begin"/>
            </w:r>
            <w:r>
              <w:rPr>
                <w:noProof/>
                <w:webHidden/>
              </w:rPr>
              <w:instrText xml:space="preserve"> PAGEREF _Toc197739656 \h </w:instrText>
            </w:r>
            <w:r>
              <w:rPr>
                <w:noProof/>
                <w:webHidden/>
              </w:rPr>
            </w:r>
            <w:r>
              <w:rPr>
                <w:noProof/>
                <w:webHidden/>
              </w:rPr>
              <w:fldChar w:fldCharType="separate"/>
            </w:r>
            <w:r>
              <w:rPr>
                <w:noProof/>
                <w:webHidden/>
              </w:rPr>
              <w:t>3</w:t>
            </w:r>
            <w:r>
              <w:rPr>
                <w:noProof/>
                <w:webHidden/>
              </w:rPr>
              <w:fldChar w:fldCharType="end"/>
            </w:r>
          </w:hyperlink>
        </w:p>
        <w:p w14:paraId="2664CBC8" w14:textId="0E2415D6" w:rsidR="00D34FA2" w:rsidRDefault="00D34FA2">
          <w:pPr>
            <w:pStyle w:val="TOC1"/>
            <w:rPr>
              <w:noProof/>
            </w:rPr>
          </w:pPr>
          <w:hyperlink w:anchor="_Toc197739657" w:history="1">
            <w:r w:rsidRPr="00E85C2C">
              <w:rPr>
                <w:rStyle w:val="Hyperlink"/>
                <w:rFonts w:ascii="Times New Roman" w:hAnsi="Times New Roman" w:cs="Times New Roman"/>
                <w:noProof/>
                <w:lang w:val="en-GB"/>
              </w:rPr>
              <w:t>Appendix 8</w:t>
            </w:r>
            <w:r>
              <w:rPr>
                <w:noProof/>
                <w:webHidden/>
              </w:rPr>
              <w:tab/>
            </w:r>
            <w:r>
              <w:rPr>
                <w:noProof/>
                <w:webHidden/>
              </w:rPr>
              <w:fldChar w:fldCharType="begin"/>
            </w:r>
            <w:r>
              <w:rPr>
                <w:noProof/>
                <w:webHidden/>
              </w:rPr>
              <w:instrText xml:space="preserve"> PAGEREF _Toc197739657 \h </w:instrText>
            </w:r>
            <w:r>
              <w:rPr>
                <w:noProof/>
                <w:webHidden/>
              </w:rPr>
            </w:r>
            <w:r>
              <w:rPr>
                <w:noProof/>
                <w:webHidden/>
              </w:rPr>
              <w:fldChar w:fldCharType="separate"/>
            </w:r>
            <w:r>
              <w:rPr>
                <w:noProof/>
                <w:webHidden/>
              </w:rPr>
              <w:t>6</w:t>
            </w:r>
            <w:r>
              <w:rPr>
                <w:noProof/>
                <w:webHidden/>
              </w:rPr>
              <w:fldChar w:fldCharType="end"/>
            </w:r>
          </w:hyperlink>
        </w:p>
        <w:p w14:paraId="03EA8909" w14:textId="2E8E58DD" w:rsidR="00D34FA2" w:rsidRDefault="00D34FA2">
          <w:pPr>
            <w:pStyle w:val="TOC1"/>
            <w:rPr>
              <w:noProof/>
            </w:rPr>
          </w:pPr>
          <w:hyperlink w:anchor="_Toc197739658" w:history="1">
            <w:r w:rsidRPr="00E85C2C">
              <w:rPr>
                <w:rStyle w:val="Hyperlink"/>
                <w:rFonts w:ascii="Times New Roman" w:hAnsi="Times New Roman" w:cs="Times New Roman"/>
                <w:noProof/>
                <w:lang w:val="en-GB"/>
              </w:rPr>
              <w:t>Appendix 9</w:t>
            </w:r>
            <w:r>
              <w:rPr>
                <w:noProof/>
                <w:webHidden/>
              </w:rPr>
              <w:tab/>
            </w:r>
            <w:r>
              <w:rPr>
                <w:noProof/>
                <w:webHidden/>
              </w:rPr>
              <w:fldChar w:fldCharType="begin"/>
            </w:r>
            <w:r>
              <w:rPr>
                <w:noProof/>
                <w:webHidden/>
              </w:rPr>
              <w:instrText xml:space="preserve"> PAGEREF _Toc197739658 \h </w:instrText>
            </w:r>
            <w:r>
              <w:rPr>
                <w:noProof/>
                <w:webHidden/>
              </w:rPr>
            </w:r>
            <w:r>
              <w:rPr>
                <w:noProof/>
                <w:webHidden/>
              </w:rPr>
              <w:fldChar w:fldCharType="separate"/>
            </w:r>
            <w:r>
              <w:rPr>
                <w:noProof/>
                <w:webHidden/>
              </w:rPr>
              <w:t>7</w:t>
            </w:r>
            <w:r>
              <w:rPr>
                <w:noProof/>
                <w:webHidden/>
              </w:rPr>
              <w:fldChar w:fldCharType="end"/>
            </w:r>
          </w:hyperlink>
        </w:p>
        <w:p w14:paraId="5797CC6D" w14:textId="6B72CB04" w:rsidR="00D34FA2" w:rsidRDefault="00D34FA2">
          <w:pPr>
            <w:pStyle w:val="TOC1"/>
            <w:rPr>
              <w:noProof/>
            </w:rPr>
          </w:pPr>
          <w:hyperlink w:anchor="_Toc197739659" w:history="1">
            <w:r w:rsidRPr="00E85C2C">
              <w:rPr>
                <w:rStyle w:val="Hyperlink"/>
                <w:rFonts w:ascii="Times New Roman" w:hAnsi="Times New Roman" w:cs="Times New Roman"/>
                <w:noProof/>
              </w:rPr>
              <w:t>Appendix 10</w:t>
            </w:r>
            <w:r>
              <w:rPr>
                <w:noProof/>
                <w:webHidden/>
              </w:rPr>
              <w:tab/>
            </w:r>
            <w:r>
              <w:rPr>
                <w:noProof/>
                <w:webHidden/>
              </w:rPr>
              <w:fldChar w:fldCharType="begin"/>
            </w:r>
            <w:r>
              <w:rPr>
                <w:noProof/>
                <w:webHidden/>
              </w:rPr>
              <w:instrText xml:space="preserve"> PAGEREF _Toc197739659 \h </w:instrText>
            </w:r>
            <w:r>
              <w:rPr>
                <w:noProof/>
                <w:webHidden/>
              </w:rPr>
            </w:r>
            <w:r>
              <w:rPr>
                <w:noProof/>
                <w:webHidden/>
              </w:rPr>
              <w:fldChar w:fldCharType="separate"/>
            </w:r>
            <w:r>
              <w:rPr>
                <w:noProof/>
                <w:webHidden/>
              </w:rPr>
              <w:t>8</w:t>
            </w:r>
            <w:r>
              <w:rPr>
                <w:noProof/>
                <w:webHidden/>
              </w:rPr>
              <w:fldChar w:fldCharType="end"/>
            </w:r>
          </w:hyperlink>
        </w:p>
        <w:p w14:paraId="758A473D" w14:textId="11A5D4E3" w:rsidR="00D34FA2" w:rsidRDefault="00D34FA2">
          <w:pPr>
            <w:pStyle w:val="TOC1"/>
            <w:rPr>
              <w:noProof/>
            </w:rPr>
          </w:pPr>
          <w:hyperlink w:anchor="_Toc197739660" w:history="1">
            <w:r w:rsidRPr="00E85C2C">
              <w:rPr>
                <w:rStyle w:val="Hyperlink"/>
                <w:rFonts w:ascii="Times New Roman" w:hAnsi="Times New Roman" w:cs="Times New Roman"/>
                <w:noProof/>
                <w:lang w:val="en-GB"/>
              </w:rPr>
              <w:t>Appendix 11</w:t>
            </w:r>
            <w:r>
              <w:rPr>
                <w:noProof/>
                <w:webHidden/>
              </w:rPr>
              <w:tab/>
            </w:r>
            <w:r>
              <w:rPr>
                <w:noProof/>
                <w:webHidden/>
              </w:rPr>
              <w:fldChar w:fldCharType="begin"/>
            </w:r>
            <w:r>
              <w:rPr>
                <w:noProof/>
                <w:webHidden/>
              </w:rPr>
              <w:instrText xml:space="preserve"> PAGEREF _Toc197739660 \h </w:instrText>
            </w:r>
            <w:r>
              <w:rPr>
                <w:noProof/>
                <w:webHidden/>
              </w:rPr>
            </w:r>
            <w:r>
              <w:rPr>
                <w:noProof/>
                <w:webHidden/>
              </w:rPr>
              <w:fldChar w:fldCharType="separate"/>
            </w:r>
            <w:r>
              <w:rPr>
                <w:noProof/>
                <w:webHidden/>
              </w:rPr>
              <w:t>9</w:t>
            </w:r>
            <w:r>
              <w:rPr>
                <w:noProof/>
                <w:webHidden/>
              </w:rPr>
              <w:fldChar w:fldCharType="end"/>
            </w:r>
          </w:hyperlink>
        </w:p>
        <w:p w14:paraId="54DBE09A" w14:textId="3C98B19B" w:rsidR="00D34FA2" w:rsidRDefault="00D34FA2">
          <w:pPr>
            <w:pStyle w:val="TOC1"/>
            <w:rPr>
              <w:noProof/>
            </w:rPr>
          </w:pPr>
          <w:hyperlink w:anchor="_Toc197739661" w:history="1">
            <w:r w:rsidRPr="00E85C2C">
              <w:rPr>
                <w:rStyle w:val="Hyperlink"/>
                <w:rFonts w:ascii="Times New Roman" w:hAnsi="Times New Roman" w:cs="Times New Roman"/>
                <w:noProof/>
              </w:rPr>
              <w:t>Appendix 12a</w:t>
            </w:r>
            <w:r>
              <w:rPr>
                <w:noProof/>
                <w:webHidden/>
              </w:rPr>
              <w:tab/>
            </w:r>
            <w:r>
              <w:rPr>
                <w:noProof/>
                <w:webHidden/>
              </w:rPr>
              <w:fldChar w:fldCharType="begin"/>
            </w:r>
            <w:r>
              <w:rPr>
                <w:noProof/>
                <w:webHidden/>
              </w:rPr>
              <w:instrText xml:space="preserve"> PAGEREF _Toc197739661 \h </w:instrText>
            </w:r>
            <w:r>
              <w:rPr>
                <w:noProof/>
                <w:webHidden/>
              </w:rPr>
            </w:r>
            <w:r>
              <w:rPr>
                <w:noProof/>
                <w:webHidden/>
              </w:rPr>
              <w:fldChar w:fldCharType="separate"/>
            </w:r>
            <w:r>
              <w:rPr>
                <w:noProof/>
                <w:webHidden/>
              </w:rPr>
              <w:t>11</w:t>
            </w:r>
            <w:r>
              <w:rPr>
                <w:noProof/>
                <w:webHidden/>
              </w:rPr>
              <w:fldChar w:fldCharType="end"/>
            </w:r>
          </w:hyperlink>
        </w:p>
        <w:p w14:paraId="12444DF0" w14:textId="006B7A2A" w:rsidR="00D34FA2" w:rsidRDefault="00D34FA2">
          <w:pPr>
            <w:pStyle w:val="TOC1"/>
            <w:rPr>
              <w:noProof/>
            </w:rPr>
          </w:pPr>
          <w:hyperlink w:anchor="_Toc197739662" w:history="1">
            <w:r w:rsidRPr="00E85C2C">
              <w:rPr>
                <w:rStyle w:val="Hyperlink"/>
                <w:rFonts w:ascii="Times New Roman" w:hAnsi="Times New Roman" w:cs="Times New Roman"/>
                <w:noProof/>
              </w:rPr>
              <w:t>Appendix 12b</w:t>
            </w:r>
            <w:r>
              <w:rPr>
                <w:noProof/>
                <w:webHidden/>
              </w:rPr>
              <w:tab/>
            </w:r>
            <w:r>
              <w:rPr>
                <w:noProof/>
                <w:webHidden/>
              </w:rPr>
              <w:fldChar w:fldCharType="begin"/>
            </w:r>
            <w:r>
              <w:rPr>
                <w:noProof/>
                <w:webHidden/>
              </w:rPr>
              <w:instrText xml:space="preserve"> PAGEREF _Toc197739662 \h </w:instrText>
            </w:r>
            <w:r>
              <w:rPr>
                <w:noProof/>
                <w:webHidden/>
              </w:rPr>
            </w:r>
            <w:r>
              <w:rPr>
                <w:noProof/>
                <w:webHidden/>
              </w:rPr>
              <w:fldChar w:fldCharType="separate"/>
            </w:r>
            <w:r>
              <w:rPr>
                <w:noProof/>
                <w:webHidden/>
              </w:rPr>
              <w:t>14</w:t>
            </w:r>
            <w:r>
              <w:rPr>
                <w:noProof/>
                <w:webHidden/>
              </w:rPr>
              <w:fldChar w:fldCharType="end"/>
            </w:r>
          </w:hyperlink>
        </w:p>
        <w:p w14:paraId="616EA96E" w14:textId="148A6D2C" w:rsidR="00D34FA2" w:rsidRDefault="00D34FA2">
          <w:pPr>
            <w:pStyle w:val="TOC1"/>
            <w:rPr>
              <w:noProof/>
            </w:rPr>
          </w:pPr>
          <w:hyperlink w:anchor="_Toc197739663" w:history="1">
            <w:r w:rsidRPr="00E85C2C">
              <w:rPr>
                <w:rStyle w:val="Hyperlink"/>
                <w:rFonts w:ascii="Times New Roman" w:hAnsi="Times New Roman" w:cs="Times New Roman"/>
                <w:noProof/>
                <w:lang w:val="en-GB"/>
              </w:rPr>
              <w:t>Appendix 13</w:t>
            </w:r>
            <w:r>
              <w:rPr>
                <w:noProof/>
                <w:webHidden/>
              </w:rPr>
              <w:tab/>
            </w:r>
            <w:r>
              <w:rPr>
                <w:noProof/>
                <w:webHidden/>
              </w:rPr>
              <w:fldChar w:fldCharType="begin"/>
            </w:r>
            <w:r>
              <w:rPr>
                <w:noProof/>
                <w:webHidden/>
              </w:rPr>
              <w:instrText xml:space="preserve"> PAGEREF _Toc197739663 \h </w:instrText>
            </w:r>
            <w:r>
              <w:rPr>
                <w:noProof/>
                <w:webHidden/>
              </w:rPr>
            </w:r>
            <w:r>
              <w:rPr>
                <w:noProof/>
                <w:webHidden/>
              </w:rPr>
              <w:fldChar w:fldCharType="separate"/>
            </w:r>
            <w:r>
              <w:rPr>
                <w:noProof/>
                <w:webHidden/>
              </w:rPr>
              <w:t>15</w:t>
            </w:r>
            <w:r>
              <w:rPr>
                <w:noProof/>
                <w:webHidden/>
              </w:rPr>
              <w:fldChar w:fldCharType="end"/>
            </w:r>
          </w:hyperlink>
        </w:p>
        <w:p w14:paraId="6D66D878" w14:textId="01CAE647" w:rsidR="00D34FA2" w:rsidRDefault="00D34FA2">
          <w:pPr>
            <w:pStyle w:val="TOC1"/>
            <w:rPr>
              <w:noProof/>
            </w:rPr>
          </w:pPr>
          <w:hyperlink w:anchor="_Toc197739664" w:history="1">
            <w:r w:rsidRPr="00E85C2C">
              <w:rPr>
                <w:rStyle w:val="Hyperlink"/>
                <w:rFonts w:ascii="Times New Roman" w:hAnsi="Times New Roman" w:cs="Times New Roman"/>
                <w:noProof/>
                <w:lang w:val="en-GB"/>
              </w:rPr>
              <w:t>Appendix 14a</w:t>
            </w:r>
            <w:r>
              <w:rPr>
                <w:noProof/>
                <w:webHidden/>
              </w:rPr>
              <w:tab/>
            </w:r>
            <w:r>
              <w:rPr>
                <w:noProof/>
                <w:webHidden/>
              </w:rPr>
              <w:fldChar w:fldCharType="begin"/>
            </w:r>
            <w:r>
              <w:rPr>
                <w:noProof/>
                <w:webHidden/>
              </w:rPr>
              <w:instrText xml:space="preserve"> PAGEREF _Toc197739664 \h </w:instrText>
            </w:r>
            <w:r>
              <w:rPr>
                <w:noProof/>
                <w:webHidden/>
              </w:rPr>
            </w:r>
            <w:r>
              <w:rPr>
                <w:noProof/>
                <w:webHidden/>
              </w:rPr>
              <w:fldChar w:fldCharType="separate"/>
            </w:r>
            <w:r>
              <w:rPr>
                <w:noProof/>
                <w:webHidden/>
              </w:rPr>
              <w:t>18</w:t>
            </w:r>
            <w:r>
              <w:rPr>
                <w:noProof/>
                <w:webHidden/>
              </w:rPr>
              <w:fldChar w:fldCharType="end"/>
            </w:r>
          </w:hyperlink>
        </w:p>
        <w:p w14:paraId="1D8B68EF" w14:textId="765F2AA6" w:rsidR="00D34FA2" w:rsidRDefault="00D34FA2">
          <w:pPr>
            <w:pStyle w:val="TOC1"/>
            <w:rPr>
              <w:noProof/>
            </w:rPr>
          </w:pPr>
          <w:hyperlink w:anchor="_Toc197739665" w:history="1">
            <w:r w:rsidRPr="00E85C2C">
              <w:rPr>
                <w:rStyle w:val="Hyperlink"/>
                <w:rFonts w:ascii="Times New Roman" w:hAnsi="Times New Roman" w:cs="Times New Roman"/>
                <w:noProof/>
                <w:lang w:val="en-GB"/>
              </w:rPr>
              <w:t>Appendix 14b</w:t>
            </w:r>
            <w:r>
              <w:rPr>
                <w:noProof/>
                <w:webHidden/>
              </w:rPr>
              <w:tab/>
            </w:r>
            <w:r>
              <w:rPr>
                <w:noProof/>
                <w:webHidden/>
              </w:rPr>
              <w:fldChar w:fldCharType="begin"/>
            </w:r>
            <w:r>
              <w:rPr>
                <w:noProof/>
                <w:webHidden/>
              </w:rPr>
              <w:instrText xml:space="preserve"> PAGEREF _Toc197739665 \h </w:instrText>
            </w:r>
            <w:r>
              <w:rPr>
                <w:noProof/>
                <w:webHidden/>
              </w:rPr>
            </w:r>
            <w:r>
              <w:rPr>
                <w:noProof/>
                <w:webHidden/>
              </w:rPr>
              <w:fldChar w:fldCharType="separate"/>
            </w:r>
            <w:r>
              <w:rPr>
                <w:noProof/>
                <w:webHidden/>
              </w:rPr>
              <w:t>34</w:t>
            </w:r>
            <w:r>
              <w:rPr>
                <w:noProof/>
                <w:webHidden/>
              </w:rPr>
              <w:fldChar w:fldCharType="end"/>
            </w:r>
          </w:hyperlink>
        </w:p>
        <w:p w14:paraId="08455D8A" w14:textId="388669F5" w:rsidR="00D34FA2" w:rsidRDefault="00D34FA2">
          <w:pPr>
            <w:pStyle w:val="TOC1"/>
            <w:rPr>
              <w:noProof/>
            </w:rPr>
          </w:pPr>
          <w:hyperlink w:anchor="_Toc197739666" w:history="1">
            <w:r w:rsidRPr="00E85C2C">
              <w:rPr>
                <w:rStyle w:val="Hyperlink"/>
                <w:rFonts w:ascii="Times New Roman" w:hAnsi="Times New Roman" w:cs="Times New Roman"/>
                <w:noProof/>
                <w:lang w:val="en-GB"/>
              </w:rPr>
              <w:t>Appendix 15</w:t>
            </w:r>
            <w:r>
              <w:rPr>
                <w:noProof/>
                <w:webHidden/>
              </w:rPr>
              <w:tab/>
            </w:r>
            <w:r>
              <w:rPr>
                <w:noProof/>
                <w:webHidden/>
              </w:rPr>
              <w:fldChar w:fldCharType="begin"/>
            </w:r>
            <w:r>
              <w:rPr>
                <w:noProof/>
                <w:webHidden/>
              </w:rPr>
              <w:instrText xml:space="preserve"> PAGEREF _Toc197739666 \h </w:instrText>
            </w:r>
            <w:r>
              <w:rPr>
                <w:noProof/>
                <w:webHidden/>
              </w:rPr>
            </w:r>
            <w:r>
              <w:rPr>
                <w:noProof/>
                <w:webHidden/>
              </w:rPr>
              <w:fldChar w:fldCharType="separate"/>
            </w:r>
            <w:r>
              <w:rPr>
                <w:noProof/>
                <w:webHidden/>
              </w:rPr>
              <w:t>35</w:t>
            </w:r>
            <w:r>
              <w:rPr>
                <w:noProof/>
                <w:webHidden/>
              </w:rPr>
              <w:fldChar w:fldCharType="end"/>
            </w:r>
          </w:hyperlink>
        </w:p>
        <w:p w14:paraId="682219E6" w14:textId="65B2A638" w:rsidR="00D34FA2" w:rsidRDefault="00D34FA2">
          <w:pPr>
            <w:pStyle w:val="TOC1"/>
            <w:rPr>
              <w:noProof/>
            </w:rPr>
          </w:pPr>
          <w:hyperlink w:anchor="_Toc197739667" w:history="1">
            <w:r w:rsidRPr="00E85C2C">
              <w:rPr>
                <w:rStyle w:val="Hyperlink"/>
                <w:rFonts w:ascii="Times New Roman" w:hAnsi="Times New Roman" w:cs="Times New Roman"/>
                <w:noProof/>
                <w:lang w:val="en-GB"/>
              </w:rPr>
              <w:t>Appendix 16</w:t>
            </w:r>
            <w:r>
              <w:rPr>
                <w:noProof/>
                <w:webHidden/>
              </w:rPr>
              <w:tab/>
            </w:r>
            <w:r>
              <w:rPr>
                <w:noProof/>
                <w:webHidden/>
              </w:rPr>
              <w:fldChar w:fldCharType="begin"/>
            </w:r>
            <w:r>
              <w:rPr>
                <w:noProof/>
                <w:webHidden/>
              </w:rPr>
              <w:instrText xml:space="preserve"> PAGEREF _Toc197739667 \h </w:instrText>
            </w:r>
            <w:r>
              <w:rPr>
                <w:noProof/>
                <w:webHidden/>
              </w:rPr>
            </w:r>
            <w:r>
              <w:rPr>
                <w:noProof/>
                <w:webHidden/>
              </w:rPr>
              <w:fldChar w:fldCharType="separate"/>
            </w:r>
            <w:r>
              <w:rPr>
                <w:noProof/>
                <w:webHidden/>
              </w:rPr>
              <w:t>39</w:t>
            </w:r>
            <w:r>
              <w:rPr>
                <w:noProof/>
                <w:webHidden/>
              </w:rPr>
              <w:fldChar w:fldCharType="end"/>
            </w:r>
          </w:hyperlink>
        </w:p>
        <w:p w14:paraId="180FCF9A" w14:textId="66B3E114" w:rsidR="00F40D64" w:rsidRPr="00DB7E0B" w:rsidRDefault="005211EE" w:rsidP="008F3A41">
          <w:pPr>
            <w:spacing w:line="480" w:lineRule="auto"/>
          </w:pPr>
          <w:r w:rsidRPr="00DB7E0B">
            <w:rPr>
              <w:noProof/>
            </w:rPr>
            <w:fldChar w:fldCharType="end"/>
          </w:r>
        </w:p>
      </w:sdtContent>
    </w:sdt>
    <w:p w14:paraId="628F7358" w14:textId="37329BDE" w:rsidR="00117212" w:rsidRPr="00DB7E0B" w:rsidRDefault="00117212" w:rsidP="008F3A41">
      <w:pPr>
        <w:spacing w:line="480" w:lineRule="auto"/>
      </w:pPr>
      <w:r w:rsidRPr="00DB7E0B">
        <w:br w:type="page"/>
      </w:r>
    </w:p>
    <w:p w14:paraId="2B926446" w14:textId="77777777" w:rsidR="00F40D64" w:rsidRPr="00DB7E0B" w:rsidRDefault="00F40D64" w:rsidP="008F3A41">
      <w:pPr>
        <w:spacing w:before="100" w:beforeAutospacing="1" w:after="100" w:afterAutospacing="1" w:line="480" w:lineRule="auto"/>
      </w:pPr>
    </w:p>
    <w:p w14:paraId="705FDF69" w14:textId="45CF6502" w:rsidR="00F40D64" w:rsidRPr="002814F1" w:rsidRDefault="005211EE" w:rsidP="002814F1">
      <w:pPr>
        <w:pStyle w:val="Heading1"/>
      </w:pPr>
      <w:bookmarkStart w:id="3" w:name="_Toc197739616"/>
      <w:r w:rsidRPr="002814F1">
        <w:t>Introduction</w:t>
      </w:r>
      <w:bookmarkEnd w:id="3"/>
      <w:r w:rsidRPr="002814F1">
        <w:t xml:space="preserve"> </w:t>
      </w:r>
    </w:p>
    <w:p w14:paraId="7C66CF4C" w14:textId="77777777" w:rsidR="00F40D64" w:rsidRPr="00DB7E0B" w:rsidRDefault="00F40D64" w:rsidP="008F3A41">
      <w:pPr>
        <w:spacing w:line="480" w:lineRule="auto"/>
      </w:pPr>
    </w:p>
    <w:p w14:paraId="70DBF88B" w14:textId="1005E045" w:rsidR="00F40D64" w:rsidRPr="00DB7E0B" w:rsidRDefault="005211EE" w:rsidP="008F3A41">
      <w:pPr>
        <w:spacing w:line="480" w:lineRule="auto"/>
      </w:pPr>
      <w:r w:rsidRPr="00DB7E0B">
        <w:t xml:space="preserve">Globally, the prevalence </w:t>
      </w:r>
      <w:r w:rsidR="00313302" w:rsidRPr="00DB7E0B">
        <w:t>of</w:t>
      </w:r>
      <w:r w:rsidRPr="00DB7E0B">
        <w:t xml:space="preserve"> disordered eating behaviours and attitudes (DEBAs) over the past two decades has been increasing </w:t>
      </w:r>
      <w:r w:rsidRPr="00DB7E0B">
        <w:fldChar w:fldCharType="begin"/>
      </w:r>
      <w:r w:rsidRPr="00DB7E0B">
        <w:instrText xml:space="preserve"> ADDIN EN.CITE &lt;EndNote&gt;&lt;Cite&gt;&lt;Year&gt;2003&lt;/Year&gt;&lt;RecNum&gt;127&lt;/RecNum&gt;&lt;DisplayText&gt;(1)&lt;/DisplayText&gt;&lt;record&gt;&lt;rec-number&gt;127&lt;/rec-number&gt;&lt;foreign-keys&gt;&lt;key app="EN" db-id="0taxxtep609payevea8pxta99rpdpsa2vfv2" timestamp="1707617478"&gt;127&lt;/key&gt;&lt;/foreign-keys&gt;&lt;ref-type name="Web Page"&gt;12&lt;/ref-type&gt;&lt;contributors&gt;&lt;/contributors&gt;&lt;titles&gt;&lt;title&gt;caring for children and adolescents with mental health disorders; setting WHO directions &lt;/title&gt;&lt;/titles&gt;&lt;volume&gt;2024&lt;/volume&gt;&lt;number&gt;10 /02/24&lt;/number&gt;&lt;dates&gt;&lt;year&gt;2003&lt;/year&gt;&lt;/dates&gt;&lt;pub-location&gt;geneva &lt;/pub-location&gt;&lt;publisher&gt;world health organization &lt;/publisher&gt;&lt;urls&gt;&lt;related-urls&gt;&lt;url&gt;https://www.fondazionechild.it/layout/upload/Caring_for_children_and_adolescents_with_mental_disorders_2003.pdf&lt;/url&gt;&lt;/related-urls&gt;&lt;/urls&gt;&lt;/record&gt;&lt;/Cite&gt;&lt;/EndNote&gt;</w:instrText>
      </w:r>
      <w:r w:rsidRPr="00DB7E0B">
        <w:fldChar w:fldCharType="separate"/>
      </w:r>
      <w:r w:rsidRPr="00DB7E0B">
        <w:rPr>
          <w:noProof/>
        </w:rPr>
        <w:t>(1)</w:t>
      </w:r>
      <w:r w:rsidRPr="00DB7E0B">
        <w:fldChar w:fldCharType="end"/>
      </w:r>
      <w:ins w:id="4" w:author="Abigail Harrison" w:date="2025-05-11T18:39:00Z" w16du:dateUtc="2025-05-11T23:39:00Z">
        <w:r w:rsidR="00690F79">
          <w:t xml:space="preserve"> as has the prevalence of overweight/</w:t>
        </w:r>
        <w:commentRangeStart w:id="5"/>
        <w:r w:rsidR="00690F79">
          <w:t>obesity</w:t>
        </w:r>
        <w:commentRangeEnd w:id="5"/>
        <w:r w:rsidR="00690F79">
          <w:rPr>
            <w:rStyle w:val="CommentReference"/>
            <w:rFonts w:asciiTheme="minorHAnsi" w:eastAsiaTheme="minorEastAsia" w:hAnsiTheme="minorHAnsi" w:cstheme="minorBidi"/>
            <w:kern w:val="2"/>
            <w14:ligatures w14:val="standardContextual"/>
          </w:rPr>
          <w:commentReference w:id="5"/>
        </w:r>
      </w:ins>
      <w:r w:rsidRPr="00DB7E0B">
        <w:t>. This is cause for concern for healthcare providers (H</w:t>
      </w:r>
      <w:r w:rsidR="00F47A2E" w:rsidRPr="00DB7E0B">
        <w:t>C</w:t>
      </w:r>
      <w:r w:rsidRPr="00DB7E0B">
        <w:t>P</w:t>
      </w:r>
      <w:r w:rsidR="00C92A29">
        <w:t>s</w:t>
      </w:r>
      <w:r w:rsidRPr="00DB7E0B">
        <w:t xml:space="preserve">) </w:t>
      </w:r>
      <w:ins w:id="6" w:author="Abigail Harrison" w:date="2025-05-11T18:40:00Z" w16du:dateUtc="2025-05-11T23:40:00Z">
        <w:r w:rsidR="00690F79">
          <w:t xml:space="preserve">who manage patients with these concerns </w:t>
        </w:r>
      </w:ins>
      <w:r w:rsidRPr="00DB7E0B">
        <w:t>considering the comorbidity that exist</w:t>
      </w:r>
      <w:r w:rsidR="008F22E7">
        <w:t>s</w:t>
      </w:r>
      <w:r w:rsidRPr="00DB7E0B">
        <w:t xml:space="preserve"> between DEBAs and overweight/obesity</w:t>
      </w:r>
      <w:r w:rsidR="008F22E7">
        <w:t>,</w:t>
      </w:r>
      <w:r w:rsidRPr="00DB7E0B">
        <w:t xml:space="preserve"> </w:t>
      </w:r>
      <w:ins w:id="7" w:author="Abigail Harrison" w:date="2025-05-11T18:40:00Z" w16du:dateUtc="2025-05-11T23:40:00Z">
        <w:r w:rsidR="00690F79">
          <w:t xml:space="preserve">with </w:t>
        </w:r>
      </w:ins>
      <w:del w:id="8" w:author="Abigail Harrison" w:date="2025-05-11T18:40:00Z" w16du:dateUtc="2025-05-11T23:40:00Z">
        <w:r w:rsidRPr="00DB7E0B" w:rsidDel="00690F79">
          <w:delText xml:space="preserve">as this holds </w:delText>
        </w:r>
      </w:del>
      <w:r w:rsidRPr="00DB7E0B">
        <w:t>implications for weight management for persons living with overweight and obesity.</w:t>
      </w:r>
    </w:p>
    <w:p w14:paraId="212E9BE1" w14:textId="648340B6" w:rsidR="00F40D64" w:rsidRPr="00DB7E0B" w:rsidRDefault="005211EE" w:rsidP="008F3A41">
      <w:pPr>
        <w:spacing w:line="480" w:lineRule="auto"/>
      </w:pPr>
      <w:r w:rsidRPr="00DB7E0B">
        <w:t xml:space="preserve"> The</w:t>
      </w:r>
      <w:ins w:id="9" w:author="Abigail Harrison" w:date="2025-05-11T18:41:00Z" w16du:dateUtc="2025-05-11T23:41:00Z">
        <w:r w:rsidR="00690F79">
          <w:t xml:space="preserve"> </w:t>
        </w:r>
      </w:ins>
      <w:del w:id="10" w:author="Abigail Harrison" w:date="2025-05-11T18:41:00Z" w16du:dateUtc="2025-05-11T23:41:00Z">
        <w:r w:rsidRPr="00DB7E0B" w:rsidDel="00690F79">
          <w:delText xml:space="preserve">refore, the </w:delText>
        </w:r>
      </w:del>
      <w:r w:rsidRPr="00DB7E0B">
        <w:t xml:space="preserve">broad approach to weight management in adolescents living with overweight and obesity </w:t>
      </w:r>
      <w:del w:id="11" w:author="Abigail Harrison" w:date="2025-05-11T18:41:00Z" w16du:dateUtc="2025-05-11T23:41:00Z">
        <w:r w:rsidRPr="00DB7E0B" w:rsidDel="00690F79">
          <w:delText xml:space="preserve">may have to be reconsidered as the </w:delText>
        </w:r>
      </w:del>
      <w:r w:rsidRPr="00DB7E0B">
        <w:t>typical</w:t>
      </w:r>
      <w:ins w:id="12" w:author="Abigail Harrison" w:date="2025-05-11T18:41:00Z" w16du:dateUtc="2025-05-11T23:41:00Z">
        <w:r w:rsidR="00690F79">
          <w:t xml:space="preserve">ly involves </w:t>
        </w:r>
      </w:ins>
      <w:del w:id="13" w:author="Abigail Harrison" w:date="2025-05-11T18:41:00Z" w16du:dateUtc="2025-05-11T23:41:00Z">
        <w:r w:rsidRPr="00DB7E0B" w:rsidDel="00690F79">
          <w:delText xml:space="preserve"> use of </w:delText>
        </w:r>
      </w:del>
      <w:r w:rsidRPr="00DB7E0B">
        <w:t xml:space="preserve">reduced </w:t>
      </w:r>
      <w:ins w:id="14" w:author="Abigail Harrison" w:date="2025-05-11T18:41:00Z" w16du:dateUtc="2025-05-11T23:41:00Z">
        <w:r w:rsidR="00690F79">
          <w:t xml:space="preserve">energy </w:t>
        </w:r>
      </w:ins>
      <w:r w:rsidRPr="00DB7E0B">
        <w:t xml:space="preserve">intake and increased exercise </w:t>
      </w:r>
      <w:ins w:id="15" w:author="Abigail Harrison" w:date="2025-05-11T18:41:00Z" w16du:dateUtc="2025-05-11T23:41:00Z">
        <w:r w:rsidR="00690F79">
          <w:t>whi</w:t>
        </w:r>
      </w:ins>
      <w:ins w:id="16" w:author="Abigail Harrison" w:date="2025-05-11T18:42:00Z" w16du:dateUtc="2025-05-11T23:42:00Z">
        <w:r w:rsidR="00690F79">
          <w:t xml:space="preserve">ch </w:t>
        </w:r>
      </w:ins>
      <w:r w:rsidRPr="00DB7E0B">
        <w:t xml:space="preserve">may not be ideal </w:t>
      </w:r>
      <w:del w:id="17" w:author="Abigail Harrison" w:date="2025-05-11T18:42:00Z" w16du:dateUtc="2025-05-11T23:42:00Z">
        <w:r w:rsidRPr="00DB7E0B" w:rsidDel="00690F79">
          <w:delText xml:space="preserve">in situations </w:delText>
        </w:r>
      </w:del>
      <w:r w:rsidRPr="00DB7E0B">
        <w:t xml:space="preserve">for those </w:t>
      </w:r>
      <w:ins w:id="18" w:author="Abigail Harrison" w:date="2025-05-11T18:42:00Z" w16du:dateUtc="2025-05-11T23:42:00Z">
        <w:r w:rsidR="00690F79">
          <w:t xml:space="preserve">clients </w:t>
        </w:r>
      </w:ins>
      <w:r w:rsidRPr="00DB7E0B">
        <w:t xml:space="preserve">who may also suffer from DEBAs and significant body dissatisfaction. </w:t>
      </w:r>
    </w:p>
    <w:p w14:paraId="5380D10C" w14:textId="24B5D18B" w:rsidR="00F40D64" w:rsidRPr="00DB7E0B" w:rsidRDefault="005211EE" w:rsidP="008F3A41">
      <w:pPr>
        <w:spacing w:line="480" w:lineRule="auto"/>
      </w:pPr>
      <w:r w:rsidRPr="00DB7E0B">
        <w:t>Without a good understanding of how obesity and disordered eating interact, medical providers may continue to focus primarily on obesity treatment</w:t>
      </w:r>
      <w:ins w:id="19" w:author="Abigail Harrison" w:date="2025-05-11T18:42:00Z" w16du:dateUtc="2025-05-11T23:42:00Z">
        <w:r w:rsidR="00690F79">
          <w:t xml:space="preserve"> </w:t>
        </w:r>
      </w:ins>
      <w:r w:rsidRPr="00DB7E0B">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instrText xml:space="preserve"> ADDIN EN.CITE </w:instrText>
      </w:r>
      <w:r w:rsidRPr="00DB7E0B">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instrText xml:space="preserve"> ADDIN EN.CITE.DATA </w:instrText>
      </w:r>
      <w:r w:rsidRPr="00DB7E0B">
        <w:fldChar w:fldCharType="end"/>
      </w:r>
      <w:r w:rsidRPr="00DB7E0B">
        <w:fldChar w:fldCharType="separate"/>
      </w:r>
      <w:r w:rsidRPr="00DB7E0B">
        <w:rPr>
          <w:noProof/>
        </w:rPr>
        <w:t>(2)</w:t>
      </w:r>
      <w:r w:rsidRPr="00DB7E0B">
        <w:fldChar w:fldCharType="end"/>
      </w:r>
      <w:r w:rsidRPr="00DB7E0B">
        <w:t xml:space="preserve"> while </w:t>
      </w:r>
      <w:ins w:id="20" w:author="Abigail Harrison" w:date="2025-05-11T18:42:00Z" w16du:dateUtc="2025-05-11T23:42:00Z">
        <w:r w:rsidR="00690F79">
          <w:t xml:space="preserve">inadvertently </w:t>
        </w:r>
      </w:ins>
      <w:r w:rsidRPr="00DB7E0B">
        <w:t xml:space="preserve">neglecting the </w:t>
      </w:r>
      <w:ins w:id="21" w:author="Abigail Harrison" w:date="2025-05-11T18:42:00Z" w16du:dateUtc="2025-05-11T23:42:00Z">
        <w:r w:rsidR="00690F79">
          <w:t xml:space="preserve">management </w:t>
        </w:r>
      </w:ins>
      <w:del w:id="22" w:author="Abigail Harrison" w:date="2025-05-11T18:42:00Z" w16du:dateUtc="2025-05-11T23:42:00Z">
        <w:r w:rsidRPr="00DB7E0B" w:rsidDel="00690F79">
          <w:delText>treatmen</w:delText>
        </w:r>
      </w:del>
      <w:del w:id="23" w:author="Abigail Harrison" w:date="2025-05-11T18:43:00Z" w16du:dateUtc="2025-05-11T23:43:00Z">
        <w:r w:rsidRPr="00DB7E0B" w:rsidDel="00690F79">
          <w:delText xml:space="preserve">t </w:delText>
        </w:r>
      </w:del>
      <w:r w:rsidRPr="00DB7E0B">
        <w:t>of DEBAs. The typical weight management strategies utilised by HCPs may</w:t>
      </w:r>
      <w:del w:id="24" w:author="Abigail Harrison" w:date="2025-05-11T18:43:00Z" w16du:dateUtc="2025-05-11T23:43:00Z">
        <w:r w:rsidR="00C92A29" w:rsidDel="00690F79">
          <w:delText>,</w:delText>
        </w:r>
      </w:del>
      <w:r w:rsidRPr="00DB7E0B">
        <w:t xml:space="preserve"> in fact</w:t>
      </w:r>
      <w:del w:id="25" w:author="Abigail Harrison" w:date="2025-05-11T18:43:00Z" w16du:dateUtc="2025-05-11T23:43:00Z">
        <w:r w:rsidR="00C92A29" w:rsidDel="00690F79">
          <w:delText>,</w:delText>
        </w:r>
      </w:del>
      <w:r w:rsidRPr="00DB7E0B">
        <w:t xml:space="preserve"> trigger DEBAs in adolescents with overweight and obesity, by </w:t>
      </w:r>
      <w:del w:id="26" w:author="Abigail Harrison" w:date="2025-05-11T18:43:00Z" w16du:dateUtc="2025-05-11T23:43:00Z">
        <w:r w:rsidRPr="00DB7E0B" w:rsidDel="00690F79">
          <w:delText xml:space="preserve">inadvertently </w:delText>
        </w:r>
      </w:del>
      <w:r w:rsidRPr="00DB7E0B">
        <w:t>contributing to internalized weight bias</w:t>
      </w:r>
      <w:r w:rsidRPr="00DB7E0B">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instrText xml:space="preserve"> ADDIN EN.CITE </w:instrText>
      </w:r>
      <w:r w:rsidRPr="00DB7E0B">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instrText xml:space="preserve"> ADDIN EN.CITE.DATA </w:instrText>
      </w:r>
      <w:r w:rsidRPr="00DB7E0B">
        <w:fldChar w:fldCharType="end"/>
      </w:r>
      <w:r w:rsidRPr="00DB7E0B">
        <w:fldChar w:fldCharType="separate"/>
      </w:r>
      <w:r w:rsidRPr="00DB7E0B">
        <w:rPr>
          <w:noProof/>
        </w:rPr>
        <w:t>(2)</w:t>
      </w:r>
      <w:r w:rsidRPr="00DB7E0B">
        <w:fldChar w:fldCharType="end"/>
      </w:r>
      <w:r w:rsidRPr="00DB7E0B">
        <w:t>, thus negatively impacting their health outcomes</w:t>
      </w:r>
      <w:ins w:id="27" w:author="Abigail Harrison" w:date="2025-05-11T18:43:00Z" w16du:dateUtc="2025-05-11T23:43:00Z">
        <w:r w:rsidR="00690F79">
          <w:t>, an uni</w:t>
        </w:r>
      </w:ins>
      <w:ins w:id="28" w:author="Abigail Harrison" w:date="2025-05-11T18:44:00Z" w16du:dateUtc="2025-05-11T23:44:00Z">
        <w:r w:rsidR="00690F79">
          <w:t>n</w:t>
        </w:r>
      </w:ins>
      <w:ins w:id="29" w:author="Abigail Harrison" w:date="2025-05-11T18:43:00Z" w16du:dateUtc="2025-05-11T23:43:00Z">
        <w:r w:rsidR="00690F79">
          <w:t>tended co</w:t>
        </w:r>
      </w:ins>
      <w:ins w:id="30" w:author="Abigail Harrison" w:date="2025-05-11T18:44:00Z" w16du:dateUtc="2025-05-11T23:44:00Z">
        <w:r w:rsidR="00690F79">
          <w:t>nsequence</w:t>
        </w:r>
      </w:ins>
      <w:r w:rsidRPr="00DB7E0B">
        <w:t xml:space="preserve">. </w:t>
      </w:r>
    </w:p>
    <w:p w14:paraId="4CCDC74F" w14:textId="77777777" w:rsidR="00F40D64" w:rsidRPr="00DB7E0B" w:rsidRDefault="00F40D64" w:rsidP="008F3A41">
      <w:pPr>
        <w:spacing w:line="480" w:lineRule="auto"/>
      </w:pPr>
    </w:p>
    <w:p w14:paraId="54A045C4" w14:textId="52536641" w:rsidR="00F40D64" w:rsidRPr="00DB7E0B" w:rsidRDefault="005211EE" w:rsidP="008F3A41">
      <w:pPr>
        <w:spacing w:line="480" w:lineRule="auto"/>
      </w:pPr>
      <w:r w:rsidRPr="00DB7E0B">
        <w:t xml:space="preserve">Further, the low awareness of DEBAs by HCPs </w:t>
      </w:r>
      <w:ins w:id="31" w:author="Abigail Harrison" w:date="2025-05-11T18:49:00Z" w16du:dateUtc="2025-05-11T23:49:00Z">
        <w:r w:rsidR="008308B6">
          <w:t xml:space="preserve">in general </w:t>
        </w:r>
      </w:ins>
      <w:r w:rsidRPr="00DB7E0B">
        <w:t xml:space="preserve">may result in infrequent screening and missed opportunities to identify them among young persons with overweight/ obesity.  Lack of training in </w:t>
      </w:r>
      <w:r w:rsidR="00C92A29">
        <w:t xml:space="preserve">the </w:t>
      </w:r>
      <w:r w:rsidRPr="00DB7E0B">
        <w:t>assessment of adolescents for DEBAs may also contribute</w:t>
      </w:r>
      <w:r w:rsidRPr="00DB7E0B">
        <w:fldChar w:fldCharType="begin">
          <w:fldData xml:space="preserve">PEVuZE5vdGU+PENpdGU+PEF1dGhvcj5Sb2JlcnRzPC9BdXRob3I+PFllYXI+MjAyMzwvWWVhcj48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</w:fldData>
        </w:fldChar>
      </w:r>
      <w:r w:rsidRPr="00DB7E0B">
        <w:instrText xml:space="preserve"> ADDIN EN.CITE </w:instrText>
      </w:r>
      <w:r w:rsidRPr="00DB7E0B">
        <w:fldChar w:fldCharType="begin">
          <w:fldData xml:space="preserve">PEVuZE5vdGU+PENpdGU+PEF1dGhvcj5Sb2JlcnRzPC9BdXRob3I+PFllYXI+MjAyMzwvWWVhcj48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</w:fldData>
        </w:fldChar>
      </w:r>
      <w:r w:rsidRPr="00DB7E0B">
        <w:instrText xml:space="preserve"> ADDIN EN.CITE.DATA </w:instrText>
      </w:r>
      <w:r w:rsidRPr="00DB7E0B">
        <w:fldChar w:fldCharType="end"/>
      </w:r>
      <w:r w:rsidRPr="00DB7E0B">
        <w:fldChar w:fldCharType="separate"/>
      </w:r>
      <w:r w:rsidRPr="00DB7E0B">
        <w:rPr>
          <w:noProof/>
        </w:rPr>
        <w:t>(3)</w:t>
      </w:r>
      <w:r w:rsidRPr="00DB7E0B">
        <w:fldChar w:fldCharType="end"/>
      </w:r>
      <w:r w:rsidRPr="00DB7E0B">
        <w:t xml:space="preserve">. Nagata et al found that persons with increased adiposity are half as likely as individuals with average or below average </w:t>
      </w:r>
      <w:r w:rsidR="001A4C4C" w:rsidRPr="00DB7E0B">
        <w:t>Body Mass Index (</w:t>
      </w:r>
      <w:r w:rsidRPr="00DB7E0B">
        <w:t>BMI</w:t>
      </w:r>
      <w:r w:rsidR="001A4C4C" w:rsidRPr="00DB7E0B">
        <w:t>)</w:t>
      </w:r>
      <w:r w:rsidRPr="00DB7E0B">
        <w:t xml:space="preserve"> to be diagnosed with an eating disorder (ED) </w:t>
      </w:r>
      <w:r w:rsidRPr="00DB7E0B">
        <w:fldChar w:fldCharType="begin">
          <w:fldData xml:space="preserve">PEVuZE5vdGU+PENpdGU+PEF1dGhvcj5OYWdhdGE8L0F1dGhvcj48WWVhcj4yMDE4PC9ZZWFyPjxS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</w:fldData>
        </w:fldChar>
      </w:r>
      <w:r w:rsidRPr="00DB7E0B">
        <w:instrText xml:space="preserve"> ADDIN EN.CITE </w:instrText>
      </w:r>
      <w:r w:rsidRPr="00DB7E0B">
        <w:fldChar w:fldCharType="begin">
          <w:fldData xml:space="preserve">PEVuZE5vdGU+PENpdGU+PEF1dGhvcj5OYWdhdGE8L0F1dGhvcj48WWVhcj4yMDE4PC9ZZWFyPjxS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</w:fldData>
        </w:fldChar>
      </w:r>
      <w:r w:rsidRPr="00DB7E0B">
        <w:instrText xml:space="preserve"> ADDIN EN.CITE.DATA </w:instrText>
      </w:r>
      <w:r w:rsidRPr="00DB7E0B">
        <w:fldChar w:fldCharType="end"/>
      </w:r>
      <w:r w:rsidRPr="00DB7E0B">
        <w:fldChar w:fldCharType="separate"/>
      </w:r>
      <w:r w:rsidRPr="00DB7E0B">
        <w:rPr>
          <w:noProof/>
        </w:rPr>
        <w:t>(4)</w:t>
      </w:r>
      <w:r w:rsidRPr="00DB7E0B">
        <w:fldChar w:fldCharType="end"/>
      </w:r>
      <w:r w:rsidRPr="00DB7E0B">
        <w:t>. Some physicians have admitted to feeling hesitant to approach the subject of EDs with their patients, allowing biases related to a patient’s body size</w:t>
      </w:r>
      <w:r w:rsidR="002C3D46">
        <w:t>/</w:t>
      </w:r>
      <w:r w:rsidRPr="00DB7E0B">
        <w:t>shape to influence perceptions about eating behaviours</w:t>
      </w:r>
      <w:r w:rsidRPr="00DB7E0B">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instrText xml:space="preserve"> ADDIN EN.CITE </w:instrText>
      </w:r>
      <w:r w:rsidRPr="00DB7E0B">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instrText xml:space="preserve"> ADDIN EN.CITE.DATA </w:instrText>
      </w:r>
      <w:r w:rsidRPr="00DB7E0B">
        <w:fldChar w:fldCharType="end"/>
      </w:r>
      <w:r w:rsidRPr="00DB7E0B">
        <w:fldChar w:fldCharType="separate"/>
      </w:r>
      <w:r w:rsidRPr="00DB7E0B">
        <w:rPr>
          <w:noProof/>
        </w:rPr>
        <w:t>(2)</w:t>
      </w:r>
      <w:r w:rsidRPr="00DB7E0B">
        <w:fldChar w:fldCharType="end"/>
      </w:r>
      <w:r w:rsidRPr="00DB7E0B">
        <w:t xml:space="preserve">. </w:t>
      </w:r>
      <w:ins w:id="32" w:author="Abigail Harrison" w:date="2025-05-11T18:50:00Z" w16du:dateUtc="2025-05-11T23:50:00Z">
        <w:r w:rsidR="008308B6">
          <w:t>However,</w:t>
        </w:r>
      </w:ins>
      <w:ins w:id="33" w:author="Abigail Harrison" w:date="2025-05-11T18:51:00Z" w16du:dateUtc="2025-05-11T23:51:00Z">
        <w:r w:rsidR="008308B6">
          <w:t xml:space="preserve"> i</w:t>
        </w:r>
      </w:ins>
      <w:del w:id="34" w:author="Abigail Harrison" w:date="2025-05-11T18:51:00Z" w16du:dateUtc="2025-05-11T23:51:00Z">
        <w:r w:rsidRPr="00DB7E0B" w:rsidDel="008308B6">
          <w:delText>I</w:delText>
        </w:r>
      </w:del>
      <w:r w:rsidRPr="00DB7E0B">
        <w:t xml:space="preserve">f DEBAs are not identified, appropriate weight management strategies are less likely to be instituted. </w:t>
      </w:r>
    </w:p>
    <w:p w14:paraId="25B1658B" w14:textId="77777777" w:rsidR="00F40D64" w:rsidRPr="00DB7E0B" w:rsidRDefault="00F40D64" w:rsidP="008F3A41">
      <w:pPr>
        <w:spacing w:line="480" w:lineRule="auto"/>
      </w:pPr>
    </w:p>
    <w:p w14:paraId="662B06CE" w14:textId="394C5C41" w:rsidR="00F40D64" w:rsidRPr="00DB7E0B" w:rsidRDefault="005211EE" w:rsidP="008F3A41">
      <w:pPr>
        <w:spacing w:line="480" w:lineRule="auto"/>
      </w:pPr>
      <w:r w:rsidRPr="00DB7E0B">
        <w:t xml:space="preserve">A better understanding of the relationship and correlation between DEBAs and overweight/obesity is critical to direct the implementation of the most appropriate weight management techniques and achieve the best outcomes for adolescents with overweight/obesity. </w:t>
      </w:r>
    </w:p>
    <w:p w14:paraId="466BD549" w14:textId="77777777" w:rsidR="00F40D64" w:rsidRPr="00DB7E0B" w:rsidRDefault="005211EE" w:rsidP="008F3A41">
      <w:pPr>
        <w:spacing w:line="480" w:lineRule="auto"/>
        <w:rPr>
          <w:color w:val="0F4761" w:themeColor="accent1" w:themeShade="BF"/>
        </w:rPr>
      </w:pPr>
      <w:r w:rsidRPr="00DB7E0B">
        <w:br w:type="page"/>
      </w:r>
    </w:p>
    <w:p w14:paraId="3448E08B" w14:textId="04442C80" w:rsidR="00F40D64" w:rsidRPr="002814F1" w:rsidRDefault="005211EE" w:rsidP="002814F1">
      <w:pPr>
        <w:pStyle w:val="Heading1"/>
      </w:pPr>
      <w:bookmarkStart w:id="35" w:name="_Toc197739617"/>
      <w:r w:rsidRPr="002814F1">
        <w:t>Literature Review</w:t>
      </w:r>
      <w:bookmarkEnd w:id="35"/>
      <w:r w:rsidRPr="002814F1">
        <w:t xml:space="preserve"> </w:t>
      </w:r>
    </w:p>
    <w:p w14:paraId="6ADB0BB6" w14:textId="77777777" w:rsidR="00F40D64" w:rsidRPr="00DB7E0B" w:rsidRDefault="00F40D64" w:rsidP="008F3A41">
      <w:pPr>
        <w:spacing w:line="480" w:lineRule="auto"/>
      </w:pPr>
    </w:p>
    <w:p w14:paraId="47B6F614" w14:textId="6F2C6A6F" w:rsidR="00F40D64" w:rsidRPr="00DB7E0B" w:rsidRDefault="005211EE" w:rsidP="008F3A41">
      <w:pPr>
        <w:autoSpaceDE w:val="0"/>
        <w:autoSpaceDN w:val="0"/>
        <w:adjustRightInd w:val="0"/>
        <w:spacing w:line="480" w:lineRule="auto"/>
        <w:rPr>
          <w:color w:val="000000" w:themeColor="text1"/>
          <w:lang w:val="en-GB"/>
        </w:rPr>
      </w:pPr>
      <w:r w:rsidRPr="00DB7E0B">
        <w:rPr>
          <w:color w:val="000000"/>
          <w:lang w:val="en-GB"/>
        </w:rPr>
        <w:t>Overweight and obesity are common disorders seen in the paediatric populatio</w:t>
      </w:r>
      <w:r w:rsidRPr="00DB7E0B">
        <w:rPr>
          <w:color w:val="000000" w:themeColor="text1"/>
          <w:lang w:val="en-GB"/>
        </w:rPr>
        <w:t xml:space="preserve">n. </w:t>
      </w:r>
      <w:r w:rsidRPr="00DB7E0B">
        <w:rPr>
          <w:color w:val="000000"/>
          <w:lang w:val="en-GB"/>
        </w:rPr>
        <w:t xml:space="preserve">Overweight </w:t>
      </w:r>
      <w:ins w:id="36" w:author="Abigail Harrison" w:date="2025-05-11T18:51:00Z" w16du:dateUtc="2025-05-11T23:51:00Z">
        <w:r w:rsidR="008308B6">
          <w:rPr>
            <w:color w:val="000000"/>
            <w:lang w:val="en-GB"/>
          </w:rPr>
          <w:t xml:space="preserve">in </w:t>
        </w:r>
        <w:r w:rsidR="008308B6" w:rsidRPr="00DB7E0B">
          <w:rPr>
            <w:color w:val="000000"/>
            <w:lang w:val="en-GB"/>
          </w:rPr>
          <w:t xml:space="preserve">children and adolescents </w:t>
        </w:r>
      </w:ins>
      <w:r w:rsidRPr="00DB7E0B">
        <w:rPr>
          <w:color w:val="000000"/>
          <w:lang w:val="en-GB"/>
        </w:rPr>
        <w:t>is defined</w:t>
      </w:r>
      <w:r w:rsidRPr="00DB7E0B">
        <w:rPr>
          <w:color w:val="000000" w:themeColor="text1"/>
          <w:lang w:val="en-GB"/>
        </w:rPr>
        <w:t xml:space="preserve"> </w:t>
      </w:r>
      <w:r w:rsidRPr="00DB7E0B">
        <w:rPr>
          <w:color w:val="000000"/>
          <w:lang w:val="en-GB"/>
        </w:rPr>
        <w:t>as a body mass index (BMI) value between the 85th and 95th percentiles for age and sex</w:t>
      </w:r>
      <w:r w:rsidR="002C3D46">
        <w:rPr>
          <w:color w:val="000000"/>
          <w:lang w:val="en-GB"/>
        </w:rPr>
        <w:t>,</w:t>
      </w:r>
      <w:r w:rsidRPr="00DB7E0B">
        <w:rPr>
          <w:color w:val="000000"/>
          <w:lang w:val="en-GB"/>
        </w:rPr>
        <w:t xml:space="preserve"> while obesity </w:t>
      </w:r>
      <w:r w:rsidRPr="00DB7E0B">
        <w:rPr>
          <w:color w:val="000000" w:themeColor="text1"/>
          <w:lang w:val="en-GB"/>
        </w:rPr>
        <w:t>i</w:t>
      </w:r>
      <w:r w:rsidRPr="00DB7E0B">
        <w:rPr>
          <w:color w:val="000000"/>
          <w:lang w:val="en-GB"/>
        </w:rPr>
        <w:t xml:space="preserve">n </w:t>
      </w:r>
      <w:del w:id="37" w:author="Abigail Harrison" w:date="2025-05-11T18:51:00Z" w16du:dateUtc="2025-05-11T23:51:00Z">
        <w:r w:rsidRPr="00DB7E0B" w:rsidDel="008308B6">
          <w:rPr>
            <w:color w:val="000000"/>
            <w:lang w:val="en-GB"/>
          </w:rPr>
          <w:delText xml:space="preserve">children and adolescents </w:delText>
        </w:r>
      </w:del>
      <w:r w:rsidRPr="00DB7E0B">
        <w:rPr>
          <w:color w:val="000000"/>
          <w:lang w:val="en-GB"/>
        </w:rPr>
        <w:t xml:space="preserve">is defined as a BMI at or greater than the 95th percentile for age and sex </w:t>
      </w:r>
      <w:r w:rsidRPr="00DB7E0B">
        <w:rPr>
          <w:color w:val="000000"/>
          <w:lang w:val="en-GB"/>
        </w:rPr>
        <w:fldChar w:fldCharType="begin"/>
      </w:r>
      <w:r w:rsidRPr="00DB7E0B">
        <w:rPr>
          <w:color w:val="000000"/>
          <w:lang w:val="en-GB"/>
        </w:rPr>
        <w:instrText xml:space="preserve"> ADDIN EN.CITE &lt;EndNote&gt;&lt;Cite&gt;&lt;Author&gt;control&lt;/Author&gt;&lt;Year&gt;2023&lt;/Year&gt;&lt;RecNum&gt;128&lt;/RecNum&gt;&lt;DisplayText&gt;(5)&lt;/DisplayText&gt;&lt;record&gt;&lt;rec-number&gt;128&lt;/rec-number&gt;&lt;foreign-keys&gt;&lt;key app="EN" db-id="0taxxtep609payevea8pxta99rpdpsa2vfv2" timestamp="1707618072"&gt;128&lt;/key&gt;&lt;/foreign-keys&gt;&lt;ref-type name="Web Page"&gt;12&lt;/ref-type&gt;&lt;contributors&gt;&lt;authors&gt;&lt;author&gt;centers for disease control &lt;/author&gt;&lt;/authors&gt;&lt;/contributors&gt;&lt;titles&gt;&lt;title&gt;Defining child BMI categories &lt;/title&gt;&lt;/titles&gt;&lt;volume&gt;2024&lt;/volume&gt;&lt;number&gt;02/10/24&lt;/number&gt;&lt;dates&gt;&lt;year&gt;2023&lt;/year&gt;&lt;/dates&gt;&lt;urls&gt;&lt;related-urls&gt;&lt;url&gt;https://www.cdc.gov/obesity/basics/childhood-defining.html&lt;/url&gt;&lt;/related-urls&gt;&lt;/urls&gt;&lt;/record&gt;&lt;/Cite&gt;&lt;/EndNote&gt;</w:instrText>
      </w:r>
      <w:r w:rsidRPr="00DB7E0B">
        <w:rPr>
          <w:color w:val="000000"/>
          <w:lang w:val="en-GB"/>
        </w:rPr>
        <w:fldChar w:fldCharType="separate"/>
      </w:r>
      <w:r w:rsidRPr="00DB7E0B">
        <w:rPr>
          <w:noProof/>
          <w:color w:val="000000"/>
          <w:lang w:val="en-GB"/>
        </w:rPr>
        <w:t>(5)</w:t>
      </w:r>
      <w:r w:rsidRPr="00DB7E0B">
        <w:rPr>
          <w:color w:val="000000"/>
          <w:lang w:val="en-GB"/>
        </w:rPr>
        <w:fldChar w:fldCharType="end"/>
      </w:r>
      <w:r w:rsidRPr="00DB7E0B">
        <w:rPr>
          <w:color w:val="000000"/>
          <w:lang w:val="en-GB"/>
        </w:rPr>
        <w:t xml:space="preserve">. The BMI is calculated as </w:t>
      </w:r>
      <w:r w:rsidRPr="00DB7E0B">
        <w:rPr>
          <w:color w:val="000000" w:themeColor="text1"/>
          <w:lang w:val="en-GB"/>
        </w:rPr>
        <w:t xml:space="preserve">weight in kilograms </w:t>
      </w:r>
      <w:r w:rsidR="00C846B9" w:rsidRPr="00DB7E0B">
        <w:rPr>
          <w:color w:val="000000" w:themeColor="text1"/>
          <w:lang w:val="en-GB"/>
        </w:rPr>
        <w:t xml:space="preserve">divided by (/) </w:t>
      </w:r>
      <w:r w:rsidRPr="00DB7E0B">
        <w:rPr>
          <w:color w:val="000000" w:themeColor="text1"/>
          <w:lang w:val="en-GB"/>
        </w:rPr>
        <w:t xml:space="preserve">height in metres squared </w:t>
      </w:r>
      <w:r w:rsidRPr="00DB7E0B">
        <w:rPr>
          <w:color w:val="000000" w:themeColor="text1"/>
          <w:lang w:val="en-GB"/>
        </w:rPr>
        <w:fldChar w:fldCharType="begin"/>
      </w:r>
      <w:r w:rsidRPr="00DB7E0B">
        <w:rPr>
          <w:color w:val="000000" w:themeColor="text1"/>
          <w:lang w:val="en-GB"/>
        </w:rPr>
        <w:instrText xml:space="preserve"> ADDIN EN.CITE &lt;EndNote&gt;&lt;Cite&gt;&lt;Author&gt;control&lt;/Author&gt;&lt;Year&gt;2023&lt;/Year&gt;&lt;RecNum&gt;128&lt;/RecNum&gt;&lt;DisplayText&gt;(5)&lt;/DisplayText&gt;&lt;record&gt;&lt;rec-number&gt;128&lt;/rec-number&gt;&lt;foreign-keys&gt;&lt;key app="EN" db-id="0taxxtep609payevea8pxta99rpdpsa2vfv2" timestamp="1707618072"&gt;128&lt;/key&gt;&lt;/foreign-keys&gt;&lt;ref-type name="Web Page"&gt;12&lt;/ref-type&gt;&lt;contributors&gt;&lt;authors&gt;&lt;author&gt;centers for disease control &lt;/author&gt;&lt;/authors&gt;&lt;/contributors&gt;&lt;titles&gt;&lt;title&gt;Defining child BMI categories &lt;/title&gt;&lt;/titles&gt;&lt;volume&gt;2024&lt;/volume&gt;&lt;number&gt;02/10/24&lt;/number&gt;&lt;dates&gt;&lt;year&gt;2023&lt;/year&gt;&lt;/dates&gt;&lt;urls&gt;&lt;related-urls&gt;&lt;url&gt;https://www.cdc.gov/obesity/basics/childhood-defining.html&lt;/url&gt;&lt;/related-urls&gt;&lt;/urls&gt;&lt;/record&gt;&lt;/Cite&gt;&lt;/EndNote&gt;</w:instrText>
      </w:r>
      <w:r w:rsidRPr="00DB7E0B">
        <w:rPr>
          <w:color w:val="000000" w:themeColor="text1"/>
          <w:lang w:val="en-GB"/>
        </w:rPr>
        <w:fldChar w:fldCharType="separate"/>
      </w:r>
      <w:r w:rsidRPr="00DB7E0B">
        <w:rPr>
          <w:noProof/>
          <w:color w:val="000000" w:themeColor="text1"/>
          <w:lang w:val="en-GB"/>
        </w:rPr>
        <w:t>(5)</w:t>
      </w:r>
      <w:r w:rsidRPr="00DB7E0B">
        <w:rPr>
          <w:color w:val="000000" w:themeColor="text1"/>
          <w:lang w:val="en-GB"/>
        </w:rPr>
        <w:fldChar w:fldCharType="end"/>
      </w:r>
      <w:r w:rsidRPr="00DB7E0B">
        <w:rPr>
          <w:color w:val="000000" w:themeColor="text1"/>
          <w:lang w:val="en-GB"/>
        </w:rPr>
        <w:t xml:space="preserve">. </w:t>
      </w:r>
      <w:r w:rsidRPr="00DB7E0B">
        <w:rPr>
          <w:color w:val="000000"/>
          <w:lang w:val="en-GB"/>
        </w:rPr>
        <w:t xml:space="preserve">(see Appendices 1 &amp; 2).  </w:t>
      </w:r>
    </w:p>
    <w:p w14:paraId="3D63148D" w14:textId="369E2E68" w:rsidR="00F40D64" w:rsidRPr="00DB7E0B" w:rsidRDefault="005211EE" w:rsidP="008F3A41">
      <w:pPr>
        <w:autoSpaceDE w:val="0"/>
        <w:autoSpaceDN w:val="0"/>
        <w:adjustRightInd w:val="0"/>
        <w:spacing w:line="480" w:lineRule="auto"/>
        <w:rPr>
          <w:color w:val="000000"/>
          <w:lang w:val="en-GB"/>
        </w:rPr>
      </w:pPr>
      <w:r w:rsidRPr="00DB7E0B">
        <w:rPr>
          <w:color w:val="000000" w:themeColor="text1"/>
          <w:lang w:val="en-GB"/>
        </w:rPr>
        <w:t>The severity of obesity</w:t>
      </w:r>
      <w:r w:rsidRPr="00DB7E0B">
        <w:rPr>
          <w:color w:val="000000"/>
          <w:lang w:val="en-GB"/>
        </w:rPr>
        <w:t xml:space="preserve"> can be classified using thresholds below</w:t>
      </w:r>
      <w:r w:rsidRPr="00DB7E0B">
        <w:t xml:space="preserve"> </w:t>
      </w:r>
      <w:r w:rsidRPr="00DB7E0B">
        <w:rPr>
          <w:color w:val="000000" w:themeColor="text1"/>
          <w:lang w:val="en-GB"/>
        </w:rPr>
        <w:fldChar w:fldCharType="begin"/>
      </w:r>
      <w:r w:rsidRPr="00DB7E0B">
        <w:rPr>
          <w:color w:val="000000" w:themeColor="text1"/>
          <w:lang w:val="en-GB"/>
        </w:rPr>
        <w:instrText xml:space="preserve"> ADDIN EN.CITE &lt;EndNote&gt;&lt;Cite&gt;&lt;Author&gt;Skelton &lt;/Author&gt;&lt;Year&gt;2023&lt;/Year&gt;&lt;RecNum&gt;24&lt;/RecNum&gt;&lt;DisplayText&gt;(6)&lt;/DisplayText&gt;&lt;record&gt;&lt;rec-number&gt;24&lt;/rec-number&gt;&lt;foreign-keys&gt;&lt;key app="EN" db-id="0taxxtep609payevea8pxta99rpdpsa2vfv2" timestamp="1693620067"&gt;24&lt;/key&gt;&lt;/foreign-keys&gt;&lt;ref-type name="Electronic Article"&gt;43&lt;/ref-type&gt;&lt;contributors&gt;&lt;authors&gt;&lt;author&gt;Skelton , Joseph&lt;/author&gt;&lt;author&gt;Klish, William&lt;/author&gt;&lt;/authors&gt;&lt;/contributors&gt;&lt;titles&gt;&lt;title&gt;Definition, epidemiology, and etiology of obesity in children and adolescents&lt;/title&gt;&lt;secondary-title&gt;uptodate&lt;/secondary-title&gt;&lt;tertiary-title&gt;uptodate&lt;/tertiary-title&gt;&lt;/titles&gt;&lt;periodical&gt;&lt;full-title&gt;uptodate&lt;/full-title&gt;&lt;/periodical&gt;&lt;dates&gt;&lt;year&gt;2023&lt;/year&gt;&lt;/dates&gt;&lt;urls&gt;&lt;related-urls&gt;&lt;url&gt;https://www.uptodate.com/contents/definition-epidemiology-and-etiology-of-obesity-in-children-and-adolescents?search=obesity%20in%20children&amp;amp;source=search_result&amp;amp;selectedTitle=1~150&amp;amp;usage_type=default&amp;amp;display_rank=1#H1&lt;/url&gt;&lt;/related-urls&gt;&lt;/urls&gt;&lt;/record&gt;&lt;/Cite&gt;&lt;/EndNote&gt;</w:instrText>
      </w:r>
      <w:r w:rsidRPr="00DB7E0B">
        <w:rPr>
          <w:color w:val="000000" w:themeColor="text1"/>
          <w:lang w:val="en-GB"/>
        </w:rPr>
        <w:fldChar w:fldCharType="separate"/>
      </w:r>
      <w:r w:rsidRPr="00DB7E0B">
        <w:rPr>
          <w:noProof/>
          <w:color w:val="000000" w:themeColor="text1"/>
          <w:lang w:val="en-GB"/>
        </w:rPr>
        <w:t>(6)</w:t>
      </w:r>
      <w:r w:rsidRPr="00DB7E0B">
        <w:rPr>
          <w:color w:val="000000" w:themeColor="text1"/>
          <w:lang w:val="en-GB"/>
        </w:rPr>
        <w:fldChar w:fldCharType="end"/>
      </w:r>
      <w:r w:rsidRPr="00DB7E0B">
        <w:rPr>
          <w:color w:val="000000"/>
          <w:lang w:val="en-GB"/>
        </w:rPr>
        <w:t xml:space="preserve">: </w:t>
      </w:r>
    </w:p>
    <w:p w14:paraId="1D182D3B" w14:textId="55C99BCA" w:rsidR="00F40D64" w:rsidRPr="00DB7E0B" w:rsidRDefault="005211EE" w:rsidP="008F3A41">
      <w:pPr>
        <w:autoSpaceDE w:val="0"/>
        <w:autoSpaceDN w:val="0"/>
        <w:adjustRightInd w:val="0"/>
        <w:spacing w:line="480" w:lineRule="auto"/>
        <w:ind w:left="720"/>
        <w:rPr>
          <w:color w:val="000000"/>
          <w:lang w:val="en-GB"/>
        </w:rPr>
      </w:pPr>
      <w:r w:rsidRPr="00DB7E0B">
        <w:rPr>
          <w:color w:val="000000"/>
          <w:lang w:val="en-GB"/>
        </w:rPr>
        <w:t>Class I – BMI ≥95th percentile for age and sex, or BMI ≥30 (whichever is lower).</w:t>
      </w:r>
    </w:p>
    <w:p w14:paraId="438BF944" w14:textId="56EA4CF7" w:rsidR="00F40D64" w:rsidRPr="00DB7E0B" w:rsidRDefault="005211EE" w:rsidP="008F3A41">
      <w:pPr>
        <w:autoSpaceDE w:val="0"/>
        <w:autoSpaceDN w:val="0"/>
        <w:adjustRightInd w:val="0"/>
        <w:spacing w:line="480" w:lineRule="auto"/>
        <w:ind w:left="720"/>
        <w:rPr>
          <w:color w:val="000000"/>
          <w:lang w:val="en-GB"/>
        </w:rPr>
      </w:pPr>
      <w:r w:rsidRPr="00DB7E0B">
        <w:rPr>
          <w:color w:val="000000"/>
          <w:lang w:val="en-GB"/>
        </w:rPr>
        <w:t>Class II – BMI ≥120 percent of the 95th percentile values or a BMI ≥35 kg/m2, whichever is lower. This corresponds to approximately the 98th percentile.  </w:t>
      </w:r>
    </w:p>
    <w:p w14:paraId="6BE66E75" w14:textId="77777777" w:rsidR="00F40D64" w:rsidRPr="00DB7E0B" w:rsidRDefault="005211EE" w:rsidP="008F3A41">
      <w:pPr>
        <w:autoSpaceDE w:val="0"/>
        <w:autoSpaceDN w:val="0"/>
        <w:adjustRightInd w:val="0"/>
        <w:spacing w:line="480" w:lineRule="auto"/>
        <w:ind w:left="720"/>
        <w:rPr>
          <w:color w:val="000000"/>
          <w:lang w:val="en-GB"/>
        </w:rPr>
      </w:pPr>
      <w:r w:rsidRPr="00DB7E0B">
        <w:rPr>
          <w:color w:val="000000"/>
          <w:lang w:val="en-GB"/>
        </w:rPr>
        <w:t>Class III obesity – BMI ≥140 percent of the 95th percentile values or a BMI ≥40 kg/m2</w:t>
      </w:r>
    </w:p>
    <w:p w14:paraId="1EE63015" w14:textId="1BD1202C"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Recent studies have demonstrated other anthropometric indices, including the waist circumference to height ratio, to be a good measure  of obesity, where a cut</w:t>
      </w:r>
      <w:r w:rsidR="002C3D46">
        <w:rPr>
          <w:color w:val="000000"/>
          <w:lang w:val="en-GB"/>
        </w:rPr>
        <w:t>-</w:t>
      </w:r>
      <w:r w:rsidRPr="00DB7E0B">
        <w:rPr>
          <w:color w:val="000000"/>
          <w:lang w:val="en-GB"/>
        </w:rPr>
        <w:t>off value of 0.5 is recommended as a marker for screening for central obesity in children and adolescents</w:t>
      </w:r>
      <w:r w:rsidRPr="00DB7E0B">
        <w:rPr>
          <w:color w:val="000000"/>
          <w:lang w:val="en-GB"/>
        </w:rPr>
        <w:fldChar w:fldCharType="begin">
          <w:fldData xml:space="preserve">PEVuZE5vdGU+PENpdGU+PEF1dGhvcj5DYXJ2YWxobzwvQXV0aG9yPjxZZWFyPjIwMjI8L1llYXI+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</w:fldData>
        </w:fldChar>
      </w:r>
      <w:r w:rsidRPr="00DB7E0B">
        <w:rPr>
          <w:color w:val="000000"/>
          <w:lang w:val="en-GB"/>
        </w:rPr>
        <w:instrText xml:space="preserve"> ADDIN EN.CITE </w:instrText>
      </w:r>
      <w:r w:rsidRPr="00DB7E0B">
        <w:rPr>
          <w:color w:val="000000"/>
          <w:lang w:val="en-GB"/>
        </w:rPr>
        <w:fldChar w:fldCharType="begin">
          <w:fldData xml:space="preserve">PEVuZE5vdGU+PENpdGU+PEF1dGhvcj5DYXJ2YWxobzwvQXV0aG9yPjxZZWFyPjIwMjI8L1llYXI+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</w:fldData>
        </w:fldChar>
      </w:r>
      <w:r w:rsidRPr="00DB7E0B">
        <w:rPr>
          <w:color w:val="000000"/>
          <w:lang w:val="en-GB"/>
        </w:rPr>
        <w:instrText xml:space="preserve"> ADDIN EN.CITE.DATA </w:instrText>
      </w:r>
      <w:r w:rsidRPr="00DB7E0B">
        <w:rPr>
          <w:color w:val="000000"/>
          <w:lang w:val="en-GB"/>
        </w:rPr>
      </w:r>
      <w:r w:rsidRPr="00DB7E0B">
        <w:rPr>
          <w:color w:val="000000"/>
          <w:lang w:val="en-GB"/>
        </w:rPr>
        <w:fldChar w:fldCharType="end"/>
      </w:r>
      <w:r w:rsidRPr="00DB7E0B">
        <w:rPr>
          <w:color w:val="000000"/>
          <w:lang w:val="en-GB"/>
        </w:rPr>
      </w:r>
      <w:r w:rsidRPr="00DB7E0B">
        <w:rPr>
          <w:color w:val="000000"/>
          <w:lang w:val="en-GB"/>
        </w:rPr>
        <w:fldChar w:fldCharType="separate"/>
      </w:r>
      <w:r w:rsidRPr="00DB7E0B">
        <w:rPr>
          <w:noProof/>
          <w:color w:val="000000"/>
          <w:lang w:val="en-GB"/>
        </w:rPr>
        <w:t>(7, 8)</w:t>
      </w:r>
      <w:r w:rsidRPr="00DB7E0B">
        <w:rPr>
          <w:color w:val="000000"/>
          <w:lang w:val="en-GB"/>
        </w:rPr>
        <w:fldChar w:fldCharType="end"/>
      </w:r>
      <w:ins w:id="38" w:author="Abigail Harrison" w:date="2025-05-11T18:56:00Z" w16du:dateUtc="2025-05-11T23:56:00Z">
        <w:r w:rsidR="008308B6">
          <w:rPr>
            <w:color w:val="000000"/>
            <w:lang w:val="en-GB"/>
          </w:rPr>
          <w:t>.</w:t>
        </w:r>
      </w:ins>
    </w:p>
    <w:p w14:paraId="7CEF5566" w14:textId="4EF0E1A4" w:rsidR="00F40D64" w:rsidRPr="00DB7E0B" w:rsidRDefault="005211EE" w:rsidP="008F3A41">
      <w:pPr>
        <w:spacing w:before="100" w:beforeAutospacing="1" w:after="100" w:afterAutospacing="1" w:line="480" w:lineRule="auto"/>
        <w:rPr>
          <w:color w:val="000000" w:themeColor="text1"/>
        </w:rPr>
      </w:pPr>
      <w:r w:rsidRPr="00DB7E0B">
        <w:rPr>
          <w:color w:val="000000" w:themeColor="text1"/>
          <w:lang w:val="en-GB"/>
        </w:rPr>
        <w:t>In 2016</w:t>
      </w:r>
      <w:r w:rsidR="00440E18">
        <w:rPr>
          <w:color w:val="000000" w:themeColor="text1"/>
          <w:lang w:val="en-GB"/>
        </w:rPr>
        <w:t>,</w:t>
      </w:r>
      <w:r w:rsidRPr="00DB7E0B">
        <w:rPr>
          <w:color w:val="000000" w:themeColor="text1"/>
          <w:lang w:val="en-GB"/>
        </w:rPr>
        <w:t xml:space="preserve"> the World Health Organization reported that globally, o</w:t>
      </w:r>
      <w:r w:rsidR="006A638F">
        <w:rPr>
          <w:color w:val="000000" w:themeColor="text1"/>
        </w:rPr>
        <w:t>ver</w:t>
      </w:r>
      <w:r w:rsidRPr="00DB7E0B">
        <w:rPr>
          <w:color w:val="000000" w:themeColor="text1"/>
        </w:rPr>
        <w:t xml:space="preserve"> 340 million children and adolescents, aged 5-19 years, had overweight or obesity, using the following WHO definitions for overweight and obesity</w:t>
      </w:r>
      <w:r w:rsidRPr="00DB7E0B">
        <w:rPr>
          <w:color w:val="000000" w:themeColor="text1"/>
        </w:rPr>
        <w:fldChar w:fldCharType="begin"/>
      </w:r>
      <w:r w:rsidRPr="00DB7E0B">
        <w:rPr>
          <w:color w:val="000000" w:themeColor="text1"/>
        </w:rPr>
        <w:instrText xml:space="preserve"> ADDIN EN.CITE &lt;EndNote&gt;&lt;Cite&gt;&lt;Author&gt;organization&lt;/Author&gt;&lt;Year&gt;2021&lt;/Year&gt;&lt;RecNum&gt;93&lt;/RecNum&gt;&lt;DisplayText&gt;(9)&lt;/DisplayText&gt;&lt;record&gt;&lt;rec-number&gt;93&lt;/rec-number&gt;&lt;foreign-keys&gt;&lt;key app="EN" db-id="0taxxtep609payevea8pxta99rpdpsa2vfv2" timestamp="1705981198"&gt;93&lt;/key&gt;&lt;/foreign-keys&gt;&lt;ref-type name="Web Page"&gt;12&lt;/ref-type&gt;&lt;contributors&gt;&lt;authors&gt;&lt;author&gt;world health organization &lt;/author&gt;&lt;/authors&gt;&lt;/contributors&gt;&lt;titles&gt;&lt;title&gt;obesity and overweight &lt;/title&gt;&lt;/titles&gt;&lt;pages&gt;fact sheet &lt;/pages&gt;&lt;volume&gt;2024&lt;/volume&gt;&lt;number&gt;22/01/2024&lt;/number&gt;&lt;dates&gt;&lt;year&gt;2021&lt;/year&gt;&lt;pub-dates&gt;&lt;date&gt;09/06/2021&lt;/date&gt;&lt;/pub-dates&gt;&lt;/dates&gt;&lt;urls&gt;&lt;related-urls&gt;&lt;url&gt;https://www.who.int/news-room/fact-sheets/detail/obesity-and-overweight&lt;/url&gt;&lt;/related-urls&gt;&lt;/urls&gt;&lt;custom1&gt;2024&lt;/custom1&gt;&lt;custom2&gt;22/01/24&lt;/custom2&gt;&lt;/record&gt;&lt;/Cite&gt;&lt;/EndNote&gt;</w:instrText>
      </w:r>
      <w:r w:rsidRPr="00DB7E0B">
        <w:rPr>
          <w:color w:val="000000" w:themeColor="text1"/>
        </w:rPr>
        <w:fldChar w:fldCharType="separate"/>
      </w:r>
      <w:r w:rsidRPr="00DB7E0B">
        <w:rPr>
          <w:noProof/>
          <w:color w:val="000000" w:themeColor="text1"/>
        </w:rPr>
        <w:t>(9)</w:t>
      </w:r>
      <w:r w:rsidRPr="00DB7E0B">
        <w:rPr>
          <w:color w:val="000000" w:themeColor="text1"/>
        </w:rPr>
        <w:fldChar w:fldCharType="end"/>
      </w:r>
      <w:r w:rsidRPr="00DB7E0B">
        <w:rPr>
          <w:color w:val="000000" w:themeColor="text1"/>
        </w:rPr>
        <w:t xml:space="preserve">: </w:t>
      </w:r>
    </w:p>
    <w:p w14:paraId="4FBC847B" w14:textId="7384953F" w:rsidR="00F40D64" w:rsidRPr="00DB7E0B" w:rsidRDefault="005211EE" w:rsidP="008F3A41">
      <w:pPr>
        <w:spacing w:before="100" w:beforeAutospacing="1" w:after="100" w:afterAutospacing="1" w:line="480" w:lineRule="auto"/>
        <w:ind w:left="720"/>
        <w:rPr>
          <w:color w:val="000000" w:themeColor="text1"/>
        </w:rPr>
      </w:pPr>
      <w:r w:rsidRPr="00DB7E0B">
        <w:rPr>
          <w:color w:val="000000" w:themeColor="text1"/>
        </w:rPr>
        <w:t xml:space="preserve">Overweight: BMI (kg/m2) for age greater than one standard deviation above the WHO growth reference median (see Appendices 3&amp;4)   </w:t>
      </w:r>
    </w:p>
    <w:p w14:paraId="1F281923" w14:textId="070EAE6B" w:rsidR="00F40D64" w:rsidRPr="00DB7E0B" w:rsidRDefault="005211EE" w:rsidP="008F3A41">
      <w:pPr>
        <w:spacing w:before="100" w:beforeAutospacing="1" w:after="100" w:afterAutospacing="1" w:line="480" w:lineRule="auto"/>
        <w:ind w:left="720"/>
        <w:rPr>
          <w:color w:val="000000" w:themeColor="text1"/>
        </w:rPr>
      </w:pPr>
      <w:r w:rsidRPr="00DB7E0B">
        <w:rPr>
          <w:color w:val="000000" w:themeColor="text1"/>
        </w:rPr>
        <w:t>Obesity:  BMI (kg/m2) for age is greater than 2 standard deviations above the WHO growth reference median</w:t>
      </w:r>
      <w:r w:rsidRPr="00DB7E0B">
        <w:rPr>
          <w:color w:val="000000" w:themeColor="text1"/>
          <w:lang w:val="en-GB"/>
        </w:rPr>
        <w:t>.</w:t>
      </w:r>
    </w:p>
    <w:p w14:paraId="27F63B9A" w14:textId="3B374363" w:rsidR="00F40D64" w:rsidRPr="00DB7E0B" w:rsidRDefault="005211EE" w:rsidP="008F3A41">
      <w:pPr>
        <w:spacing w:before="100" w:beforeAutospacing="1" w:after="100" w:afterAutospacing="1" w:line="480" w:lineRule="auto"/>
        <w:rPr>
          <w:color w:val="000000"/>
        </w:rPr>
      </w:pPr>
      <w:r w:rsidRPr="00DB7E0B">
        <w:rPr>
          <w:color w:val="000000" w:themeColor="text1"/>
          <w:lang w:val="en-GB"/>
        </w:rPr>
        <w:t xml:space="preserve"> Using the </w:t>
      </w:r>
      <w:r w:rsidR="008A1AA4" w:rsidRPr="00DB7E0B">
        <w:rPr>
          <w:color w:val="000000" w:themeColor="text1"/>
          <w:lang w:val="en-GB"/>
        </w:rPr>
        <w:t xml:space="preserve">Centers for Disease Control </w:t>
      </w:r>
      <w:r w:rsidR="002B0E0E" w:rsidRPr="00DB7E0B">
        <w:rPr>
          <w:color w:val="000000" w:themeColor="text1"/>
          <w:lang w:val="en-GB"/>
        </w:rPr>
        <w:t xml:space="preserve">and Prevention </w:t>
      </w:r>
      <w:r w:rsidR="008A1AA4" w:rsidRPr="00DB7E0B">
        <w:rPr>
          <w:color w:val="000000" w:themeColor="text1"/>
          <w:lang w:val="en-GB"/>
        </w:rPr>
        <w:t>(</w:t>
      </w:r>
      <w:r w:rsidRPr="00DB7E0B">
        <w:rPr>
          <w:color w:val="000000" w:themeColor="text1"/>
          <w:lang w:val="en-GB"/>
        </w:rPr>
        <w:t>CDC</w:t>
      </w:r>
      <w:r w:rsidR="008A1AA4" w:rsidRPr="00DB7E0B">
        <w:rPr>
          <w:color w:val="000000" w:themeColor="text1"/>
          <w:lang w:val="en-GB"/>
        </w:rPr>
        <w:t>)</w:t>
      </w:r>
      <w:r w:rsidRPr="00DB7E0B">
        <w:rPr>
          <w:color w:val="000000" w:themeColor="text1"/>
          <w:lang w:val="en-GB"/>
        </w:rPr>
        <w:t xml:space="preserve"> classification</w:t>
      </w:r>
      <w:r w:rsidR="00426380">
        <w:rPr>
          <w:color w:val="000000" w:themeColor="text1"/>
          <w:lang w:val="en-GB"/>
        </w:rPr>
        <w:t>,</w:t>
      </w:r>
      <w:r w:rsidRPr="00DB7E0B">
        <w:rPr>
          <w:color w:val="000000" w:themeColor="text1"/>
          <w:lang w:val="en-GB"/>
        </w:rPr>
        <w:t xml:space="preserve"> the </w:t>
      </w:r>
      <w:r w:rsidRPr="00DB7E0B">
        <w:rPr>
          <w:color w:val="000000" w:themeColor="text1"/>
        </w:rPr>
        <w:t>prevalence of obesity in US children and adolescents aged 2-19 years in 2017-2020 was approximately 14.7 million.  The prevalence was shown to increase with age</w:t>
      </w:r>
      <w:r w:rsidR="00426380">
        <w:rPr>
          <w:color w:val="000000" w:themeColor="text1"/>
        </w:rPr>
        <w:t>:</w:t>
      </w:r>
      <w:r w:rsidRPr="00DB7E0B">
        <w:rPr>
          <w:color w:val="000000" w:themeColor="text1"/>
        </w:rPr>
        <w:t xml:space="preserve"> 12.7% for children 2- to 5-years-old, 20.7% among 6- to 11-year-olds, and 22.2% among 12- to 19-year-olds</w:t>
      </w:r>
      <w:r w:rsidRPr="00DB7E0B">
        <w:rPr>
          <w:color w:val="000000"/>
        </w:rPr>
        <w:fldChar w:fldCharType="begin"/>
      </w:r>
      <w:r w:rsidRPr="00DB7E0B">
        <w:rPr>
          <w:color w:val="000000"/>
        </w:rPr>
        <w:instrText xml:space="preserve"> ADDIN EN.CITE &lt;EndNote&gt;&lt;Cite&gt;&lt;Author&gt;prevention&lt;/Author&gt;&lt;Year&gt;2022&lt;/Year&gt;&lt;RecNum&gt;82&lt;/RecNum&gt;&lt;DisplayText&gt;(10)&lt;/DisplayText&gt;&lt;record&gt;&lt;rec-number&gt;82&lt;/rec-number&gt;&lt;foreign-keys&gt;&lt;key app="EN" db-id="0taxxtep609payevea8pxta99rpdpsa2vfv2" timestamp="1704602561"&gt;82&lt;/key&gt;&lt;/foreign-keys&gt;&lt;ref-type name="Web Page"&gt;12&lt;/ref-type&gt;&lt;contributors&gt;&lt;authors&gt;&lt;author&gt;centers for disease control and prevention &lt;/author&gt;&lt;/authors&gt;&lt;/contributors&gt;&lt;titles&gt;&lt;title&gt;prevalence of childhood obesity in the united states &lt;/title&gt;&lt;/titles&gt;&lt;pages&gt;childhood obesity facts &lt;/pages&gt;&lt;volume&gt;2024&lt;/volume&gt;&lt;number&gt;6/1/24&lt;/number&gt;&lt;dates&gt;&lt;year&gt;2022&lt;/year&gt;&lt;/dates&gt;&lt;urls&gt;&lt;related-urls&gt;&lt;url&gt;https://www.cdc.gov/obesity/data/childhood.html&lt;/url&gt;&lt;/related-urls&gt;&lt;/urls&gt;&lt;/record&gt;&lt;/Cite&gt;&lt;/EndNote&gt;</w:instrText>
      </w:r>
      <w:r w:rsidRPr="00DB7E0B">
        <w:rPr>
          <w:color w:val="000000"/>
        </w:rPr>
        <w:fldChar w:fldCharType="separate"/>
      </w:r>
      <w:r w:rsidRPr="00DB7E0B">
        <w:rPr>
          <w:noProof/>
          <w:color w:val="000000"/>
        </w:rPr>
        <w:t>(10)</w:t>
      </w:r>
      <w:r w:rsidRPr="00DB7E0B">
        <w:rPr>
          <w:color w:val="000000"/>
        </w:rPr>
        <w:fldChar w:fldCharType="end"/>
      </w:r>
      <w:r w:rsidRPr="00DB7E0B">
        <w:rPr>
          <w:color w:val="000000"/>
        </w:rPr>
        <w:t>.</w:t>
      </w:r>
    </w:p>
    <w:p w14:paraId="3B2B7BF6" w14:textId="65FAF0A6" w:rsidR="00F40D64" w:rsidRPr="00DB7E0B" w:rsidRDefault="005211EE" w:rsidP="008F3A41">
      <w:pPr>
        <w:spacing w:before="100" w:beforeAutospacing="1" w:after="100" w:afterAutospacing="1" w:line="480" w:lineRule="auto"/>
        <w:rPr>
          <w:color w:val="333333"/>
          <w:shd w:val="clear" w:color="auto" w:fill="FFFFFF"/>
        </w:rPr>
      </w:pPr>
      <w:r w:rsidRPr="00DB7E0B">
        <w:rPr>
          <w:color w:val="000000" w:themeColor="text1"/>
        </w:rPr>
        <w:t>In the European Union</w:t>
      </w:r>
      <w:r w:rsidR="00364474" w:rsidRPr="00DB7E0B">
        <w:rPr>
          <w:color w:val="000000" w:themeColor="text1"/>
        </w:rPr>
        <w:t xml:space="preserve"> </w:t>
      </w:r>
      <w:proofErr w:type="gramStart"/>
      <w:r w:rsidR="00364474" w:rsidRPr="00DB7E0B">
        <w:rPr>
          <w:color w:val="000000" w:themeColor="text1"/>
        </w:rPr>
        <w:t>( EU</w:t>
      </w:r>
      <w:proofErr w:type="gramEnd"/>
      <w:r w:rsidR="00364474" w:rsidRPr="00DB7E0B">
        <w:rPr>
          <w:color w:val="000000" w:themeColor="text1"/>
        </w:rPr>
        <w:t>)</w:t>
      </w:r>
      <w:r w:rsidRPr="00DB7E0B">
        <w:rPr>
          <w:color w:val="000000" w:themeColor="text1"/>
        </w:rPr>
        <w:t>, an increase has been noted across EU countries over time - in 2010, one in six (16%) adolescents were found to have overweight or obesity</w:t>
      </w:r>
      <w:r w:rsidR="00426380">
        <w:rPr>
          <w:color w:val="000000" w:themeColor="text1"/>
        </w:rPr>
        <w:t>,</w:t>
      </w:r>
      <w:r w:rsidRPr="00DB7E0B">
        <w:rPr>
          <w:color w:val="000000" w:themeColor="text1"/>
        </w:rPr>
        <w:t xml:space="preserve"> and this rate increased i</w:t>
      </w:r>
      <w:r w:rsidRPr="00DB7E0B">
        <w:rPr>
          <w:color w:val="333333"/>
        </w:rPr>
        <w:t>n 2018</w:t>
      </w:r>
      <w:r w:rsidR="00426380">
        <w:rPr>
          <w:color w:val="333333"/>
        </w:rPr>
        <w:t>,</w:t>
      </w:r>
      <w:r w:rsidR="0091276D" w:rsidRPr="00DB7E0B">
        <w:rPr>
          <w:color w:val="333333"/>
        </w:rPr>
        <w:t xml:space="preserve"> </w:t>
      </w:r>
      <w:r w:rsidRPr="00DB7E0B">
        <w:rPr>
          <w:color w:val="333333"/>
        </w:rPr>
        <w:t xml:space="preserve">with </w:t>
      </w:r>
      <w:r w:rsidRPr="00DB7E0B">
        <w:rPr>
          <w:color w:val="000000" w:themeColor="text1"/>
        </w:rPr>
        <w:t xml:space="preserve">one in five (19%) 15-year-olds having overweight or obesity. A three-fold variation in </w:t>
      </w:r>
      <w:r w:rsidR="00440E18">
        <w:rPr>
          <w:color w:val="000000" w:themeColor="text1"/>
        </w:rPr>
        <w:t xml:space="preserve">the </w:t>
      </w:r>
      <w:r w:rsidRPr="00DB7E0B">
        <w:rPr>
          <w:color w:val="000000" w:themeColor="text1"/>
        </w:rPr>
        <w:t>prevalence of overweight and obesity among adolescents was noted across EU countries, ranging from 12% in the Netherlands to 36% in Malta</w:t>
      </w:r>
      <w:r w:rsidRPr="00DB7E0B">
        <w:rPr>
          <w:color w:val="000000" w:themeColor="text1"/>
          <w:shd w:val="clear" w:color="auto" w:fill="FFFFFF"/>
        </w:rPr>
        <w:fldChar w:fldCharType="begin"/>
      </w:r>
      <w:r w:rsidRPr="00DB7E0B">
        <w:rPr>
          <w:color w:val="000000" w:themeColor="text1"/>
          <w:shd w:val="clear" w:color="auto" w:fill="FFFFFF"/>
        </w:rPr>
        <w:instrText xml:space="preserve"> ADDIN EN.CITE &lt;EndNote&gt;&lt;Cite&gt;&lt;Author&gt;Development&lt;/Author&gt;&lt;Year&gt;2020&lt;/Year&gt;&lt;RecNum&gt;83&lt;/RecNum&gt;&lt;DisplayText&gt;(11)&lt;/DisplayText&gt;&lt;record&gt;&lt;rec-number&gt;83&lt;/rec-number&gt;&lt;foreign-keys&gt;&lt;key app="EN" db-id="0taxxtep609payevea8pxta99rpdpsa2vfv2" timestamp="1704603549"&gt;83&lt;/key&gt;&lt;/foreign-keys&gt;&lt;ref-type name="Web Page"&gt;12&lt;/ref-type&gt;&lt;contributors&gt;&lt;authors&gt;&lt;author&gt;Organisation for Economic Cooperation and Development&lt;/author&gt;&lt;/authors&gt;&lt;/contributors&gt;&lt;titles&gt;&lt;title&gt;Overweight and obesity among children and adolescents&lt;/title&gt;&lt;/titles&gt;&lt;volume&gt;2024&lt;/volume&gt;&lt;number&gt;6/01/2024&lt;/number&gt;&lt;dates&gt;&lt;year&gt;2020&lt;/year&gt;&lt;/dates&gt;&lt;publisher&gt;OECD &lt;/publisher&gt;&lt;urls&gt;&lt;related-urls&gt;&lt;url&gt;https://www.oecd-ilibrary.org/sites/7402dbb2-en/index.html?itemId=/content/component/7402dbb2-en#:~:text=In%202018%2C%20almost%20one%20in,Netherlands%20to%2036%25%20in%20Malta.&lt;/url&gt;&lt;/related-urls&gt;&lt;/urls&gt;&lt;remote-database-name&gt;OECD &lt;/remote-database-name&gt;&lt;/record&gt;&lt;/Cite&gt;&lt;/EndNote&gt;</w:instrText>
      </w:r>
      <w:r w:rsidRPr="00DB7E0B">
        <w:rPr>
          <w:color w:val="000000" w:themeColor="text1"/>
          <w:shd w:val="clear" w:color="auto" w:fill="FFFFFF"/>
        </w:rPr>
        <w:fldChar w:fldCharType="separate"/>
      </w:r>
      <w:r w:rsidRPr="00DB7E0B">
        <w:rPr>
          <w:noProof/>
          <w:color w:val="000000" w:themeColor="text1"/>
          <w:shd w:val="clear" w:color="auto" w:fill="FFFFFF"/>
        </w:rPr>
        <w:t>(11)</w:t>
      </w:r>
      <w:r w:rsidRPr="00DB7E0B">
        <w:rPr>
          <w:color w:val="000000" w:themeColor="text1"/>
          <w:shd w:val="clear" w:color="auto" w:fill="FFFFFF"/>
        </w:rPr>
        <w:fldChar w:fldCharType="end"/>
      </w:r>
      <w:r w:rsidRPr="00DB7E0B">
        <w:rPr>
          <w:color w:val="000000" w:themeColor="text1"/>
          <w:shd w:val="clear" w:color="auto" w:fill="FFFFFF"/>
        </w:rPr>
        <w:t>.</w:t>
      </w:r>
    </w:p>
    <w:p w14:paraId="32EA1DA1" w14:textId="1A01224B" w:rsidR="00F40D64" w:rsidRPr="00DB7E0B" w:rsidRDefault="005211EE" w:rsidP="008F3A41">
      <w:pPr>
        <w:shd w:val="clear" w:color="auto" w:fill="FFFFFF"/>
        <w:spacing w:line="480" w:lineRule="auto"/>
        <w:rPr>
          <w:color w:val="333333"/>
          <w:shd w:val="clear" w:color="auto" w:fill="FFFFFF"/>
        </w:rPr>
      </w:pPr>
      <w:r w:rsidRPr="00DB7E0B">
        <w:rPr>
          <w:color w:val="000000" w:themeColor="text1"/>
          <w:shd w:val="clear" w:color="auto" w:fill="FFFFFF"/>
        </w:rPr>
        <w:t>In 2016, on average across high and upper-middle</w:t>
      </w:r>
      <w:r w:rsidR="00440E18">
        <w:rPr>
          <w:color w:val="000000" w:themeColor="text1"/>
          <w:shd w:val="clear" w:color="auto" w:fill="FFFFFF"/>
        </w:rPr>
        <w:t>-</w:t>
      </w:r>
      <w:r w:rsidRPr="00DB7E0B">
        <w:rPr>
          <w:color w:val="000000" w:themeColor="text1"/>
          <w:shd w:val="clear" w:color="auto" w:fill="FFFFFF"/>
        </w:rPr>
        <w:t xml:space="preserve">income Asia-Pacific countries and territories, over one in ten children and adolescents had obesity, </w:t>
      </w:r>
      <w:r w:rsidR="00440E18">
        <w:rPr>
          <w:color w:val="000000" w:themeColor="text1"/>
          <w:shd w:val="clear" w:color="auto" w:fill="FFFFFF"/>
        </w:rPr>
        <w:t>which was</w:t>
      </w:r>
      <w:r w:rsidRPr="00DB7E0B">
        <w:rPr>
          <w:color w:val="000000" w:themeColor="text1"/>
          <w:shd w:val="clear" w:color="auto" w:fill="FFFFFF"/>
        </w:rPr>
        <w:t xml:space="preserve"> more than double the prevalence observed across lower-middle- and low-income Asia-Pacific countries and territories.  In New Zealand, where the obesity rate is the highest in Asia-Pacific, the prevalence of overweight was also the highest in the region at almost 40%, whereas in India with one of the lowest obesity rates, the prevalence of overweight was less than 7%</w:t>
      </w:r>
      <w:ins w:id="39" w:author="Abigail Harrison" w:date="2025-05-11T18:57:00Z" w16du:dateUtc="2025-05-11T23:57:00Z">
        <w:r w:rsidR="008308B6">
          <w:rPr>
            <w:color w:val="000000" w:themeColor="text1"/>
            <w:shd w:val="clear" w:color="auto" w:fill="FFFFFF"/>
          </w:rPr>
          <w:t xml:space="preserve"> </w:t>
        </w:r>
      </w:ins>
      <w:r w:rsidRPr="00DB7E0B">
        <w:rPr>
          <w:color w:val="000000" w:themeColor="text1"/>
          <w:shd w:val="clear" w:color="auto" w:fill="FFFFFF"/>
        </w:rPr>
        <w:fldChar w:fldCharType="begin"/>
      </w:r>
      <w:r w:rsidRPr="00DB7E0B">
        <w:rPr>
          <w:color w:val="000000" w:themeColor="text1"/>
          <w:shd w:val="clear" w:color="auto" w:fill="FFFFFF"/>
        </w:rPr>
        <w:instrText xml:space="preserve"> ADDIN EN.CITE &lt;EndNote&gt;&lt;Cite&gt;&lt;Author&gt;Development&lt;/Author&gt;&lt;Year&gt;2020&lt;/Year&gt;&lt;RecNum&gt;84&lt;/RecNum&gt;&lt;DisplayText&gt;(12)&lt;/DisplayText&gt;&lt;record&gt;&lt;rec-number&gt;84&lt;/rec-number&gt;&lt;foreign-keys&gt;&lt;key app="EN" db-id="0taxxtep609payevea8pxta99rpdpsa2vfv2" timestamp="1704607619"&gt;84&lt;/key&gt;&lt;/foreign-keys&gt;&lt;ref-type name="Web Page"&gt;12&lt;/ref-type&gt;&lt;contributors&gt;&lt;authors&gt;&lt;author&gt;Organisation for Economic Cooperation and Development&lt;/author&gt;&lt;/authors&gt;&lt;/contributors&gt;&lt;titles&gt;&lt;title&gt;Overweight and obesity&lt;/title&gt;&lt;/titles&gt;&lt;volume&gt;2024&lt;/volume&gt;&lt;number&gt;6/1/24&lt;/number&gt;&lt;dates&gt;&lt;year&gt;2020&lt;/year&gt;&lt;/dates&gt;&lt;urls&gt;&lt;related-urls&gt;&lt;url&gt;https://www.oecd-ilibrary.org/sites/a47d0cd2-en/index.html?itemId=/content/component/a47d0cd2-en#:~:text=On%20average%20across%20high%20and,Asia%2DPacific%20countries%20and%20territories.&lt;/url&gt;&lt;/related-urls&gt;&lt;/urls&gt;&lt;/record&gt;&lt;/Cite&gt;&lt;/EndNote&gt;</w:instrText>
      </w:r>
      <w:r w:rsidRPr="00DB7E0B">
        <w:rPr>
          <w:color w:val="000000" w:themeColor="text1"/>
          <w:shd w:val="clear" w:color="auto" w:fill="FFFFFF"/>
        </w:rPr>
        <w:fldChar w:fldCharType="separate"/>
      </w:r>
      <w:r w:rsidRPr="00DB7E0B">
        <w:rPr>
          <w:noProof/>
          <w:color w:val="000000" w:themeColor="text1"/>
          <w:shd w:val="clear" w:color="auto" w:fill="FFFFFF"/>
        </w:rPr>
        <w:t>(12)</w:t>
      </w:r>
      <w:r w:rsidRPr="00DB7E0B">
        <w:rPr>
          <w:color w:val="000000" w:themeColor="text1"/>
          <w:shd w:val="clear" w:color="auto" w:fill="FFFFFF"/>
        </w:rPr>
        <w:fldChar w:fldCharType="end"/>
      </w:r>
      <w:r w:rsidRPr="00DB7E0B">
        <w:rPr>
          <w:color w:val="333333"/>
          <w:shd w:val="clear" w:color="auto" w:fill="FFFFFF"/>
        </w:rPr>
        <w:t>.</w:t>
      </w:r>
    </w:p>
    <w:p w14:paraId="1EE28296" w14:textId="30194CF8" w:rsidR="00F40D64" w:rsidRPr="00DB7E0B" w:rsidRDefault="005211EE" w:rsidP="008F3A41">
      <w:pPr>
        <w:shd w:val="clear" w:color="auto" w:fill="FFFFFF" w:themeFill="background1"/>
        <w:spacing w:line="480" w:lineRule="auto"/>
        <w:rPr>
          <w:color w:val="000000"/>
          <w:lang w:val="en-GB"/>
        </w:rPr>
      </w:pPr>
      <w:r w:rsidRPr="00DB7E0B">
        <w:rPr>
          <w:color w:val="000000"/>
          <w:lang w:val="en-GB"/>
        </w:rPr>
        <w:t>In the Caribbean, in a 2008 study in Bonaire</w:t>
      </w:r>
      <w:r w:rsidR="004B1BD3">
        <w:rPr>
          <w:color w:val="000000"/>
          <w:lang w:val="en-GB"/>
        </w:rPr>
        <w:t>,</w:t>
      </w:r>
      <w:r w:rsidRPr="00DB7E0B">
        <w:rPr>
          <w:color w:val="000000"/>
          <w:lang w:val="en-GB"/>
        </w:rPr>
        <w:t xml:space="preserve"> 14</w:t>
      </w:r>
      <w:r w:rsidRPr="00DB7E0B">
        <w:rPr>
          <w:color w:val="101010"/>
          <w:lang w:val="en-GB"/>
        </w:rPr>
        <w:t xml:space="preserve">.3% of the boys (aged 4-19 years) and 18.6% of the girls were classified as having overweight, and 9.8% of the boys and 13.0% of the girls with obesity </w:t>
      </w:r>
      <w:r w:rsidRPr="00DB7E0B">
        <w:rPr>
          <w:color w:val="101010"/>
          <w:lang w:val="en-GB"/>
        </w:rPr>
        <w:fldChar w:fldCharType="begin"/>
      </w:r>
      <w:r w:rsidRPr="00DB7E0B">
        <w:rPr>
          <w:color w:val="101010"/>
          <w:lang w:val="en-GB"/>
        </w:rPr>
        <w:instrText xml:space="preserve"> ADDIN EN.CITE &lt;EndNote&gt;&lt;Cite&gt;&lt;Author&gt;Schwiebbe&lt;/Author&gt;&lt;Year&gt;2011&lt;/Year&gt;&lt;RecNum&gt;76&lt;/RecNum&gt;&lt;DisplayText&gt;(13)&lt;/DisplayText&gt;&lt;record&gt;&lt;rec-number&gt;76&lt;/rec-number&gt;&lt;foreign-keys&gt;&lt;key app="EN" db-id="0taxxtep609payevea8pxta99rpdpsa2vfv2" timestamp="1704252825"&gt;76&lt;/key&gt;&lt;/foreign-keys&gt;&lt;ref-type name="Journal Article"&gt;17&lt;/ref-type&gt;&lt;contributors&gt;&lt;authors&gt;&lt;author&gt;Schwiebbe, L.&lt;/author&gt;&lt;author&gt;van Rest, J.&lt;/author&gt;&lt;author&gt;Verhagen, E.&lt;/author&gt;&lt;author&gt;Visser, R. W.&lt;/author&gt;&lt;author&gt;Holthe, J. K.&lt;/author&gt;&lt;author&gt;Hirasing, R. A.&lt;/author&gt;&lt;/authors&gt;&lt;/contributors&gt;&lt;auth-address&gt;Department of Public and Occupational Health and the EMGO Institute for Health and Care Research, VU University Medical Center, Amsterdam, The Netherlands.&lt;/auth-address&gt;&lt;titles&gt;&lt;title&gt;Childhood obesity in the Caribbean&lt;/title&gt;&lt;secondary-title&gt;West Indian Med J&lt;/secondary-title&gt;&lt;/titles&gt;&lt;periodical&gt;&lt;full-title&gt;West Indian Med J&lt;/full-title&gt;&lt;/periodical&gt;&lt;pages&gt;442-5&lt;/pages&gt;&lt;volume&gt;60&lt;/volume&gt;&lt;number&gt;4&lt;/number&gt;&lt;keywords&gt;&lt;keyword&gt;Adolescent&lt;/keyword&gt;&lt;keyword&gt;Body Mass Index&lt;/keyword&gt;&lt;keyword&gt;Child&lt;/keyword&gt;&lt;keyword&gt;Child, Preschool&lt;/keyword&gt;&lt;keyword&gt;Cross-Sectional Studies&lt;/keyword&gt;&lt;keyword&gt;Diet&lt;/keyword&gt;&lt;keyword&gt;Female&lt;/keyword&gt;&lt;keyword&gt;Humans&lt;/keyword&gt;&lt;keyword&gt;Life Style&lt;/keyword&gt;&lt;keyword&gt;Male&lt;/keyword&gt;&lt;keyword&gt;Obesity/*epidemiology&lt;/keyword&gt;&lt;keyword&gt;Overweight/epidemiology&lt;/keyword&gt;&lt;keyword&gt;West Indies/epidemiology&lt;/keyword&gt;&lt;/keywords&gt;&lt;dates&gt;&lt;year&gt;2011&lt;/year&gt;&lt;pub-dates&gt;&lt;date&gt;Jul&lt;/date&gt;&lt;/pub-dates&gt;&lt;/dates&gt;&lt;isbn&gt;0043-3144 (Print)&amp;#xD;0043-3144&lt;/isbn&gt;&lt;accession-num&gt;22097675&lt;/accession-num&gt;&lt;urls&gt;&lt;/urls&gt;&lt;remote-database-provider&gt;NLM&lt;/remote-database-provider&gt;&lt;language&gt;eng&lt;/language&gt;&lt;/record&gt;&lt;/Cite&gt;&lt;/EndNote&gt;</w:instrText>
      </w:r>
      <w:r w:rsidRPr="00DB7E0B">
        <w:rPr>
          <w:color w:val="101010"/>
          <w:lang w:val="en-GB"/>
        </w:rPr>
        <w:fldChar w:fldCharType="separate"/>
      </w:r>
      <w:r w:rsidRPr="00DB7E0B">
        <w:rPr>
          <w:noProof/>
          <w:color w:val="101010"/>
          <w:lang w:val="en-GB"/>
        </w:rPr>
        <w:t>(13)</w:t>
      </w:r>
      <w:r w:rsidRPr="00DB7E0B">
        <w:rPr>
          <w:color w:val="101010"/>
          <w:lang w:val="en-GB"/>
        </w:rPr>
        <w:fldChar w:fldCharType="end"/>
      </w:r>
      <w:r w:rsidRPr="00DB7E0B">
        <w:rPr>
          <w:color w:val="101010"/>
          <w:lang w:val="en-GB"/>
        </w:rPr>
        <w:t xml:space="preserve">. More recently </w:t>
      </w:r>
      <w:r w:rsidRPr="00DB7E0B">
        <w:rPr>
          <w:color w:val="000000"/>
          <w:lang w:val="en-GB"/>
        </w:rPr>
        <w:t xml:space="preserve">Kist-van Hothe and colleagues reported the prevalence of overweight in children (ages 4-11years) in Bonaire at 14.0 %, obesity at 5.9% and morbid obesity at 3.5 % </w:t>
      </w:r>
      <w:r w:rsidRPr="00DB7E0B">
        <w:rPr>
          <w:color w:val="000000"/>
          <w:lang w:val="en-GB"/>
        </w:rPr>
        <w:fldChar w:fldCharType="begin">
          <w:fldData xml:space="preserve">PEVuZE5vdGU+PENpdGU+PEF1dGhvcj5LaXN0LXZhbiBIb2x0aGU8L0F1dGhvcj48WWVhcj4yMDE4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</w:fldData>
        </w:fldChar>
      </w:r>
      <w:r w:rsidRPr="00DB7E0B">
        <w:rPr>
          <w:color w:val="000000"/>
          <w:lang w:val="en-GB"/>
        </w:rPr>
        <w:instrText xml:space="preserve"> ADDIN EN.CITE </w:instrText>
      </w:r>
      <w:r w:rsidRPr="00DB7E0B">
        <w:rPr>
          <w:color w:val="000000"/>
          <w:lang w:val="en-GB"/>
        </w:rPr>
        <w:fldChar w:fldCharType="begin">
          <w:fldData xml:space="preserve">PEVuZE5vdGU+PENpdGU+PEF1dGhvcj5LaXN0LXZhbiBIb2x0aGU8L0F1dGhvcj48WWVhcj4yMDE4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</w:fldData>
        </w:fldChar>
      </w:r>
      <w:r w:rsidRPr="00DB7E0B">
        <w:rPr>
          <w:color w:val="000000"/>
          <w:lang w:val="en-GB"/>
        </w:rPr>
        <w:instrText xml:space="preserve"> ADDIN EN.CITE.DATA </w:instrText>
      </w:r>
      <w:r w:rsidRPr="00DB7E0B">
        <w:rPr>
          <w:color w:val="000000"/>
          <w:lang w:val="en-GB"/>
        </w:rPr>
      </w:r>
      <w:r w:rsidRPr="00DB7E0B">
        <w:rPr>
          <w:color w:val="000000"/>
          <w:lang w:val="en-GB"/>
        </w:rPr>
        <w:fldChar w:fldCharType="end"/>
      </w:r>
      <w:r w:rsidRPr="00DB7E0B">
        <w:rPr>
          <w:color w:val="000000"/>
          <w:lang w:val="en-GB"/>
        </w:rPr>
      </w:r>
      <w:r w:rsidRPr="00DB7E0B">
        <w:rPr>
          <w:color w:val="000000"/>
          <w:lang w:val="en-GB"/>
        </w:rPr>
        <w:fldChar w:fldCharType="separate"/>
      </w:r>
      <w:r w:rsidRPr="00DB7E0B">
        <w:rPr>
          <w:noProof/>
          <w:color w:val="000000"/>
          <w:lang w:val="en-GB"/>
        </w:rPr>
        <w:t>(14)</w:t>
      </w:r>
      <w:r w:rsidRPr="00DB7E0B">
        <w:rPr>
          <w:color w:val="000000"/>
          <w:lang w:val="en-GB"/>
        </w:rPr>
        <w:fldChar w:fldCharType="end"/>
      </w:r>
      <w:r w:rsidRPr="00DB7E0B">
        <w:rPr>
          <w:color w:val="000000"/>
          <w:lang w:val="en-GB"/>
        </w:rPr>
        <w:t xml:space="preserve">, with even higher prevalence in Puerto Rico during the same era (2014-2017) with 25.7 % of children of adolescents, 5 to 17 years old, assessed with obesity </w:t>
      </w:r>
      <w:r w:rsidRPr="00DB7E0B">
        <w:rPr>
          <w:color w:val="000000"/>
          <w:lang w:val="en-GB"/>
        </w:rPr>
        <w:fldChar w:fldCharType="begin">
          <w:fldData xml:space="preserve">PEVuZE5vdGU+PENpdGU+PEF1dGhvcj5WZWdhLVNhbGFzPC9BdXRob3I+PFllYXI+MjAyMzwvWWVh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</w:fldData>
        </w:fldChar>
      </w:r>
      <w:r w:rsidRPr="00DB7E0B">
        <w:rPr>
          <w:color w:val="000000"/>
          <w:lang w:val="en-GB"/>
        </w:rPr>
        <w:instrText xml:space="preserve"> ADDIN EN.CITE </w:instrText>
      </w:r>
      <w:r w:rsidRPr="00DB7E0B">
        <w:rPr>
          <w:color w:val="000000"/>
          <w:lang w:val="en-GB"/>
        </w:rPr>
        <w:fldChar w:fldCharType="begin">
          <w:fldData xml:space="preserve">PEVuZE5vdGU+PENpdGU+PEF1dGhvcj5WZWdhLVNhbGFzPC9BdXRob3I+PFllYXI+MjAyMzwvWWVh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</w:fldData>
        </w:fldChar>
      </w:r>
      <w:r w:rsidRPr="00DB7E0B">
        <w:rPr>
          <w:color w:val="000000"/>
          <w:lang w:val="en-GB"/>
        </w:rPr>
        <w:instrText xml:space="preserve"> ADDIN EN.CITE.DATA </w:instrText>
      </w:r>
      <w:r w:rsidRPr="00DB7E0B">
        <w:rPr>
          <w:color w:val="000000"/>
          <w:lang w:val="en-GB"/>
        </w:rPr>
      </w:r>
      <w:r w:rsidRPr="00DB7E0B">
        <w:rPr>
          <w:color w:val="000000"/>
          <w:lang w:val="en-GB"/>
        </w:rPr>
        <w:fldChar w:fldCharType="end"/>
      </w:r>
      <w:r w:rsidRPr="00DB7E0B">
        <w:rPr>
          <w:color w:val="000000"/>
          <w:lang w:val="en-GB"/>
        </w:rPr>
      </w:r>
      <w:r w:rsidRPr="00DB7E0B">
        <w:rPr>
          <w:color w:val="000000"/>
          <w:lang w:val="en-GB"/>
        </w:rPr>
        <w:fldChar w:fldCharType="separate"/>
      </w:r>
      <w:r w:rsidRPr="00DB7E0B">
        <w:rPr>
          <w:noProof/>
          <w:color w:val="000000"/>
          <w:lang w:val="en-GB"/>
        </w:rPr>
        <w:t>(15)</w:t>
      </w:r>
      <w:r w:rsidRPr="00DB7E0B">
        <w:rPr>
          <w:color w:val="000000"/>
          <w:lang w:val="en-GB"/>
        </w:rPr>
        <w:fldChar w:fldCharType="end"/>
      </w:r>
      <w:r w:rsidRPr="00DB7E0B">
        <w:rPr>
          <w:color w:val="000000"/>
          <w:lang w:val="en-GB"/>
        </w:rPr>
        <w:t>.</w:t>
      </w:r>
    </w:p>
    <w:p w14:paraId="076B11D6" w14:textId="73D178E0" w:rsidR="00F40D64" w:rsidRPr="00DB7E0B" w:rsidRDefault="005211EE" w:rsidP="008F3A41">
      <w:pPr>
        <w:autoSpaceDE w:val="0"/>
        <w:autoSpaceDN w:val="0"/>
        <w:adjustRightInd w:val="0"/>
        <w:spacing w:line="480" w:lineRule="auto"/>
        <w:rPr>
          <w:color w:val="000000"/>
          <w:lang w:val="en-GB"/>
        </w:rPr>
      </w:pPr>
      <w:r w:rsidRPr="00DB7E0B">
        <w:rPr>
          <w:color w:val="000000" w:themeColor="text1"/>
          <w:lang w:val="en-GB"/>
        </w:rPr>
        <w:t xml:space="preserve">Locally, there has been an objective increase in </w:t>
      </w:r>
      <w:r w:rsidR="007638DF">
        <w:rPr>
          <w:color w:val="000000" w:themeColor="text1"/>
          <w:lang w:val="en-GB"/>
        </w:rPr>
        <w:t>the number</w:t>
      </w:r>
      <w:r w:rsidRPr="00DB7E0B">
        <w:rPr>
          <w:color w:val="000000" w:themeColor="text1"/>
          <w:lang w:val="en-GB"/>
        </w:rPr>
        <w:t xml:space="preserve"> </w:t>
      </w:r>
      <w:r w:rsidR="007638DF">
        <w:rPr>
          <w:color w:val="000000" w:themeColor="text1"/>
          <w:lang w:val="en-GB"/>
        </w:rPr>
        <w:t>of</w:t>
      </w:r>
      <w:r w:rsidRPr="00DB7E0B">
        <w:rPr>
          <w:color w:val="000000" w:themeColor="text1"/>
          <w:lang w:val="en-GB"/>
        </w:rPr>
        <w:t xml:space="preserve"> overweight </w:t>
      </w:r>
      <w:r w:rsidR="007638DF">
        <w:rPr>
          <w:color w:val="000000" w:themeColor="text1"/>
          <w:lang w:val="en-GB"/>
        </w:rPr>
        <w:t xml:space="preserve">individuals </w:t>
      </w:r>
      <w:r w:rsidRPr="00DB7E0B">
        <w:rPr>
          <w:color w:val="000000" w:themeColor="text1"/>
          <w:lang w:val="en-GB"/>
        </w:rPr>
        <w:t xml:space="preserve">over the past several years in Jamaica.  </w:t>
      </w:r>
      <w:r w:rsidRPr="00DB7E0B">
        <w:rPr>
          <w:color w:val="212121"/>
        </w:rPr>
        <w:t xml:space="preserve">The prevalence of overweight and obesity in adolescents (10-19 years) increased from 5% (4.4% boys, 5.5% girls)  in 2000 to 11.4% (11.0% boys; 11.9% girls) in 2016 </w:t>
      </w:r>
      <w:r w:rsidRPr="00DB7E0B">
        <w:rPr>
          <w:color w:val="212121"/>
        </w:rPr>
        <w:fldChar w:fldCharType="begin"/>
      </w:r>
      <w:r w:rsidRPr="00DB7E0B">
        <w:rPr>
          <w:color w:val="212121"/>
        </w:rPr>
        <w:instrText xml:space="preserve"> ADDIN EN.CITE &lt;EndNote&gt;&lt;Cite&gt;&lt;Author&gt;Chambers&lt;/Author&gt;&lt;Year&gt;2023&lt;/Year&gt;&lt;RecNum&gt;64&lt;/RecNum&gt;&lt;DisplayText&gt;(16)&lt;/DisplayText&gt;&lt;record&gt;&lt;rec-number&gt;64&lt;/rec-number&gt;&lt;foreign-keys&gt;&lt;key app="EN" db-id="0taxxtep609payevea8pxta99rpdpsa2vfv2" timestamp="1697492110"&gt;64&lt;/key&gt;&lt;/foreign-keys&gt;&lt;ref-type name="Journal Article"&gt;17&lt;/ref-type&gt;&lt;contributors&gt;&lt;authors&gt;&lt;author&gt;Chambers, K. H.&lt;/author&gt;&lt;author&gt;Reid, R. M.&lt;/author&gt;&lt;author&gt;Samuels, S. C.&lt;/author&gt;&lt;author&gt;Cranston, S. S.&lt;/author&gt;&lt;author&gt;Barnes, O.&lt;/author&gt;&lt;author&gt;Palmer, O. D.&lt;/author&gt;&lt;/authors&gt;&lt;/contributors&gt;&lt;auth-address&gt;Medicine, Jiangsu University, Zhenjiang, CHN.&amp;#xD;Medicine, Nanjing Medical University, Nanjing, CHN.&amp;#xD;Medicine, Jinzhou Medical University, Jinzhou, CHN.&amp;#xD;Hematology and Oncology, University Hospital of the West Indies, Kingston, JAM.&lt;/auth-address&gt;&lt;titles&gt;&lt;title&gt;Prevalence of Overweight and Obesity in Jamaica From 2000 to 2016&lt;/title&gt;&lt;secondary-title&gt;Cureus&lt;/secondary-title&gt;&lt;/titles&gt;&lt;periodical&gt;&lt;full-title&gt;Cureus&lt;/full-title&gt;&lt;/periodical&gt;&lt;pages&gt;e34907&lt;/pages&gt;&lt;volume&gt;15&lt;/volume&gt;&lt;number&gt;2&lt;/number&gt;&lt;edition&gt;20230213&lt;/edition&gt;&lt;keywords&gt;&lt;keyword&gt;caribbean&lt;/keyword&gt;&lt;keyword&gt;jamaica&lt;/keyword&gt;&lt;keyword&gt;obesity&lt;/keyword&gt;&lt;keyword&gt;overweight&lt;/keyword&gt;&lt;keyword&gt;trends&lt;/keyword&gt;&lt;/keywords&gt;&lt;dates&gt;&lt;year&gt;2023&lt;/year&gt;&lt;pub-dates&gt;&lt;date&gt;Feb&lt;/date&gt;&lt;/pub-dates&gt;&lt;/dates&gt;&lt;isbn&gt;2168-8184 (Print)&amp;#xD;2168-8184&lt;/isbn&gt;&lt;accession-num&gt;36938295&lt;/accession-num&gt;&lt;urls&gt;&lt;/urls&gt;&lt;custom1&gt;The authors have declared that no competing interests exist.&lt;/custom1&gt;&lt;custom2&gt;PMC10016753&lt;/custom2&gt;&lt;electronic-resource-num&gt;10.7759/cureus.34907&lt;/electronic-resource-num&gt;&lt;remote-database-provider&gt;NLM&lt;/remote-database-provider&gt;&lt;language&gt;eng&lt;/language&gt;&lt;/record&gt;&lt;/Cite&gt;&lt;/EndNote&gt;</w:instrText>
      </w:r>
      <w:r w:rsidRPr="00DB7E0B">
        <w:rPr>
          <w:color w:val="212121"/>
        </w:rPr>
        <w:fldChar w:fldCharType="separate"/>
      </w:r>
      <w:r w:rsidRPr="00DB7E0B">
        <w:rPr>
          <w:noProof/>
          <w:color w:val="212121"/>
        </w:rPr>
        <w:t>(16)</w:t>
      </w:r>
      <w:r w:rsidRPr="00DB7E0B">
        <w:rPr>
          <w:color w:val="212121"/>
        </w:rPr>
        <w:fldChar w:fldCharType="end"/>
      </w:r>
      <w:r w:rsidRPr="00DB7E0B">
        <w:rPr>
          <w:color w:val="212121"/>
        </w:rPr>
        <w:t xml:space="preserve">.  </w:t>
      </w:r>
      <w:r w:rsidRPr="00DB7E0B">
        <w:rPr>
          <w:color w:val="000000"/>
          <w:lang w:val="en-GB"/>
        </w:rPr>
        <w:t xml:space="preserve">These statistics are concerning, with a doubling of the prevalence of overweight and obesity in under two decades, </w:t>
      </w:r>
      <w:ins w:id="40" w:author="Abigail Harrison" w:date="2025-05-11T18:58:00Z" w16du:dateUtc="2025-05-11T23:58:00Z">
        <w:r w:rsidR="008308B6">
          <w:rPr>
            <w:color w:val="000000"/>
            <w:lang w:val="en-GB"/>
          </w:rPr>
          <w:t>highlighting</w:t>
        </w:r>
      </w:ins>
      <w:del w:id="41" w:author="Abigail Harrison" w:date="2025-05-11T18:58:00Z" w16du:dateUtc="2025-05-11T23:58:00Z">
        <w:r w:rsidRPr="00DB7E0B" w:rsidDel="008308B6">
          <w:rPr>
            <w:color w:val="000000"/>
            <w:lang w:val="en-GB"/>
          </w:rPr>
          <w:delText>alluding to</w:delText>
        </w:r>
      </w:del>
      <w:r w:rsidRPr="00DB7E0B">
        <w:rPr>
          <w:color w:val="000000"/>
          <w:lang w:val="en-GB"/>
        </w:rPr>
        <w:t xml:space="preserve"> the urgent need to address this concern. </w:t>
      </w:r>
    </w:p>
    <w:p w14:paraId="74EE4920" w14:textId="77777777" w:rsidR="00F40D64" w:rsidRPr="00DB7E0B" w:rsidRDefault="00F40D64" w:rsidP="008F3A41">
      <w:pPr>
        <w:autoSpaceDE w:val="0"/>
        <w:autoSpaceDN w:val="0"/>
        <w:adjustRightInd w:val="0"/>
        <w:spacing w:line="480" w:lineRule="auto"/>
        <w:rPr>
          <w:color w:val="000000"/>
          <w:lang w:val="en-GB"/>
        </w:rPr>
      </w:pPr>
    </w:p>
    <w:p w14:paraId="004C3487" w14:textId="799F723B"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Medical complications of obesity in adolescents</w:t>
      </w:r>
    </w:p>
    <w:p w14:paraId="5548687E" w14:textId="33DE153A" w:rsidR="00F40D64" w:rsidRPr="00DB7E0B" w:rsidRDefault="005211EE" w:rsidP="008F3A41">
      <w:pPr>
        <w:autoSpaceDE w:val="0"/>
        <w:autoSpaceDN w:val="0"/>
        <w:adjustRightInd w:val="0"/>
        <w:spacing w:line="480" w:lineRule="auto"/>
        <w:rPr>
          <w:color w:val="000000" w:themeColor="text1"/>
          <w:lang w:val="en-GB"/>
        </w:rPr>
      </w:pPr>
      <w:r w:rsidRPr="00DB7E0B">
        <w:rPr>
          <w:color w:val="000000"/>
          <w:lang w:val="en-GB"/>
        </w:rPr>
        <w:t>Obesity is associated with an</w:t>
      </w:r>
      <w:r w:rsidRPr="00DB7E0B">
        <w:rPr>
          <w:color w:val="000000" w:themeColor="text1"/>
          <w:lang w:val="en-GB"/>
        </w:rPr>
        <w:t xml:space="preserve"> increased risk of several physical complications affecting all organ systems </w:t>
      </w:r>
      <w:r w:rsidRPr="00DB7E0B">
        <w:rPr>
          <w:color w:val="000000" w:themeColor="text1"/>
          <w:lang w:val="en-GB"/>
        </w:rPr>
        <w:fldChar w:fldCharType="begin">
          <w:fldData xml:space="preserve">PEVuZE5vdGU+PENpdGU+PEF1dGhvcj5KZWJlaWxlPC9BdXRob3I+PFllYXI+MjAyMjwvWWVhcj48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PEVuZE5vdGU+PENpdGU+PEF1dGhvcj5KZWJlaWxlPC9BdXRob3I+PFllYXI+MjAyMjwvWWVhcj48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(17)</w:t>
      </w:r>
      <w:r w:rsidRPr="00DB7E0B">
        <w:rPr>
          <w:color w:val="000000" w:themeColor="text1"/>
          <w:lang w:val="en-GB"/>
        </w:rPr>
        <w:fldChar w:fldCharType="end"/>
      </w:r>
      <w:r w:rsidRPr="00DB7E0B">
        <w:rPr>
          <w:color w:val="000000" w:themeColor="text1"/>
          <w:lang w:val="en-GB"/>
        </w:rPr>
        <w:t xml:space="preserve">. In the short term, adolescents have increased risk of respiratory complications such as obstructive sleep apnoea (OSA) and impaired exercise tolerance , endocrine complications such as impaired glucose tolerance , multiple musculoskeletal complaints including pain, acute injuries, impaired balance, coordination and strength </w:t>
      </w:r>
      <w:r w:rsidRPr="00DB7E0B">
        <w:rPr>
          <w:color w:val="000000" w:themeColor="text1"/>
          <w:lang w:val="en-GB"/>
        </w:rPr>
        <w:fldChar w:fldCharType="begin">
          <w:fldData xml:space="preserve">PEVuZE5vdGU+PENpdGU+PEF1dGhvcj5KZWJlaWxlPC9BdXRob3I+PFllYXI+MjAyMjwvWWVhcj48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PEVuZE5vdGU+PENpdGU+PEF1dGhvcj5KZWJlaWxlPC9BdXRob3I+PFllYXI+MjAyMjwvWWVhcj48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(17)</w:t>
      </w:r>
      <w:r w:rsidRPr="00DB7E0B">
        <w:rPr>
          <w:color w:val="000000" w:themeColor="text1"/>
          <w:lang w:val="en-GB"/>
        </w:rPr>
        <w:fldChar w:fldCharType="end"/>
      </w:r>
      <w:r w:rsidRPr="00DB7E0B">
        <w:rPr>
          <w:color w:val="000000" w:themeColor="text1"/>
          <w:lang w:val="en-GB"/>
        </w:rPr>
        <w:t>. Medium term complications include elevated risk of delayed or accelerated puberty, risk of development of gait deviations, fractures, slipped capital femoral epiphysis and Blount’s disease,  gastroesophageal reflux disease and constipation, involvement of skin with increased risk of psoriasis</w:t>
      </w:r>
      <w:ins w:id="42" w:author="Abigail Harrison" w:date="2025-05-11T19:03:00Z" w16du:dateUtc="2025-05-12T00:03:00Z">
        <w:r w:rsidR="002E3700">
          <w:rPr>
            <w:color w:val="000000" w:themeColor="text1"/>
            <w:lang w:val="en-GB"/>
          </w:rPr>
          <w:t>,</w:t>
        </w:r>
      </w:ins>
      <w:r w:rsidRPr="00DB7E0B">
        <w:rPr>
          <w:color w:val="000000" w:themeColor="text1"/>
          <w:lang w:val="en-GB"/>
        </w:rPr>
        <w:t xml:space="preserve"> and cardiovascular complications including  hypertension </w:t>
      </w:r>
      <w:r w:rsidRPr="00DB7E0B">
        <w:rPr>
          <w:color w:val="000000" w:themeColor="text1"/>
          <w:lang w:val="en-GB"/>
        </w:rPr>
        <w:fldChar w:fldCharType="begin">
          <w:fldData xml:space="preserve">PEVuZE5vdGU+PENpdGU+PEF1dGhvcj5KZWJlaWxlPC9BdXRob3I+PFllYXI+MjAyMjwvWWVhcj48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PEVuZE5vdGU+PENpdGU+PEF1dGhvcj5KZWJlaWxlPC9BdXRob3I+PFllYXI+MjAyMjwvWWVhcj48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(17)</w:t>
      </w:r>
      <w:r w:rsidRPr="00DB7E0B">
        <w:rPr>
          <w:color w:val="000000" w:themeColor="text1"/>
          <w:lang w:val="en-GB"/>
        </w:rPr>
        <w:fldChar w:fldCharType="end"/>
      </w:r>
      <w:r w:rsidRPr="00DB7E0B">
        <w:rPr>
          <w:color w:val="000000" w:themeColor="text1"/>
          <w:lang w:val="en-GB"/>
        </w:rPr>
        <w:t xml:space="preserve">. Long term complications include increased risk of developing coronary artery disease, infertility, Type 2 diabetes mellitus, and osteoarthritis </w:t>
      </w:r>
      <w:r w:rsidRPr="00DB7E0B">
        <w:rPr>
          <w:color w:val="000000" w:themeColor="text1"/>
          <w:lang w:val="en-GB"/>
        </w:rPr>
        <w:fldChar w:fldCharType="begin">
          <w:fldData xml:space="preserve">PEVuZE5vdGU+PENpdGU+PEF1dGhvcj5KZWJlaWxlPC9BdXRob3I+PFllYXI+MjAyMjwvWWVhcj48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PEVuZE5vdGU+PENpdGU+PEF1dGhvcj5KZWJlaWxlPC9BdXRob3I+PFllYXI+MjAyMjwvWWVhcj48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(17)</w:t>
      </w:r>
      <w:r w:rsidRPr="00DB7E0B">
        <w:rPr>
          <w:color w:val="000000" w:themeColor="text1"/>
          <w:lang w:val="en-GB"/>
        </w:rPr>
        <w:fldChar w:fldCharType="end"/>
      </w:r>
      <w:r w:rsidRPr="00DB7E0B">
        <w:rPr>
          <w:color w:val="000000" w:themeColor="text1"/>
          <w:lang w:val="en-GB"/>
        </w:rPr>
        <w:t>.  Obesity has also been linked to increased o</w:t>
      </w:r>
      <w:r w:rsidRPr="00DB7E0B">
        <w:rPr>
          <w:color w:val="000000"/>
          <w:lang w:val="en-GB"/>
        </w:rPr>
        <w:t xml:space="preserve">verall mortality for Alzheimer’s disease, cancer, and heart disease </w:t>
      </w:r>
      <w:r w:rsidRPr="00DB7E0B">
        <w:rPr>
          <w:color w:val="000000"/>
          <w:lang w:val="en-GB"/>
        </w:rPr>
        <w:fldChar w:fldCharType="begin">
          <w:fldData xml:space="preserve">PEVuZE5vdGU+PENpdGU+PEF1dGhvcj5MYXZhZ25pbm88L0F1dGhvcj48WWVhcj4yMDE2PC9ZZWFy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</w:fldData>
        </w:fldChar>
      </w:r>
      <w:r w:rsidRPr="00DB7E0B">
        <w:rPr>
          <w:color w:val="000000"/>
          <w:lang w:val="en-GB"/>
        </w:rPr>
        <w:instrText xml:space="preserve"> ADDIN EN.CITE </w:instrText>
      </w:r>
      <w:r w:rsidRPr="00DB7E0B">
        <w:rPr>
          <w:color w:val="000000"/>
          <w:lang w:val="en-GB"/>
        </w:rPr>
        <w:fldChar w:fldCharType="begin">
          <w:fldData xml:space="preserve">PEVuZE5vdGU+PENpdGU+PEF1dGhvcj5MYXZhZ25pbm88L0F1dGhvcj48WWVhcj4yMDE2PC9ZZWFy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</w:fldData>
        </w:fldChar>
      </w:r>
      <w:r w:rsidRPr="00DB7E0B">
        <w:rPr>
          <w:color w:val="000000"/>
          <w:lang w:val="en-GB"/>
        </w:rPr>
        <w:instrText xml:space="preserve"> ADDIN EN.CITE.DATA </w:instrText>
      </w:r>
      <w:r w:rsidRPr="00DB7E0B">
        <w:rPr>
          <w:color w:val="000000"/>
          <w:lang w:val="en-GB"/>
        </w:rPr>
      </w:r>
      <w:r w:rsidRPr="00DB7E0B">
        <w:rPr>
          <w:color w:val="000000"/>
          <w:lang w:val="en-GB"/>
        </w:rPr>
        <w:fldChar w:fldCharType="end"/>
      </w:r>
      <w:r w:rsidRPr="00DB7E0B">
        <w:rPr>
          <w:color w:val="000000"/>
          <w:lang w:val="en-GB"/>
        </w:rPr>
      </w:r>
      <w:r w:rsidRPr="00DB7E0B">
        <w:rPr>
          <w:color w:val="000000"/>
          <w:lang w:val="en-GB"/>
        </w:rPr>
        <w:fldChar w:fldCharType="separate"/>
      </w:r>
      <w:r w:rsidRPr="00DB7E0B">
        <w:rPr>
          <w:noProof/>
          <w:color w:val="000000"/>
          <w:lang w:val="en-GB"/>
        </w:rPr>
        <w:t>(18)</w:t>
      </w:r>
      <w:r w:rsidRPr="00DB7E0B">
        <w:rPr>
          <w:color w:val="000000"/>
          <w:lang w:val="en-GB"/>
        </w:rPr>
        <w:fldChar w:fldCharType="end"/>
      </w:r>
      <w:r w:rsidRPr="00DB7E0B">
        <w:rPr>
          <w:color w:val="000000"/>
          <w:lang w:val="en-GB"/>
        </w:rPr>
        <w:t xml:space="preserve">. These negative health outcomes further emphasise the need for effective treatment management and should be public health priority. </w:t>
      </w:r>
    </w:p>
    <w:p w14:paraId="55DD97D8" w14:textId="77777777" w:rsidR="00F40D64" w:rsidRPr="00DB7E0B" w:rsidRDefault="00F40D64" w:rsidP="008F3A41">
      <w:pPr>
        <w:autoSpaceDE w:val="0"/>
        <w:autoSpaceDN w:val="0"/>
        <w:adjustRightInd w:val="0"/>
        <w:spacing w:line="480" w:lineRule="auto"/>
        <w:rPr>
          <w:color w:val="000000"/>
          <w:lang w:val="en-GB"/>
        </w:rPr>
      </w:pPr>
    </w:p>
    <w:p w14:paraId="31170CCA" w14:textId="5DAD9DAB" w:rsidR="00F40D64" w:rsidRPr="002814F1" w:rsidRDefault="005211EE" w:rsidP="008F3A41">
      <w:pPr>
        <w:autoSpaceDE w:val="0"/>
        <w:autoSpaceDN w:val="0"/>
        <w:adjustRightInd w:val="0"/>
        <w:spacing w:line="480" w:lineRule="auto"/>
        <w:rPr>
          <w:i/>
          <w:iCs/>
          <w:lang w:val="en-GB"/>
        </w:rPr>
      </w:pPr>
      <w:r w:rsidRPr="002814F1">
        <w:rPr>
          <w:i/>
          <w:iCs/>
          <w:lang w:val="en-GB"/>
        </w:rPr>
        <w:t>Psychosocial impact of overweight/obesity</w:t>
      </w:r>
    </w:p>
    <w:p w14:paraId="234723CB" w14:textId="35FCE46B" w:rsidR="00F40D64" w:rsidRPr="00DB7E0B" w:rsidRDefault="005211EE" w:rsidP="008F3A41">
      <w:pPr>
        <w:autoSpaceDE w:val="0"/>
        <w:autoSpaceDN w:val="0"/>
        <w:adjustRightInd w:val="0"/>
        <w:spacing w:line="480" w:lineRule="auto"/>
        <w:rPr>
          <w:color w:val="000000" w:themeColor="text1"/>
          <w:lang w:val="en-GB"/>
        </w:rPr>
      </w:pPr>
      <w:r w:rsidRPr="00DB7E0B">
        <w:rPr>
          <w:color w:val="000000"/>
          <w:lang w:val="en-GB"/>
        </w:rPr>
        <w:t>In addition to the physical sequelae of obesity, research has uncovered associated psychological and emotional outcomes.  E</w:t>
      </w:r>
      <w:r w:rsidRPr="00DB7E0B">
        <w:rPr>
          <w:color w:val="000000" w:themeColor="text1"/>
          <w:lang w:val="en-GB"/>
        </w:rPr>
        <w:t xml:space="preserve">merging evidence reveals an association between stigmatization of children and adolescents with obesity and detrimental psychological, emotional consequences </w:t>
      </w:r>
      <w:r w:rsidRPr="00DB7E0B">
        <w:rPr>
          <w:color w:val="000000" w:themeColor="text1"/>
          <w:lang w:val="en-GB"/>
        </w:rPr>
        <w:fldChar w:fldCharType="begin">
          <w:fldData xml:space="preserve">PEVuZE5vdGU+PENpdGU+PEF1dGhvcj5IYXFxPC9BdXRob3I+PFllYXI+MjAyMTwvWWVhcj48UmVj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=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PEVuZE5vdGU+PENpdGU+PEF1dGhvcj5IYXFxPC9BdXRob3I+PFllYXI+MjAyMTwvWWVhcj48UmVj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=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(19)</w:t>
      </w:r>
      <w:r w:rsidRPr="00DB7E0B">
        <w:rPr>
          <w:color w:val="000000" w:themeColor="text1"/>
          <w:lang w:val="en-GB"/>
        </w:rPr>
        <w:fldChar w:fldCharType="end"/>
      </w:r>
      <w:r w:rsidRPr="00DB7E0B">
        <w:rPr>
          <w:color w:val="000000" w:themeColor="text1"/>
          <w:lang w:val="en-GB"/>
        </w:rPr>
        <w:t xml:space="preserve">. These include psychosocial impairment, decreased executive function, reduced health-related quality of life, unhealthy weight control behaviours and impaired management of weight </w:t>
      </w:r>
      <w:r w:rsidRPr="00DB7E0B">
        <w:rPr>
          <w:color w:val="000000" w:themeColor="text1"/>
          <w:lang w:val="en-GB"/>
        </w:rPr>
        <w:fldChar w:fldCharType="begin">
          <w:fldData xml:space="preserve">PEVuZE5vdGU+PENpdGU+PEF1dGhvcj5IYXFxPC9BdXRob3I+PFllYXI+MjAyMTwvWWVhcj48UmVj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=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PEVuZE5vdGU+PENpdGU+PEF1dGhvcj5IYXFxPC9BdXRob3I+PFllYXI+MjAyMTwvWWVhcj48UmVj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=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(19)</w:t>
      </w:r>
      <w:r w:rsidRPr="00DB7E0B">
        <w:rPr>
          <w:color w:val="000000" w:themeColor="text1"/>
          <w:lang w:val="en-GB"/>
        </w:rPr>
        <w:fldChar w:fldCharType="end"/>
      </w:r>
      <w:r w:rsidRPr="00DB7E0B">
        <w:rPr>
          <w:color w:val="000000" w:themeColor="text1"/>
          <w:lang w:val="en-GB"/>
        </w:rPr>
        <w:t>.</w:t>
      </w:r>
    </w:p>
    <w:p w14:paraId="2FAF5316" w14:textId="6A60918B" w:rsidR="00F40D64" w:rsidRPr="00DB7E0B" w:rsidRDefault="005211EE" w:rsidP="008F3A41">
      <w:pPr>
        <w:autoSpaceDE w:val="0"/>
        <w:autoSpaceDN w:val="0"/>
        <w:adjustRightInd w:val="0"/>
        <w:spacing w:line="480" w:lineRule="auto"/>
        <w:rPr>
          <w:color w:val="000000" w:themeColor="text1"/>
          <w:lang w:val="en-GB"/>
        </w:rPr>
      </w:pPr>
      <w:r w:rsidRPr="00DB7E0B">
        <w:rPr>
          <w:color w:val="000000" w:themeColor="text1"/>
          <w:lang w:val="en-GB"/>
        </w:rPr>
        <w:t xml:space="preserve">Weight stigma is another factor to consider, whereby </w:t>
      </w:r>
      <w:r w:rsidRPr="00DB7E0B">
        <w:rPr>
          <w:color w:val="000000"/>
          <w:lang w:val="en-GB"/>
        </w:rPr>
        <w:t>adolescents with overweight</w:t>
      </w:r>
      <w:ins w:id="43" w:author="Abigail Harrison" w:date="2025-05-11T19:04:00Z" w16du:dateUtc="2025-05-12T00:04:00Z">
        <w:r w:rsidR="002E3700">
          <w:rPr>
            <w:color w:val="000000"/>
            <w:lang w:val="en-GB"/>
          </w:rPr>
          <w:t>/</w:t>
        </w:r>
      </w:ins>
      <w:del w:id="44" w:author="Abigail Harrison" w:date="2025-05-11T19:04:00Z" w16du:dateUtc="2025-05-12T00:04:00Z">
        <w:r w:rsidRPr="00DB7E0B" w:rsidDel="002E3700">
          <w:rPr>
            <w:color w:val="000000"/>
            <w:lang w:val="en-GB"/>
          </w:rPr>
          <w:delText xml:space="preserve"> and </w:delText>
        </w:r>
      </w:del>
      <w:ins w:id="45" w:author="Abigail Harrison" w:date="2025-05-11T19:04:00Z" w16du:dateUtc="2025-05-12T00:04:00Z">
        <w:r w:rsidR="002E3700">
          <w:rPr>
            <w:color w:val="000000"/>
            <w:lang w:val="en-GB"/>
          </w:rPr>
          <w:t xml:space="preserve"> </w:t>
        </w:r>
      </w:ins>
      <w:r w:rsidRPr="00DB7E0B">
        <w:rPr>
          <w:color w:val="000000"/>
          <w:lang w:val="en-GB"/>
        </w:rPr>
        <w:t>obesity may be excluded or made fun of by their peers which can lead to multiple difficulties</w:t>
      </w:r>
      <w:r w:rsidRPr="00DB7E0B">
        <w:rPr>
          <w:color w:val="000000" w:themeColor="text1"/>
          <w:lang w:val="en-GB"/>
        </w:rPr>
        <w:t xml:space="preserve">. Weight stigma is defined as the attribution of negative beliefs or bias based on weight, which can result in actions taken against the target of the bias </w:t>
      </w:r>
      <w:r w:rsidRPr="00DB7E0B">
        <w:rPr>
          <w:color w:val="000000" w:themeColor="text1"/>
          <w:lang w:val="en-GB"/>
        </w:rPr>
        <w:fldChar w:fldCharType="begin">
          <w:fldData xml:space="preserve">PEVuZE5vdGU+PENpdGU+PEF1dGhvcj5IYXFxPC9BdXRob3I+PFllYXI+MjAyMTwvWWVhcj48UmVj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=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PEVuZE5vdGU+PENpdGU+PEF1dGhvcj5IYXFxPC9BdXRob3I+PFllYXI+MjAyMTwvWWVhcj48UmVj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=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(19)</w:t>
      </w:r>
      <w:r w:rsidRPr="00DB7E0B">
        <w:rPr>
          <w:color w:val="000000" w:themeColor="text1"/>
          <w:lang w:val="en-GB"/>
        </w:rPr>
        <w:fldChar w:fldCharType="end"/>
      </w:r>
      <w:r w:rsidRPr="00DB7E0B">
        <w:rPr>
          <w:color w:val="000000" w:themeColor="text1"/>
          <w:lang w:val="en-GB"/>
        </w:rPr>
        <w:t>. Studies report varying levels of weight related teasing, with one study published in 2014 showing that in 20 schools</w:t>
      </w:r>
      <w:r w:rsidR="0033534F" w:rsidRPr="00DB7E0B">
        <w:rPr>
          <w:color w:val="000000" w:themeColor="text1"/>
          <w:lang w:val="en-GB"/>
        </w:rPr>
        <w:t xml:space="preserve"> across the United States</w:t>
      </w:r>
      <w:r w:rsidRPr="00DB7E0B">
        <w:rPr>
          <w:color w:val="000000" w:themeColor="text1"/>
          <w:lang w:val="en-GB"/>
        </w:rPr>
        <w:t xml:space="preserve">, </w:t>
      </w:r>
      <w:del w:id="46" w:author="Abigail Harrison" w:date="2025-05-11T19:05:00Z" w16du:dateUtc="2025-05-12T00:05:00Z">
        <w:r w:rsidRPr="00DB7E0B" w:rsidDel="002E3700">
          <w:rPr>
            <w:color w:val="000000" w:themeColor="text1"/>
            <w:lang w:val="en-GB"/>
          </w:rPr>
          <w:delText xml:space="preserve">values varied from </w:delText>
        </w:r>
      </w:del>
      <w:r w:rsidRPr="00DB7E0B">
        <w:rPr>
          <w:color w:val="000000" w:themeColor="text1"/>
          <w:lang w:val="en-GB"/>
        </w:rPr>
        <w:t>11-36% of students report</w:t>
      </w:r>
      <w:ins w:id="47" w:author="Abigail Harrison" w:date="2025-05-11T19:05:00Z" w16du:dateUtc="2025-05-12T00:05:00Z">
        <w:r w:rsidR="002E3700">
          <w:rPr>
            <w:color w:val="000000" w:themeColor="text1"/>
            <w:lang w:val="en-GB"/>
          </w:rPr>
          <w:t>ed</w:t>
        </w:r>
      </w:ins>
      <w:del w:id="48" w:author="Abigail Harrison" w:date="2025-05-11T19:05:00Z" w16du:dateUtc="2025-05-12T00:05:00Z">
        <w:r w:rsidRPr="00DB7E0B" w:rsidDel="002E3700">
          <w:rPr>
            <w:color w:val="000000" w:themeColor="text1"/>
            <w:lang w:val="en-GB"/>
          </w:rPr>
          <w:delText>ing</w:delText>
        </w:r>
      </w:del>
      <w:r w:rsidRPr="00DB7E0B">
        <w:rPr>
          <w:color w:val="000000" w:themeColor="text1"/>
          <w:lang w:val="en-GB"/>
        </w:rPr>
        <w:t xml:space="preserve"> weight-related teasing </w:t>
      </w:r>
      <w:r w:rsidRPr="00DB7E0B">
        <w:rPr>
          <w:color w:val="000000" w:themeColor="text1"/>
          <w:lang w:val="en-GB"/>
        </w:rPr>
        <w:fldChar w:fldCharType="begin">
          <w:fldData xml:space="preserve">PEVuZE5vdGU+PENpdGU+PEF1dGhvcj5MYW1wYXJkPC9BdXRob3I+PFllYXI+MjAxNDwvWWVhcj48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PEVuZE5vdGU+PENpdGU+PEF1dGhvcj5MYW1wYXJkPC9BdXRob3I+PFllYXI+MjAxNDwvWWVhcj48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(20)</w:t>
      </w:r>
      <w:r w:rsidRPr="00DB7E0B">
        <w:rPr>
          <w:color w:val="000000" w:themeColor="text1"/>
          <w:lang w:val="en-GB"/>
        </w:rPr>
        <w:fldChar w:fldCharType="end"/>
      </w:r>
      <w:r w:rsidRPr="00DB7E0B">
        <w:rPr>
          <w:color w:val="000000" w:themeColor="text1"/>
          <w:lang w:val="en-GB"/>
        </w:rPr>
        <w:t xml:space="preserve">. Weight-based teasing has been found to be predictive of emotional eating </w:t>
      </w:r>
      <w:r w:rsidRPr="00DB7E0B">
        <w:rPr>
          <w:color w:val="000000" w:themeColor="text1"/>
          <w:lang w:val="en-GB"/>
        </w:rPr>
        <w:fldChar w:fldCharType="begin">
          <w:fldData xml:space="preserve">PEVuZE5vdGU+PENpdGU+PEF1dGhvcj5QdWhsPC9BdXRob3I+PFllYXI+MjAxNzwvWWVhcj48UmVj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PEVuZE5vdGU+PENpdGU+PEF1dGhvcj5QdWhsPC9BdXRob3I+PFllYXI+MjAxNzwvWWVhcj48UmVj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(21)</w:t>
      </w:r>
      <w:r w:rsidRPr="00DB7E0B">
        <w:rPr>
          <w:color w:val="000000" w:themeColor="text1"/>
          <w:lang w:val="en-GB"/>
        </w:rPr>
        <w:fldChar w:fldCharType="end"/>
      </w:r>
      <w:r w:rsidRPr="00DB7E0B">
        <w:rPr>
          <w:color w:val="000000" w:themeColor="text1"/>
          <w:lang w:val="en-GB"/>
        </w:rPr>
        <w:t xml:space="preserve">, future bulimic tendencies, as well as a drive for thinness and body dissatisfaction </w:t>
      </w:r>
      <w:r w:rsidRPr="00DB7E0B">
        <w:rPr>
          <w:color w:val="000000" w:themeColor="text1"/>
          <w:lang w:val="en-GB"/>
        </w:rPr>
        <w:fldChar w:fldCharType="begin">
          <w:fldData xml:space="preserve">PEVuZE5vdGU+PENpdGU+PEF1dGhvcj5IdW5nZXI8L0F1dGhvcj48WWVhcj4yMDE4PC9ZZWFyPjxS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PEVuZE5vdGU+PENpdGU+PEF1dGhvcj5IdW5nZXI8L0F1dGhvcj48WWVhcj4yMDE4PC9ZZWFyPjxS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(22)</w:t>
      </w:r>
      <w:r w:rsidRPr="00DB7E0B">
        <w:rPr>
          <w:color w:val="000000" w:themeColor="text1"/>
          <w:lang w:val="en-GB"/>
        </w:rPr>
        <w:fldChar w:fldCharType="end"/>
      </w:r>
      <w:r w:rsidRPr="00DB7E0B">
        <w:rPr>
          <w:color w:val="000000" w:themeColor="text1"/>
          <w:lang w:val="en-GB"/>
        </w:rPr>
        <w:t xml:space="preserve">,  with the potential for the development of other disordered eating behaviours and attitudes . </w:t>
      </w:r>
    </w:p>
    <w:p w14:paraId="209A5802" w14:textId="77777777" w:rsidR="00F40D64" w:rsidRPr="00DB7E0B" w:rsidRDefault="00F40D64" w:rsidP="008F3A41">
      <w:pPr>
        <w:autoSpaceDE w:val="0"/>
        <w:autoSpaceDN w:val="0"/>
        <w:adjustRightInd w:val="0"/>
        <w:spacing w:line="480" w:lineRule="auto"/>
        <w:rPr>
          <w:color w:val="000000" w:themeColor="text1"/>
          <w:lang w:val="en-GB"/>
        </w:rPr>
      </w:pPr>
    </w:p>
    <w:p w14:paraId="4370EBF6" w14:textId="5D9A167F" w:rsidR="00F40D64" w:rsidRPr="00DB7E0B" w:rsidRDefault="002E3700" w:rsidP="008F3A41">
      <w:pPr>
        <w:autoSpaceDE w:val="0"/>
        <w:autoSpaceDN w:val="0"/>
        <w:adjustRightInd w:val="0"/>
        <w:spacing w:line="480" w:lineRule="auto"/>
        <w:rPr>
          <w:color w:val="000000"/>
          <w:lang w:val="en-GB"/>
        </w:rPr>
      </w:pPr>
      <w:ins w:id="49" w:author="Abigail Harrison" w:date="2025-05-11T19:06:00Z" w16du:dateUtc="2025-05-12T00:06:00Z">
        <w:r>
          <w:rPr>
            <w:color w:val="000000" w:themeColor="text1"/>
            <w:lang w:val="en-GB"/>
          </w:rPr>
          <w:t>M</w:t>
        </w:r>
      </w:ins>
      <w:del w:id="50" w:author="Abigail Harrison" w:date="2025-05-11T19:06:00Z" w16du:dateUtc="2025-05-12T00:06:00Z">
        <w:r w:rsidR="005211EE" w:rsidRPr="00DB7E0B" w:rsidDel="002E3700">
          <w:rPr>
            <w:color w:val="000000" w:themeColor="text1"/>
            <w:lang w:val="en-GB"/>
          </w:rPr>
          <w:delText>Further, m</w:delText>
        </w:r>
      </w:del>
      <w:r w:rsidR="005211EE" w:rsidRPr="00DB7E0B">
        <w:rPr>
          <w:color w:val="000000" w:themeColor="text1"/>
          <w:lang w:val="en-GB"/>
        </w:rPr>
        <w:t xml:space="preserve">ood-related and psychological challenges have also been noted among adolescents with overweight/obesity.  Van Wijnen at al  found that </w:t>
      </w:r>
      <w:r w:rsidR="005211EE" w:rsidRPr="00DB7E0B">
        <w:rPr>
          <w:color w:val="1A1718"/>
          <w:lang w:val="en-GB"/>
        </w:rPr>
        <w:t>in a Dutch population-based study of adolescents who responded to a five-item version of the mental health inventory, boys and girls with obesity were more likely to report suicidal thoughts and attempts, and to be classified as psychologically unhealthy when compared to normal weight students</w:t>
      </w:r>
      <w:r w:rsidR="005211EE" w:rsidRPr="00DB7E0B">
        <w:rPr>
          <w:color w:val="1A1718"/>
          <w:lang w:val="en-GB"/>
        </w:rPr>
        <w:fldChar w:fldCharType="begin"/>
      </w:r>
      <w:r w:rsidR="005211EE" w:rsidRPr="00DB7E0B">
        <w:rPr>
          <w:color w:val="1A1718"/>
          <w:lang w:val="en-GB"/>
        </w:rPr>
        <w:instrText xml:space="preserve"> ADDIN EN.CITE &lt;EndNote&gt;&lt;Cite&gt;&lt;Author&gt;van Wijnen&lt;/Author&gt;&lt;Year&gt;2010&lt;/Year&gt;&lt;RecNum&gt;143&lt;/RecNum&gt;&lt;DisplayText&gt;(23)&lt;/DisplayText&gt;&lt;record&gt;&lt;rec-number&gt;143&lt;/rec-number&gt;&lt;foreign-keys&gt;&lt;key app="EN" db-id="0taxxtep609payevea8pxta99rpdpsa2vfv2" timestamp="1708214449"&gt;143&lt;/key&gt;&lt;/foreign-keys&gt;&lt;ref-type name="Journal Article"&gt;17&lt;/ref-type&gt;&lt;contributors&gt;&lt;authors&gt;&lt;author&gt;van Wijnen, L. G.&lt;/author&gt;&lt;author&gt;Boluijt, P. R.&lt;/author&gt;&lt;author&gt;Hoeven-Mulder, H. B.&lt;/author&gt;&lt;author&gt;Bemelmans, W. J.&lt;/author&gt;&lt;author&gt;Wendel-Vos, G. C.&lt;/author&gt;&lt;/authors&gt;&lt;/contributors&gt;&lt;auth-address&gt;National Institute for Public Health and the Environment, Centre for Prevention and Health Services Research, Bilthoven, The Netherlands.&lt;/auth-address&gt;&lt;titles&gt;&lt;title&gt;Weight status, psychological health, suicidal thoughts, and suicide attempts in Dutch adolescents: results from the 2003 E-MOVO project&lt;/title&gt;&lt;secondary-title&gt;Obesity (Silver Spring)&lt;/secondary-title&gt;&lt;/titles&gt;&lt;periodical&gt;&lt;full-title&gt;Obesity (Silver Spring)&lt;/full-title&gt;&lt;/periodical&gt;&lt;pages&gt;1059-61&lt;/pages&gt;&lt;volume&gt;18&lt;/volume&gt;&lt;number&gt;5&lt;/number&gt;&lt;edition&gt;20091008&lt;/edition&gt;&lt;keywords&gt;&lt;keyword&gt;Adolescent&lt;/keyword&gt;&lt;keyword&gt;*Body Weight&lt;/keyword&gt;&lt;keyword&gt;Female&lt;/keyword&gt;&lt;keyword&gt;*Health Status&lt;/keyword&gt;&lt;keyword&gt;Health Surveys&lt;/keyword&gt;&lt;keyword&gt;Humans&lt;/keyword&gt;&lt;keyword&gt;Male&lt;/keyword&gt;&lt;keyword&gt;*Mental Health&lt;/keyword&gt;&lt;keyword&gt;Netherlands&lt;/keyword&gt;&lt;keyword&gt;Obesity/*psychology&lt;/keyword&gt;&lt;keyword&gt;Personality Inventory&lt;/keyword&gt;&lt;keyword&gt;Regression Analysis&lt;/keyword&gt;&lt;keyword&gt;Self Concept&lt;/keyword&gt;&lt;keyword&gt;Suicide, Attempted/*psychology&lt;/keyword&gt;&lt;keyword&gt;Surveys and Questionnaires&lt;/keyword&gt;&lt;/keywords&gt;&lt;dates&gt;&lt;year&gt;2010&lt;/year&gt;&lt;pub-dates&gt;&lt;date&gt;May&lt;/date&gt;&lt;/pub-dates&gt;&lt;/dates&gt;&lt;isbn&gt;1930-7381&lt;/isbn&gt;&lt;accession-num&gt;19834472&lt;/accession-num&gt;&lt;urls&gt;&lt;related-urls&gt;&lt;url&gt;https://onlinelibrary.wiley.com/doi/pdfdirect/10.1038/oby.2009.334?download=true&lt;/url&gt;&lt;/related-urls&gt;&lt;/urls&gt;&lt;electronic-resource-num&gt;10.1038/oby.2009.334&lt;/electronic-resource-num&gt;&lt;remote-database-provider&gt;NLM&lt;/remote-database-provider&gt;&lt;language&gt;eng&lt;/language&gt;&lt;/record&gt;&lt;/Cite&gt;&lt;/EndNote&gt;</w:instrText>
      </w:r>
      <w:r w:rsidR="005211EE" w:rsidRPr="00DB7E0B">
        <w:rPr>
          <w:color w:val="1A1718"/>
          <w:lang w:val="en-GB"/>
        </w:rPr>
        <w:fldChar w:fldCharType="separate"/>
      </w:r>
      <w:r w:rsidR="005211EE" w:rsidRPr="00DB7E0B">
        <w:rPr>
          <w:noProof/>
          <w:color w:val="1A1718"/>
          <w:lang w:val="en-GB"/>
        </w:rPr>
        <w:t>(23)</w:t>
      </w:r>
      <w:r w:rsidR="005211EE" w:rsidRPr="00DB7E0B">
        <w:rPr>
          <w:color w:val="1A1718"/>
          <w:lang w:val="en-GB"/>
        </w:rPr>
        <w:fldChar w:fldCharType="end"/>
      </w:r>
      <w:r w:rsidR="005211EE" w:rsidRPr="00DB7E0B">
        <w:rPr>
          <w:color w:val="1A1718"/>
          <w:lang w:val="en-GB"/>
        </w:rPr>
        <w:t>.</w:t>
      </w:r>
    </w:p>
    <w:p w14:paraId="7B0D6E77" w14:textId="77777777" w:rsidR="00F40D64" w:rsidRPr="00DB7E0B" w:rsidRDefault="00F40D64" w:rsidP="008F3A41">
      <w:pPr>
        <w:spacing w:line="480" w:lineRule="auto"/>
        <w:rPr>
          <w:color w:val="000000" w:themeColor="text1"/>
          <w:lang w:val="en-GB"/>
        </w:rPr>
      </w:pPr>
    </w:p>
    <w:p w14:paraId="3D1ACFB3" w14:textId="41C44993"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 xml:space="preserve">Among these psychological challenges is disordered eating behaviours and attitudes (DEBAs), which may be triggered or exacerbated among adolescents with overweight/obesity due to their body dissatisfaction among other factors </w:t>
      </w:r>
      <w:r w:rsidRPr="00DB7E0B">
        <w:rPr>
          <w:color w:val="000000"/>
          <w:lang w:val="en-GB"/>
        </w:rPr>
        <w:fldChar w:fldCharType="begin"/>
      </w:r>
      <w:r w:rsidRPr="00DB7E0B">
        <w:rPr>
          <w:color w:val="000000"/>
          <w:lang w:val="en-GB"/>
        </w:rPr>
        <w:instrText xml:space="preserve"> ADDIN EN.CITE &lt;EndNote&gt;&lt;Cite&gt;&lt;Author&gt;Goldschmidt&lt;/Author&gt;&lt;Year&gt;2008&lt;/Year&gt;&lt;RecNum&gt;80&lt;/RecNum&gt;&lt;DisplayText&gt;(24)&lt;/DisplayText&gt;&lt;record&gt;&lt;rec-number&gt;80&lt;/rec-number&gt;&lt;foreign-keys&gt;&lt;key app="EN" db-id="0taxxtep609payevea8pxta99rpdpsa2vfv2" timestamp="1704338628"&gt;80&lt;/key&gt;&lt;/foreign-keys&gt;&lt;ref-type name="Journal Article"&gt;17&lt;/ref-type&gt;&lt;contributors&gt;&lt;authors&gt;&lt;author&gt;Goldschmidt, Andrea B.&lt;/author&gt;&lt;author&gt;Aspen, Vandana Passi&lt;/author&gt;&lt;author&gt;Sinton, Meghan M.&lt;/author&gt;&lt;author&gt;Tanofsky-Kraff, Marian&lt;/author&gt;&lt;author&gt;Wilfley, Denise E.&lt;/author&gt;&lt;/authors&gt;&lt;/contributors&gt;&lt;titles&gt;&lt;title&gt;Disordered Eating Attitudes and Behaviors in Overweight Youth&lt;/title&gt;&lt;secondary-title&gt;Obesity&lt;/secondary-title&gt;&lt;/titles&gt;&lt;periodical&gt;&lt;full-title&gt;Obesity&lt;/full-title&gt;&lt;/periodical&gt;&lt;pages&gt;257-264&lt;/pages&gt;&lt;volume&gt;16&lt;/volume&gt;&lt;number&gt;2&lt;/number&gt;&lt;dates&gt;&lt;year&gt;2008&lt;/year&gt;&lt;/dates&gt;&lt;isbn&gt;1930-7381&lt;/isbn&gt;&lt;urls&gt;&lt;related-urls&gt;&lt;url&gt;https://onlinelibrary.wiley.com/doi/abs/10.1038/oby.2007.48&lt;/url&gt;&lt;url&gt;https://onlinelibrary.wiley.com/doi/pdfdirect/10.1038/oby.2007.48?download=true&lt;/url&gt;&lt;/related-urls&gt;&lt;/urls&gt;&lt;electronic-resource-num&gt;https://doi.org/10.1038/oby.2007.48&lt;/electronic-resource-num&gt;&lt;/record&gt;&lt;/Cite&gt;&lt;/EndNote&gt;</w:instrText>
      </w:r>
      <w:r w:rsidRPr="00DB7E0B">
        <w:rPr>
          <w:color w:val="000000"/>
          <w:lang w:val="en-GB"/>
        </w:rPr>
        <w:fldChar w:fldCharType="separate"/>
      </w:r>
      <w:r w:rsidRPr="00DB7E0B">
        <w:rPr>
          <w:noProof/>
          <w:color w:val="000000"/>
          <w:lang w:val="en-GB"/>
        </w:rPr>
        <w:t>(24)</w:t>
      </w:r>
      <w:r w:rsidRPr="00DB7E0B">
        <w:rPr>
          <w:color w:val="000000"/>
          <w:lang w:val="en-GB"/>
        </w:rPr>
        <w:fldChar w:fldCharType="end"/>
      </w:r>
      <w:r w:rsidRPr="00DB7E0B">
        <w:rPr>
          <w:color w:val="000000"/>
          <w:lang w:val="en-GB"/>
        </w:rPr>
        <w:t>. Disordered eating</w:t>
      </w:r>
      <w:r w:rsidRPr="00DB7E0B">
        <w:rPr>
          <w:color w:val="000000" w:themeColor="text1"/>
          <w:lang w:val="en-GB"/>
        </w:rPr>
        <w:t xml:space="preserve"> behaviours and attitudes</w:t>
      </w:r>
      <w:r w:rsidRPr="00DB7E0B">
        <w:rPr>
          <w:color w:val="000000"/>
          <w:lang w:val="en-GB"/>
        </w:rPr>
        <w:t xml:space="preserve"> refers to a range of irregular eating behaviours and attitudes that may or may not warrant a diagnosis of a specific eating disorder </w:t>
      </w:r>
      <w:r w:rsidRPr="00DB7E0B">
        <w:rPr>
          <w:color w:val="000000"/>
          <w:lang w:val="en-GB"/>
        </w:rPr>
        <w:fldChar w:fldCharType="begin"/>
      </w:r>
      <w:r w:rsidRPr="00DB7E0B">
        <w:rPr>
          <w:color w:val="000000"/>
          <w:lang w:val="en-GB"/>
        </w:rPr>
        <w:instrText xml:space="preserve"> ADDIN EN.CITE &lt;EndNote&gt;&lt;Cite&gt;&lt;Author&gt;dietetics&lt;/Author&gt;&lt;Year&gt;2018&lt;/Year&gt;&lt;RecNum&gt;46&lt;/RecNum&gt;&lt;DisplayText&gt;(25)&lt;/DisplayText&gt;&lt;record&gt;&lt;rec-number&gt;46&lt;/rec-number&gt;&lt;foreign-keys&gt;&lt;key app="EN" db-id="0taxxtep609payevea8pxta99rpdpsa2vfv2" timestamp="1694307107"&gt;46&lt;/key&gt;&lt;/foreign-keys&gt;&lt;ref-type name="Web Page"&gt;12&lt;/ref-type&gt;&lt;contributors&gt;&lt;authors&gt;&lt;author&gt;academy of nutrition and dietetics &lt;/author&gt;&lt;/authors&gt;&lt;/contributors&gt;&lt;titles&gt;&lt;title&gt;what is disordered eating &lt;/title&gt;&lt;/titles&gt;&lt;volume&gt;2023&lt;/volume&gt;&lt;dates&gt;&lt;year&gt;2018&lt;/year&gt;&lt;/dates&gt;&lt;publisher&gt;academy of nutrition and dietetics &lt;/publisher&gt;&lt;urls&gt;&lt;related-urls&gt;&lt;url&gt;https://www.eatright.org/health/health-conditions/eating-disorders/what-is-disordered-eating&lt;/url&gt;&lt;/related-urls&gt;&lt;/urls&gt;&lt;/record&gt;&lt;/Cite&gt;&lt;/EndNote&gt;</w:instrText>
      </w:r>
      <w:r w:rsidRPr="00DB7E0B">
        <w:rPr>
          <w:color w:val="000000"/>
          <w:lang w:val="en-GB"/>
        </w:rPr>
        <w:fldChar w:fldCharType="separate"/>
      </w:r>
      <w:r w:rsidRPr="00DB7E0B">
        <w:rPr>
          <w:noProof/>
          <w:color w:val="000000"/>
          <w:lang w:val="en-GB"/>
        </w:rPr>
        <w:t>(25)</w:t>
      </w:r>
      <w:r w:rsidRPr="00DB7E0B">
        <w:rPr>
          <w:color w:val="000000"/>
          <w:lang w:val="en-GB"/>
        </w:rPr>
        <w:fldChar w:fldCharType="end"/>
      </w:r>
      <w:r w:rsidRPr="00DB7E0B">
        <w:rPr>
          <w:color w:val="000000"/>
          <w:lang w:val="en-GB"/>
        </w:rPr>
        <w:t xml:space="preserve">. Several terms have been used to capture various forms of DEBAs including ‘loss of control’ eating, a subjective feeling of being unable to stop eating irrespective of the amount of food in question; ‘emotional eating’ - eating as a coping method to deal with negative emotions; ‘external eating’ – a heightened stimulation of senses to environmental food cues leading to food intake; ‘restrained’ eating - a cognitive method of setting limits and boundaries to food intake for weight loss purposes; and ‘hyperphagia’ - a constant state of excessive hunger and associated preoccupation with food seeking </w:t>
      </w:r>
      <w:r w:rsidRPr="00DB7E0B">
        <w:rPr>
          <w:color w:val="000000"/>
          <w:lang w:val="en-GB"/>
        </w:rPr>
        <w:fldChar w:fldCharType="begin">
          <w:fldData xml:space="preserve">PEVuZE5vdGU+PENpdGU+PEF1dGhvcj5DbGFpcm1hbjwvQXV0aG9yPjxZZWFyPjIwMTk8L1llYXI+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</w:fldData>
        </w:fldChar>
      </w:r>
      <w:r w:rsidRPr="00DB7E0B">
        <w:rPr>
          <w:color w:val="000000"/>
          <w:lang w:val="en-GB"/>
        </w:rPr>
        <w:instrText xml:space="preserve"> ADDIN EN.CITE </w:instrText>
      </w:r>
      <w:r w:rsidRPr="00DB7E0B">
        <w:rPr>
          <w:color w:val="000000"/>
          <w:lang w:val="en-GB"/>
        </w:rPr>
        <w:fldChar w:fldCharType="begin">
          <w:fldData xml:space="preserve">PEVuZE5vdGU+PENpdGU+PEF1dGhvcj5DbGFpcm1hbjwvQXV0aG9yPjxZZWFyPjIwMTk8L1llYXI+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</w:fldData>
        </w:fldChar>
      </w:r>
      <w:r w:rsidRPr="00DB7E0B">
        <w:rPr>
          <w:color w:val="000000"/>
          <w:lang w:val="en-GB"/>
        </w:rPr>
        <w:instrText xml:space="preserve"> ADDIN EN.CITE.DATA </w:instrText>
      </w:r>
      <w:r w:rsidRPr="00DB7E0B">
        <w:rPr>
          <w:color w:val="000000"/>
          <w:lang w:val="en-GB"/>
        </w:rPr>
      </w:r>
      <w:r w:rsidRPr="00DB7E0B">
        <w:rPr>
          <w:color w:val="000000"/>
          <w:lang w:val="en-GB"/>
        </w:rPr>
        <w:fldChar w:fldCharType="end"/>
      </w:r>
      <w:r w:rsidRPr="00DB7E0B">
        <w:rPr>
          <w:color w:val="000000"/>
          <w:lang w:val="en-GB"/>
        </w:rPr>
      </w:r>
      <w:r w:rsidRPr="00DB7E0B">
        <w:rPr>
          <w:color w:val="000000"/>
          <w:lang w:val="en-GB"/>
        </w:rPr>
        <w:fldChar w:fldCharType="separate"/>
      </w:r>
      <w:r w:rsidRPr="00DB7E0B">
        <w:rPr>
          <w:noProof/>
          <w:color w:val="000000"/>
          <w:lang w:val="en-GB"/>
        </w:rPr>
        <w:t>(26)</w:t>
      </w:r>
      <w:r w:rsidRPr="00DB7E0B">
        <w:rPr>
          <w:color w:val="000000"/>
          <w:lang w:val="en-GB"/>
        </w:rPr>
        <w:fldChar w:fldCharType="end"/>
      </w:r>
      <w:r w:rsidRPr="00DB7E0B">
        <w:rPr>
          <w:color w:val="000000"/>
          <w:lang w:val="en-GB"/>
        </w:rPr>
        <w:t>.</w:t>
      </w:r>
    </w:p>
    <w:p w14:paraId="73392CDB" w14:textId="77777777" w:rsidR="00F40D64" w:rsidRPr="00DB7E0B" w:rsidRDefault="00F40D64" w:rsidP="008F3A41">
      <w:pPr>
        <w:autoSpaceDE w:val="0"/>
        <w:autoSpaceDN w:val="0"/>
        <w:adjustRightInd w:val="0"/>
        <w:spacing w:line="480" w:lineRule="auto"/>
        <w:rPr>
          <w:color w:val="000000" w:themeColor="text1"/>
          <w:lang w:val="en-GB"/>
        </w:rPr>
      </w:pPr>
    </w:p>
    <w:p w14:paraId="33A69ADB" w14:textId="19C23E0B" w:rsidR="00F40D64" w:rsidRPr="00DB7E0B" w:rsidRDefault="005211EE" w:rsidP="008F3A41">
      <w:pPr>
        <w:autoSpaceDE w:val="0"/>
        <w:autoSpaceDN w:val="0"/>
        <w:adjustRightInd w:val="0"/>
        <w:spacing w:line="480" w:lineRule="auto"/>
        <w:rPr>
          <w:color w:val="000000"/>
          <w:lang w:val="en-GB"/>
        </w:rPr>
      </w:pPr>
      <w:r w:rsidRPr="00DB7E0B">
        <w:rPr>
          <w:color w:val="000000" w:themeColor="text1"/>
          <w:lang w:val="en-GB"/>
        </w:rPr>
        <w:t xml:space="preserve">Disordered eating behaviours and attitudes have been shown to be associated with many poor physical and psychosocial outcomes, one of the most significant of these being increased risk for the development of eating disorders </w:t>
      </w:r>
      <w:r w:rsidRPr="00DB7E0B">
        <w:rPr>
          <w:color w:val="000000"/>
          <w:lang w:val="en-GB"/>
        </w:rPr>
        <w:fldChar w:fldCharType="begin">
          <w:fldData xml:space="preserve">PEVuZE5vdGU+PENpdGU+PEF1dGhvcj5OYWdhdGE8L0F1dGhvcj48WWVhcj4yMDE4PC9ZZWFyPjxS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</w:fldData>
        </w:fldChar>
      </w:r>
      <w:r w:rsidRPr="00DB7E0B">
        <w:rPr>
          <w:color w:val="000000"/>
          <w:lang w:val="en-GB"/>
        </w:rPr>
        <w:instrText xml:space="preserve"> ADDIN EN.CITE </w:instrText>
      </w:r>
      <w:r w:rsidRPr="00DB7E0B">
        <w:rPr>
          <w:color w:val="000000"/>
          <w:lang w:val="en-GB"/>
        </w:rPr>
        <w:fldChar w:fldCharType="begin">
          <w:fldData xml:space="preserve">PEVuZE5vdGU+PENpdGU+PEF1dGhvcj5OYWdhdGE8L0F1dGhvcj48WWVhcj4yMDE4PC9ZZWFyPjxS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</w:fldData>
        </w:fldChar>
      </w:r>
      <w:r w:rsidRPr="00DB7E0B">
        <w:rPr>
          <w:color w:val="000000"/>
          <w:lang w:val="en-GB"/>
        </w:rPr>
        <w:instrText xml:space="preserve"> ADDIN EN.CITE.DATA </w:instrText>
      </w:r>
      <w:r w:rsidRPr="00DB7E0B">
        <w:rPr>
          <w:color w:val="000000"/>
          <w:lang w:val="en-GB"/>
        </w:rPr>
      </w:r>
      <w:r w:rsidRPr="00DB7E0B">
        <w:rPr>
          <w:color w:val="000000"/>
          <w:lang w:val="en-GB"/>
        </w:rPr>
        <w:fldChar w:fldCharType="end"/>
      </w:r>
      <w:r w:rsidRPr="00DB7E0B">
        <w:rPr>
          <w:color w:val="000000"/>
          <w:lang w:val="en-GB"/>
        </w:rPr>
      </w:r>
      <w:r w:rsidRPr="00DB7E0B">
        <w:rPr>
          <w:color w:val="000000"/>
          <w:lang w:val="en-GB"/>
        </w:rPr>
        <w:fldChar w:fldCharType="separate"/>
      </w:r>
      <w:r w:rsidRPr="00DB7E0B">
        <w:rPr>
          <w:noProof/>
          <w:color w:val="000000"/>
          <w:lang w:val="en-GB"/>
        </w:rPr>
        <w:t>(27)</w:t>
      </w:r>
      <w:r w:rsidRPr="00DB7E0B">
        <w:rPr>
          <w:color w:val="000000"/>
          <w:lang w:val="en-GB"/>
        </w:rPr>
        <w:fldChar w:fldCharType="end"/>
      </w:r>
      <w:r w:rsidRPr="00DB7E0B">
        <w:rPr>
          <w:color w:val="000000"/>
          <w:lang w:val="en-GB"/>
        </w:rPr>
        <w:t xml:space="preserve">. </w:t>
      </w:r>
      <w:r w:rsidRPr="00DB7E0B">
        <w:rPr>
          <w:color w:val="000000" w:themeColor="text1"/>
          <w:lang w:val="en-GB"/>
        </w:rPr>
        <w:t>The DSM-5 refers to eating disorder</w:t>
      </w:r>
      <w:r w:rsidR="001814B8" w:rsidRPr="00DB7E0B">
        <w:rPr>
          <w:color w:val="000000" w:themeColor="text1"/>
          <w:lang w:val="en-GB"/>
        </w:rPr>
        <w:t>s</w:t>
      </w:r>
      <w:r w:rsidRPr="00DB7E0B">
        <w:rPr>
          <w:color w:val="000000" w:themeColor="text1"/>
          <w:lang w:val="en-GB"/>
        </w:rPr>
        <w:t xml:space="preserve"> (EDs) with primarily restrictive features</w:t>
      </w:r>
      <w:ins w:id="51" w:author="Abigail Harrison" w:date="2025-05-11T19:14:00Z" w16du:dateUtc="2025-05-12T00:14:00Z">
        <w:r w:rsidR="00671C1B">
          <w:rPr>
            <w:color w:val="000000" w:themeColor="text1"/>
            <w:lang w:val="en-GB"/>
          </w:rPr>
          <w:t xml:space="preserve"> </w:t>
        </w:r>
        <w:r w:rsidR="00671C1B" w:rsidRPr="00DB7E0B">
          <w:rPr>
            <w:color w:val="000000" w:themeColor="text1"/>
            <w:lang w:val="en-GB"/>
          </w:rPr>
          <w:t>including a</w:t>
        </w:r>
        <w:proofErr w:type="spellStart"/>
        <w:r w:rsidR="00671C1B" w:rsidRPr="00DB7E0B">
          <w:t>voidant</w:t>
        </w:r>
        <w:proofErr w:type="spellEnd"/>
        <w:r w:rsidR="00671C1B" w:rsidRPr="00DB7E0B">
          <w:t xml:space="preserve"> restrictive food intake disorder (ARFID), and anorexia nervosa (AN),</w:t>
        </w:r>
        <w:r w:rsidR="00671C1B">
          <w:t xml:space="preserve"> </w:t>
        </w:r>
        <w:r w:rsidR="00671C1B">
          <w:rPr>
            <w:color w:val="000000" w:themeColor="text1"/>
            <w:lang w:val="en-GB"/>
          </w:rPr>
          <w:t xml:space="preserve">or </w:t>
        </w:r>
      </w:ins>
      <w:ins w:id="52" w:author="Abigail Harrison" w:date="2025-05-11T19:15:00Z" w16du:dateUtc="2025-05-12T00:15:00Z">
        <w:r w:rsidR="00671C1B">
          <w:rPr>
            <w:color w:val="000000" w:themeColor="text1"/>
            <w:lang w:val="en-GB"/>
          </w:rPr>
          <w:t xml:space="preserve">those with </w:t>
        </w:r>
      </w:ins>
      <w:ins w:id="53" w:author="Abigail Harrison" w:date="2025-05-11T19:14:00Z" w16du:dateUtc="2025-05-12T00:14:00Z">
        <w:r w:rsidR="00671C1B">
          <w:rPr>
            <w:color w:val="000000" w:themeColor="text1"/>
            <w:lang w:val="en-GB"/>
          </w:rPr>
          <w:t>involvement of excessive food intake</w:t>
        </w:r>
      </w:ins>
      <w:r w:rsidRPr="00DB7E0B">
        <w:rPr>
          <w:color w:val="000000" w:themeColor="text1"/>
          <w:lang w:val="en-GB"/>
        </w:rPr>
        <w:t xml:space="preserve">, </w:t>
      </w:r>
      <w:del w:id="54" w:author="Abigail Harrison" w:date="2025-05-11T19:14:00Z" w16du:dateUtc="2025-05-12T00:14:00Z">
        <w:r w:rsidRPr="00DB7E0B" w:rsidDel="00671C1B">
          <w:rPr>
            <w:color w:val="000000" w:themeColor="text1"/>
            <w:lang w:val="en-GB"/>
          </w:rPr>
          <w:delText>including a</w:delText>
        </w:r>
        <w:r w:rsidRPr="00DB7E0B" w:rsidDel="00671C1B">
          <w:delText xml:space="preserve">voidant/ restrictive food intake disorder (ARFID), and anorexia nervosa (AN), and two EDs involving excessive food intake, </w:delText>
        </w:r>
      </w:del>
      <w:r w:rsidRPr="00DB7E0B">
        <w:t xml:space="preserve">with and without, compensatory behaviours - bulimia nervosa (BN), and binge-eating disorder (BED) respectively </w:t>
      </w:r>
      <w:r w:rsidRPr="00DB7E0B">
        <w:fldChar w:fldCharType="begin"/>
      </w:r>
      <w:r w:rsidRPr="00DB7E0B">
        <w:instrText xml:space="preserve"> ADDIN EN.CITE &lt;EndNote&gt;&lt;Cite&gt;&lt;Year&gt;2022&lt;/Year&gt;&lt;RecNum&gt;79&lt;/RecNum&gt;&lt;DisplayText&gt;(28)&lt;/DisplayText&gt;&lt;record&gt;&lt;rec-number&gt;79&lt;/rec-number&gt;&lt;foreign-keys&gt;&lt;key app="EN" db-id="0taxxtep609payevea8pxta99rpdpsa2vfv2" timestamp="1704257724"&gt;79&lt;/key&gt;&lt;/foreign-keys&gt;&lt;ref-type name="Book"&gt;6&lt;/ref-type&gt;&lt;contributors&gt;&lt;/contributors&gt;&lt;titles&gt;&lt;title&gt;Diagnostic and statistical manual of mental disorders: DSM-5-TR&lt;/title&gt;&lt;/titles&gt;&lt;section&gt;372&lt;/section&gt;&lt;dates&gt;&lt;year&gt;2022&lt;/year&gt;&lt;/dates&gt;&lt;pub-location&gt;washinghton , DC&amp;#xD;&lt;/pub-location&gt;&lt;publisher&gt;American Psychiatric Association Publishing&lt;/publisher&gt;&lt;urls&gt;&lt;/urls&gt;&lt;/record&gt;&lt;/Cite&gt;&lt;/EndNote&gt;</w:instrText>
      </w:r>
      <w:r w:rsidRPr="00DB7E0B">
        <w:fldChar w:fldCharType="separate"/>
      </w:r>
      <w:r w:rsidRPr="00DB7E0B">
        <w:rPr>
          <w:noProof/>
        </w:rPr>
        <w:t>(28)</w:t>
      </w:r>
      <w:r w:rsidRPr="00DB7E0B">
        <w:fldChar w:fldCharType="end"/>
      </w:r>
      <w:r w:rsidRPr="00DB7E0B">
        <w:t>.</w:t>
      </w:r>
    </w:p>
    <w:p w14:paraId="04621C3F" w14:textId="77777777" w:rsidR="00F40D64" w:rsidRPr="00DB7E0B" w:rsidRDefault="00F40D64" w:rsidP="008F3A41">
      <w:pPr>
        <w:autoSpaceDE w:val="0"/>
        <w:autoSpaceDN w:val="0"/>
        <w:adjustRightInd w:val="0"/>
        <w:spacing w:line="480" w:lineRule="auto"/>
        <w:rPr>
          <w:color w:val="FF0000"/>
          <w:lang w:val="en-GB"/>
        </w:rPr>
      </w:pPr>
    </w:p>
    <w:p w14:paraId="42E2523C" w14:textId="73534DF9" w:rsidR="00F40D64" w:rsidRPr="00DB7E0B" w:rsidRDefault="005211EE" w:rsidP="008F3A41">
      <w:pPr>
        <w:autoSpaceDE w:val="0"/>
        <w:autoSpaceDN w:val="0"/>
        <w:adjustRightInd w:val="0"/>
        <w:spacing w:line="480" w:lineRule="auto"/>
        <w:rPr>
          <w:color w:val="000000"/>
          <w:lang w:val="en-GB"/>
        </w:rPr>
      </w:pPr>
      <w:r w:rsidRPr="00DB7E0B">
        <w:rPr>
          <w:color w:val="000000" w:themeColor="text1"/>
          <w:lang w:val="en-GB"/>
        </w:rPr>
        <w:t>A systematic review exploring DEBAs among adolescents  between 2000 and 2013 in the US, revealed wide ranges of prevalence for p</w:t>
      </w:r>
      <w:r w:rsidRPr="00DB7E0B">
        <w:rPr>
          <w:color w:val="000000"/>
          <w:lang w:val="en-GB"/>
        </w:rPr>
        <w:t xml:space="preserve">urgative behaviours (0–11%), binge-eating (1.2–17.3%), fasting (2.1–18.1%), and dieting (0.6–51.7%) behaviours </w:t>
      </w:r>
      <w:r w:rsidR="006C5CDA" w:rsidRPr="00DB7E0B">
        <w:rPr>
          <w:color w:val="000000"/>
          <w:lang w:val="en-GB"/>
        </w:rPr>
        <w:fldChar w:fldCharType="begin"/>
      </w:r>
      <w:r w:rsidR="006C5CDA" w:rsidRPr="00DB7E0B">
        <w:rPr>
          <w:color w:val="000000"/>
          <w:lang w:val="en-GB"/>
        </w:rPr>
        <w:instrText xml:space="preserve"> ADDIN EN.CITE &lt;EndNote&gt;&lt;Cite&gt;&lt;Author&gt;Ortega-Luyando&lt;/Author&gt;&lt;Year&gt;2015&lt;/Year&gt;&lt;RecNum&gt;167&lt;/RecNum&gt;&lt;DisplayText&gt;(29)&lt;/DisplayText&gt;&lt;record&gt;&lt;rec-number&gt;167&lt;/rec-number&gt;&lt;foreign-keys&gt;&lt;key app="EN" db-id="0taxxtep609payevea8pxta99rpdpsa2vfv2" timestamp="1708914829"&gt;167&lt;/key&gt;&lt;/foreign-keys&gt;&lt;ref-type name="Journal Article"&gt;17&lt;/ref-type&gt;&lt;contributors&gt;&lt;authors&gt;&lt;author&gt;Ortega-Luyando, Mayaro&lt;/author&gt;&lt;author&gt;Alvarez-Rayón, Georgina&lt;/author&gt;&lt;author&gt;Garner, David&lt;/author&gt;&lt;author&gt;Amaya-Hernández, Adriana&lt;/author&gt;&lt;author&gt;Bautista-Díaz, María-Leticia&lt;/author&gt;&lt;author&gt;Díaz, Juan&lt;/author&gt;&lt;/authors&gt;&lt;/contributors&gt;&lt;titles&gt;&lt;title&gt;Systematic review of disordered eating behaviors: Methodological considerations for epidemiological research&lt;/title&gt;&lt;secondary-title&gt;Revista Mexicana de Trastornos Alimentarios&lt;/secondary-title&gt;&lt;/titles&gt;&lt;periodical&gt;&lt;full-title&gt;Revista Mexicana de Trastornos Alimentarios&lt;/full-title&gt;&lt;/periodical&gt;&lt;pages&gt;51-63&lt;/pages&gt;&lt;volume&gt;6&lt;/volume&gt;&lt;dates&gt;&lt;year&gt;2015&lt;/year&gt;&lt;pub-dates&gt;&lt;date&gt;06/30&lt;/date&gt;&lt;/pub-dates&gt;&lt;/dates&gt;&lt;urls&gt;&lt;/urls&gt;&lt;electronic-resource-num&gt;10.1016/j.rmta.2015.06.001&lt;/electronic-resource-num&gt;&lt;/record&gt;&lt;/Cite&gt;&lt;/EndNote&gt;</w:instrText>
      </w:r>
      <w:r w:rsidR="006C5CDA" w:rsidRPr="00DB7E0B">
        <w:rPr>
          <w:color w:val="000000"/>
          <w:lang w:val="en-GB"/>
        </w:rPr>
        <w:fldChar w:fldCharType="separate"/>
      </w:r>
      <w:r w:rsidR="006C5CDA" w:rsidRPr="00DB7E0B">
        <w:rPr>
          <w:noProof/>
          <w:color w:val="000000"/>
          <w:lang w:val="en-GB"/>
        </w:rPr>
        <w:t>(29)</w:t>
      </w:r>
      <w:r w:rsidR="006C5CDA" w:rsidRPr="00DB7E0B">
        <w:rPr>
          <w:color w:val="000000"/>
          <w:lang w:val="en-GB"/>
        </w:rPr>
        <w:fldChar w:fldCharType="end"/>
      </w:r>
    </w:p>
    <w:p w14:paraId="0B4A9BAF" w14:textId="3A09958D"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 xml:space="preserve">A multi-country cross-sectional study involving  Caribbean territories  (including Antigua, Bahamas, Barbados, British Virgin Islands, Dominica, Grenada, Guyana, Jamaica, and St. Lucia) was able to identify the prevalence of DEBAs, including dissatisfaction with weight (girls 27.0%; boys 19.9%; p &lt; 0.001), laxative use (boys 10.9%; girls 9.5%; p &lt; 0.01), and other purging behaviours including use of diuretics (boys 3.3%; girls 2.5%, p&lt;0.01) and self-induced vomiting (boys 6.6%; girls 5.4%; p &lt; 0.01) </w:t>
      </w:r>
      <w:r w:rsidRPr="00DB7E0B">
        <w:rPr>
          <w:color w:val="000000"/>
          <w:lang w:val="en-GB"/>
        </w:rPr>
        <w:fldChar w:fldCharType="begin"/>
      </w:r>
      <w:r w:rsidRPr="00DB7E0B">
        <w:rPr>
          <w:color w:val="000000"/>
          <w:lang w:val="en-GB"/>
        </w:rPr>
        <w:instrText xml:space="preserve"> ADDIN EN.CITE &lt;EndNote&gt;&lt;Cite&gt;&lt;Author&gt;McGuire&lt;/Author&gt;&lt;Year&gt;2002&lt;/Year&gt;&lt;RecNum&gt;130&lt;/RecNum&gt;&lt;DisplayText&gt;(30)&lt;/DisplayText&gt;&lt;record&gt;&lt;rec-number&gt;130&lt;/rec-number&gt;&lt;foreign-keys&gt;&lt;key app="EN" db-id="0taxxtep609payevea8pxta99rpdpsa2vfv2" timestamp="1707625497"&gt;130&lt;/key&gt;&lt;/foreign-keys&gt;&lt;ref-type name="Journal Article"&gt;17&lt;/ref-type&gt;&lt;contributors&gt;&lt;authors&gt;&lt;author&gt;McGuire, M. T.&lt;/author&gt;&lt;author&gt;Story, M.&lt;/author&gt;&lt;author&gt;Neumark-Sztainer, D.&lt;/author&gt;&lt;author&gt;Halcon, L.&lt;/author&gt;&lt;author&gt;Campbell-Forrester, S.&lt;/author&gt;&lt;author&gt;Blum, R. W.&lt;/author&gt;&lt;/authors&gt;&lt;/contributors&gt;&lt;auth-address&gt;Division of Epidemiology, University of Minnesota, Minneapolis, MN 55454, USA.&lt;/auth-address&gt;&lt;titles&gt;&lt;title&gt;Prevalence and correlates of weight-control behaviors among Caribbean adolescent students&lt;/title&gt;&lt;secondary-title&gt;J Adolesc Health&lt;/secondary-title&gt;&lt;/titles&gt;&lt;periodical&gt;&lt;full-title&gt;J Adolesc Health&lt;/full-title&gt;&lt;/periodical&gt;&lt;pages&gt;208-11&lt;/pages&gt;&lt;volume&gt;31&lt;/volume&gt;&lt;number&gt;2&lt;/number&gt;&lt;keywords&gt;&lt;keyword&gt;Adolescent&lt;/keyword&gt;&lt;keyword&gt;*Adolescent Behavior&lt;/keyword&gt;&lt;keyword&gt;*Body Image&lt;/keyword&gt;&lt;keyword&gt;Female&lt;/keyword&gt;&lt;keyword&gt;Health Behavior&lt;/keyword&gt;&lt;keyword&gt;Humans&lt;/keyword&gt;&lt;keyword&gt;Male&lt;/keyword&gt;&lt;keyword&gt;Obesity/epidemiology/psychology/*therapy&lt;/keyword&gt;&lt;keyword&gt;Prevalence&lt;/keyword&gt;&lt;keyword&gt;Students/psychology&lt;/keyword&gt;&lt;keyword&gt;*Weight Loss&lt;/keyword&gt;&lt;keyword&gt;West Indies/epidemiology&lt;/keyword&gt;&lt;/keywords&gt;&lt;dates&gt;&lt;year&gt;2002&lt;/year&gt;&lt;pub-dates&gt;&lt;date&gt;Aug&lt;/date&gt;&lt;/pub-dates&gt;&lt;/dates&gt;&lt;isbn&gt;1054-139X (Print)&amp;#xD;1054-139x&lt;/isbn&gt;&lt;accession-num&gt;12127392&lt;/accession-num&gt;&lt;urls&gt;&lt;/urls&gt;&lt;electronic-resource-num&gt;10.1016/s1054-139x(02)00380-4&lt;/electronic-resource-num&gt;&lt;remote-database-provider&gt;NLM&lt;/remote-database-provider&gt;&lt;language&gt;eng&lt;/language&gt;&lt;/record&gt;&lt;/Cite&gt;&lt;/EndNote&gt;</w:instrText>
      </w:r>
      <w:r w:rsidRPr="00DB7E0B">
        <w:rPr>
          <w:color w:val="000000"/>
          <w:lang w:val="en-GB"/>
        </w:rPr>
        <w:fldChar w:fldCharType="separate"/>
      </w:r>
      <w:r w:rsidRPr="00DB7E0B">
        <w:rPr>
          <w:noProof/>
          <w:color w:val="000000"/>
          <w:lang w:val="en-GB"/>
        </w:rPr>
        <w:t>(30)</w:t>
      </w:r>
      <w:r w:rsidRPr="00DB7E0B">
        <w:rPr>
          <w:color w:val="000000"/>
          <w:lang w:val="en-GB"/>
        </w:rPr>
        <w:fldChar w:fldCharType="end"/>
      </w:r>
      <w:r w:rsidRPr="00DB7E0B">
        <w:rPr>
          <w:color w:val="000000"/>
          <w:lang w:val="en-GB"/>
        </w:rPr>
        <w:t>.</w:t>
      </w:r>
    </w:p>
    <w:p w14:paraId="7A1DA628" w14:textId="3188B92E" w:rsidR="00F40D64" w:rsidRPr="00DB7E0B" w:rsidRDefault="005211EE" w:rsidP="008F3A41">
      <w:pPr>
        <w:autoSpaceDE w:val="0"/>
        <w:autoSpaceDN w:val="0"/>
        <w:adjustRightInd w:val="0"/>
        <w:spacing w:line="480" w:lineRule="auto"/>
        <w:rPr>
          <w:color w:val="000000" w:themeColor="text1"/>
          <w:lang w:val="en-GB"/>
        </w:rPr>
      </w:pPr>
      <w:r w:rsidRPr="00DB7E0B">
        <w:rPr>
          <w:color w:val="000000"/>
          <w:lang w:val="en-GB"/>
        </w:rPr>
        <w:t>Locally, Harrison and colleagues, reports 31% of Jamaican adolescents, 11-19 years, report</w:t>
      </w:r>
      <w:ins w:id="55" w:author="Abigail Harrison" w:date="2025-05-11T19:17:00Z" w16du:dateUtc="2025-05-12T00:17:00Z">
        <w:r w:rsidR="00671C1B">
          <w:rPr>
            <w:color w:val="000000"/>
            <w:lang w:val="en-GB"/>
          </w:rPr>
          <w:t xml:space="preserve">ing </w:t>
        </w:r>
      </w:ins>
      <w:del w:id="56" w:author="Abigail Harrison" w:date="2025-05-11T19:17:00Z" w16du:dateUtc="2025-05-12T00:17:00Z">
        <w:r w:rsidRPr="00DB7E0B" w:rsidDel="00671C1B">
          <w:rPr>
            <w:color w:val="000000"/>
            <w:lang w:val="en-GB"/>
          </w:rPr>
          <w:delText xml:space="preserve">ed </w:delText>
        </w:r>
      </w:del>
      <w:r w:rsidRPr="00DB7E0B">
        <w:rPr>
          <w:color w:val="000000"/>
          <w:lang w:val="en-GB"/>
        </w:rPr>
        <w:t xml:space="preserve">having engaged in at least one DEB, with bingeing being most common. Additionally, adolescents with overweight/obesity reported higher use of chemical weight manipulation (laxatives, diuretics, and diet pills; p = 0.01) </w:t>
      </w:r>
      <w:r w:rsidRPr="00DB7E0B">
        <w:rPr>
          <w:color w:val="000000"/>
          <w:lang w:val="en-GB"/>
        </w:rPr>
        <w:fldChar w:fldCharType="begin">
          <w:fldData xml:space="preserve">PEVuZE5vdGU+PENpdGU+PEF1dGhvcj5IYXJyaXNvbjwvQXV0aG9yPjxZZWFyPjIwMjA8L1llYXI+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</w:fldData>
        </w:fldChar>
      </w:r>
      <w:r w:rsidR="006C5CDA" w:rsidRPr="00DB7E0B">
        <w:rPr>
          <w:color w:val="000000"/>
          <w:lang w:val="en-GB"/>
        </w:rPr>
        <w:instrText xml:space="preserve"> ADDIN EN.CITE </w:instrText>
      </w:r>
      <w:r w:rsidR="006C5CDA" w:rsidRPr="00DB7E0B">
        <w:rPr>
          <w:color w:val="000000"/>
          <w:lang w:val="en-GB"/>
        </w:rPr>
        <w:fldChar w:fldCharType="begin">
          <w:fldData xml:space="preserve">PEVuZE5vdGU+PENpdGU+PEF1dGhvcj5IYXJyaXNvbjwvQXV0aG9yPjxZZWFyPjIwMjA8L1llYXI+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</w:fldData>
        </w:fldChar>
      </w:r>
      <w:r w:rsidR="006C5CDA" w:rsidRPr="00DB7E0B">
        <w:rPr>
          <w:color w:val="000000"/>
          <w:lang w:val="en-GB"/>
        </w:rPr>
        <w:instrText xml:space="preserve"> ADDIN EN.CITE.DATA </w:instrText>
      </w:r>
      <w:r w:rsidR="006C5CDA" w:rsidRPr="00DB7E0B">
        <w:rPr>
          <w:color w:val="000000"/>
          <w:lang w:val="en-GB"/>
        </w:rPr>
      </w:r>
      <w:r w:rsidR="006C5CDA" w:rsidRPr="00DB7E0B">
        <w:rPr>
          <w:color w:val="000000"/>
          <w:lang w:val="en-GB"/>
        </w:rPr>
        <w:fldChar w:fldCharType="end"/>
      </w:r>
      <w:r w:rsidRPr="00DB7E0B">
        <w:rPr>
          <w:color w:val="000000"/>
          <w:lang w:val="en-GB"/>
        </w:rPr>
      </w:r>
      <w:r w:rsidRPr="00DB7E0B">
        <w:rPr>
          <w:color w:val="000000"/>
          <w:lang w:val="en-GB"/>
        </w:rPr>
        <w:fldChar w:fldCharType="separate"/>
      </w:r>
      <w:r w:rsidR="006C5CDA" w:rsidRPr="00DB7E0B">
        <w:rPr>
          <w:noProof/>
          <w:color w:val="000000"/>
          <w:lang w:val="en-GB"/>
        </w:rPr>
        <w:t>(31)</w:t>
      </w:r>
      <w:r w:rsidRPr="00DB7E0B">
        <w:rPr>
          <w:color w:val="000000"/>
          <w:lang w:val="en-GB"/>
        </w:rPr>
        <w:fldChar w:fldCharType="end"/>
      </w:r>
      <w:r w:rsidRPr="00DB7E0B">
        <w:rPr>
          <w:color w:val="000000"/>
          <w:lang w:val="en-GB"/>
        </w:rPr>
        <w:t>.</w:t>
      </w:r>
    </w:p>
    <w:p w14:paraId="5E7C4A7C" w14:textId="77777777" w:rsidR="00F40D64" w:rsidRPr="00DB7E0B" w:rsidRDefault="00F40D64" w:rsidP="008F3A41">
      <w:pPr>
        <w:autoSpaceDE w:val="0"/>
        <w:autoSpaceDN w:val="0"/>
        <w:adjustRightInd w:val="0"/>
        <w:spacing w:line="480" w:lineRule="auto"/>
        <w:rPr>
          <w:color w:val="000000"/>
          <w:lang w:val="en-GB"/>
        </w:rPr>
      </w:pPr>
    </w:p>
    <w:p w14:paraId="1F75F8DA" w14:textId="7885F36D" w:rsidR="00F40D64" w:rsidRPr="002814F1" w:rsidRDefault="005211EE" w:rsidP="008F3A41">
      <w:pPr>
        <w:autoSpaceDE w:val="0"/>
        <w:autoSpaceDN w:val="0"/>
        <w:adjustRightInd w:val="0"/>
        <w:spacing w:line="480" w:lineRule="auto"/>
        <w:rPr>
          <w:i/>
          <w:iCs/>
          <w:color w:val="000000"/>
          <w:lang w:val="en-GB"/>
        </w:rPr>
      </w:pPr>
      <w:r w:rsidRPr="002814F1">
        <w:rPr>
          <w:i/>
          <w:iCs/>
          <w:color w:val="000000" w:themeColor="text1"/>
          <w:lang w:val="en-GB"/>
        </w:rPr>
        <w:t>Co-occurrence of Overweight/Obesity and disordered eating</w:t>
      </w:r>
      <w:r w:rsidRPr="002814F1">
        <w:rPr>
          <w:i/>
          <w:iCs/>
          <w:color w:val="000000"/>
          <w:lang w:val="en-GB"/>
        </w:rPr>
        <w:t xml:space="preserve"> behaviours and attitudes (DEBAs) </w:t>
      </w:r>
    </w:p>
    <w:p w14:paraId="0BD882F6" w14:textId="315C10B4"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 xml:space="preserve">In 2004 Kalarchian et al found that ‘loss of control’ eating was more prevalent in overweight children and was associated with more maladaptive cognitions related to eating, shape, and weight. In a Canadian sample of 3,043 adolescents, the prevalence of estimated sub-threshold or fully classified EDs was higher in adolescents with obesity (9.3% males; 20.2% females) compared to those with healthy weight (2.1% males; 8.4% females) </w:t>
      </w:r>
      <w:r w:rsidRPr="00DB7E0B">
        <w:rPr>
          <w:color w:val="000000"/>
          <w:lang w:val="en-GB"/>
        </w:rPr>
        <w:fldChar w:fldCharType="begin"/>
      </w:r>
      <w:r w:rsidR="006C5CDA" w:rsidRPr="00DB7E0B">
        <w:rPr>
          <w:color w:val="000000"/>
          <w:lang w:val="en-GB"/>
        </w:rPr>
        <w:instrText xml:space="preserve"> ADDIN EN.CITE &lt;EndNote&gt;&lt;Cite&gt;&lt;Author&gt;Jebeile&lt;/Author&gt;&lt;Year&gt;2021&lt;/Year&gt;&lt;RecNum&gt;39&lt;/RecNum&gt;&lt;DisplayText&gt;(32)&lt;/DisplayText&gt;&lt;record&gt;&lt;rec-number&gt;39&lt;/rec-number&gt;&lt;foreign-keys&gt;&lt;key app="EN" db-id="0taxxtep609payevea8pxta99rpdpsa2vfv2" timestamp="1694139933"&gt;39&lt;/key&gt;&lt;/foreign-keys&gt;&lt;ref-type name="Journal Article"&gt;17&lt;/ref-type&gt;&lt;contributors&gt;&lt;authors&gt;&lt;author&gt;Jebeile, H.&lt;/author&gt;&lt;author&gt;Lister, N. B.&lt;/author&gt;&lt;author&gt;Baur, L. A.&lt;/author&gt;&lt;author&gt;Garnett, S. P.&lt;/author&gt;&lt;author&gt;Paxton, S. J.&lt;/author&gt;&lt;/authors&gt;&lt;/contributors&gt;&lt;auth-address&gt;The University of Sydney, Children&amp;apos;s Hospital Westmead Clinical School, Westmead, Australia.&amp;#xD;Institute of Endocrinology and Diabetes, The Children&amp;apos;s Hospital at Westmead, Westmead, Australia.&amp;#xD;Weight Management Services, The Children&amp;apos;s Hospital at Westmead, Westmead, Australia.&amp;#xD;Kids Research, The Children&amp;apos;s Hospital at Westmead, Westmead, Australia.&amp;#xD;School of Psychology and Public Health, La Trobe University, Melbourne, Australia.&lt;/auth-address&gt;&lt;titles&gt;&lt;title&gt;Eating disorder risk in adolescents with obesity&lt;/title&gt;&lt;secondary-title&gt;Obes Rev&lt;/secondary-title&gt;&lt;/titles&gt;&lt;periodical&gt;&lt;full-title&gt;Obes Rev&lt;/full-title&gt;&lt;/periodical&gt;&lt;pages&gt;e13173&lt;/pages&gt;&lt;volume&gt;22&lt;/volume&gt;&lt;number&gt;5&lt;/number&gt;&lt;edition&gt;20210106&lt;/edition&gt;&lt;keywords&gt;&lt;keyword&gt;Adolescent&lt;/keyword&gt;&lt;keyword&gt;*Adolescent Behavior&lt;/keyword&gt;&lt;keyword&gt;Body Image&lt;/keyword&gt;&lt;keyword&gt;*Feeding and Eating Disorders/complications/epidemiology&lt;/keyword&gt;&lt;keyword&gt;Humans&lt;/keyword&gt;&lt;keyword&gt;*Pediatric Obesity/complications/epidemiology&lt;/keyword&gt;&lt;keyword&gt;child obesity&lt;/keyword&gt;&lt;keyword&gt;disordered eating&lt;/keyword&gt;&lt;keyword&gt;overweight&lt;/keyword&gt;&lt;keyword&gt;pediatric&lt;/keyword&gt;&lt;keyword&gt;weight management&lt;/keyword&gt;&lt;/keywords&gt;&lt;dates&gt;&lt;year&gt;2021&lt;/year&gt;&lt;pub-dates&gt;&lt;date&gt;May&lt;/date&gt;&lt;/pub-dates&gt;&lt;/dates&gt;&lt;isbn&gt;1467-7881&lt;/isbn&gt;&lt;accession-num&gt;33410207&lt;/accession-num&gt;&lt;urls&gt;&lt;/urls&gt;&lt;electronic-resource-num&gt;10.1111/obr.13173&lt;/electronic-resource-num&gt;&lt;remote-database-provider&gt;NLM&lt;/remote-database-provider&gt;&lt;language&gt;eng&lt;/language&gt;&lt;/record&gt;&lt;/Cite&gt;&lt;/EndNote&gt;</w:instrText>
      </w:r>
      <w:r w:rsidRPr="00DB7E0B">
        <w:rPr>
          <w:color w:val="000000"/>
          <w:lang w:val="en-GB"/>
        </w:rPr>
        <w:fldChar w:fldCharType="separate"/>
      </w:r>
      <w:r w:rsidR="006C5CDA" w:rsidRPr="00DB7E0B">
        <w:rPr>
          <w:noProof/>
          <w:color w:val="000000"/>
          <w:lang w:val="en-GB"/>
        </w:rPr>
        <w:t>(32)</w:t>
      </w:r>
      <w:r w:rsidRPr="00DB7E0B">
        <w:rPr>
          <w:color w:val="000000"/>
          <w:lang w:val="en-GB"/>
        </w:rPr>
        <w:fldChar w:fldCharType="end"/>
      </w:r>
      <w:r w:rsidRPr="00DB7E0B">
        <w:rPr>
          <w:color w:val="000000"/>
          <w:lang w:val="en-GB"/>
        </w:rPr>
        <w:t xml:space="preserve">. </w:t>
      </w:r>
    </w:p>
    <w:p w14:paraId="60F2958D" w14:textId="0E313435" w:rsidR="00F40D64" w:rsidRPr="00DB7E0B" w:rsidRDefault="005211EE" w:rsidP="008F3A41">
      <w:pPr>
        <w:autoSpaceDE w:val="0"/>
        <w:autoSpaceDN w:val="0"/>
        <w:adjustRightInd w:val="0"/>
        <w:spacing w:line="480" w:lineRule="auto"/>
        <w:rPr>
          <w:color w:val="151617"/>
          <w:lang w:val="en-GB"/>
        </w:rPr>
      </w:pPr>
      <w:r w:rsidRPr="00DB7E0B">
        <w:rPr>
          <w:color w:val="000000" w:themeColor="text1"/>
          <w:lang w:val="en-GB"/>
        </w:rPr>
        <w:t xml:space="preserve">In 2012, Veses et al conducted an </w:t>
      </w:r>
      <w:r w:rsidRPr="00DB7E0B">
        <w:rPr>
          <w:color w:val="151617"/>
          <w:lang w:val="en-GB"/>
        </w:rPr>
        <w:t xml:space="preserve">analysis of two cross sectional studies in Spanish adolescents: one focused on nutritional status (AVENA study) and the other on the role of physical activity in preventing overweight/ obesity among other disorders (AFINOS). The analysis demonstrated that adolescents with overweight were at a higher risk of developing eating disorders than those with a healthy weight (odds ratio [OR] = 4.91, 95% confidence interval [CI]: 3.63–6.61 in the AVENA Study and OR = 2.45, 95% CI: 1.83–3.22 in the AFINOS Study) </w:t>
      </w:r>
      <w:r w:rsidRPr="00DB7E0B">
        <w:rPr>
          <w:color w:val="151617"/>
          <w:lang w:val="en-GB"/>
        </w:rPr>
        <w:fldChar w:fldCharType="begin"/>
      </w:r>
      <w:r w:rsidR="006C5CDA" w:rsidRPr="00DB7E0B">
        <w:rPr>
          <w:color w:val="151617"/>
          <w:lang w:val="en-GB"/>
        </w:rPr>
        <w:instrText xml:space="preserve"> ADDIN EN.CITE &lt;EndNote&gt;&lt;Cite&gt;&lt;Author&gt;Veses&lt;/Author&gt;&lt;Year&gt;2014&lt;/Year&gt;&lt;RecNum&gt;85&lt;/RecNum&gt;&lt;DisplayText&gt;(33)&lt;/DisplayText&gt;&lt;record&gt;&lt;rec-number&gt;85&lt;/rec-number&gt;&lt;foreign-keys&gt;&lt;key app="EN" db-id="0taxxtep609payevea8pxta99rpdpsa2vfv2" timestamp="1704770425"&gt;85&lt;/key&gt;&lt;/foreign-keys&gt;&lt;ref-type name="Journal Article"&gt;17&lt;/ref-type&gt;&lt;contributors&gt;&lt;authors&gt;&lt;author&gt;Veses, A. M.&lt;/author&gt;&lt;author&gt;Martínez-Gómez, D.&lt;/author&gt;&lt;author&gt;Gómez-Martínez, S.&lt;/author&gt;&lt;author&gt;Vicente-Rodriguez, G.&lt;/author&gt;&lt;author&gt;Castillo, R.&lt;/author&gt;&lt;author&gt;Ortega, F. B.&lt;/author&gt;&lt;author&gt;González-Gross, M.&lt;/author&gt;&lt;author&gt;Calle, M. E.&lt;/author&gt;&lt;author&gt;Veiga, O. L.&lt;/author&gt;&lt;author&gt;Marcos, A.&lt;/author&gt;&lt;author&gt;AVENA&lt;/author&gt;&lt;author&gt;AFINOS Study Groups&lt;/author&gt;&lt;/authors&gt;&lt;/contributors&gt;&lt;titles&gt;&lt;title&gt;Physical fitness, overweight and the risk of eating disorders in adolescents. The AVENA and AFINOS studies&lt;/title&gt;&lt;secondary-title&gt;Pediatric Obesity&lt;/secondary-title&gt;&lt;/titles&gt;&lt;periodical&gt;&lt;full-title&gt;Pediatric Obesity&lt;/full-title&gt;&lt;/periodical&gt;&lt;pages&gt;1-9&lt;/pages&gt;&lt;volume&gt;9&lt;/volume&gt;&lt;number&gt;1&lt;/number&gt;&lt;dates&gt;&lt;year&gt;2014&lt;/year&gt;&lt;/dates&gt;&lt;isbn&gt;2047-6302&lt;/isbn&gt;&lt;urls&gt;&lt;related-urls&gt;&lt;url&gt;https://onlinelibrary.wiley.com/doi/abs/10.1111/j.2047-6310.2012.00138.x&lt;/url&gt;&lt;url&gt;https://onlinelibrary.wiley.com/doi/10.1111/j.2047-6310.2012.00138.x&lt;/url&gt;&lt;/related-urls&gt;&lt;/urls&gt;&lt;electronic-resource-num&gt;https://doi.org/10.1111/j.2047-6310.2012.00138.x&lt;/electronic-resource-num&gt;&lt;/record&gt;&lt;/Cite&gt;&lt;/EndNote&gt;</w:instrText>
      </w:r>
      <w:r w:rsidRPr="00DB7E0B">
        <w:rPr>
          <w:color w:val="151617"/>
          <w:lang w:val="en-GB"/>
        </w:rPr>
        <w:fldChar w:fldCharType="separate"/>
      </w:r>
      <w:r w:rsidR="006C5CDA" w:rsidRPr="00DB7E0B">
        <w:rPr>
          <w:noProof/>
          <w:color w:val="151617"/>
          <w:lang w:val="en-GB"/>
        </w:rPr>
        <w:t>(33)</w:t>
      </w:r>
      <w:r w:rsidRPr="00DB7E0B">
        <w:rPr>
          <w:color w:val="151617"/>
          <w:lang w:val="en-GB"/>
        </w:rPr>
        <w:fldChar w:fldCharType="end"/>
      </w:r>
      <w:r w:rsidRPr="00DB7E0B">
        <w:rPr>
          <w:color w:val="151617"/>
          <w:lang w:val="en-GB"/>
        </w:rPr>
        <w:t>.</w:t>
      </w:r>
    </w:p>
    <w:p w14:paraId="28998E88" w14:textId="77777777" w:rsidR="00F40D64" w:rsidRPr="00DB7E0B" w:rsidRDefault="00F40D64" w:rsidP="008F3A41">
      <w:pPr>
        <w:autoSpaceDE w:val="0"/>
        <w:autoSpaceDN w:val="0"/>
        <w:adjustRightInd w:val="0"/>
        <w:spacing w:line="480" w:lineRule="auto"/>
        <w:rPr>
          <w:color w:val="000000"/>
          <w:lang w:val="en-GB"/>
        </w:rPr>
      </w:pPr>
    </w:p>
    <w:p w14:paraId="57A579F7" w14:textId="25270C9C"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 xml:space="preserve">Established obesity treatment guidelines highlight the need to screen for eating disorders as a routine part of </w:t>
      </w:r>
      <w:r w:rsidR="00004E20" w:rsidRPr="00DB7E0B">
        <w:rPr>
          <w:color w:val="000000"/>
          <w:lang w:val="en-GB"/>
        </w:rPr>
        <w:t>care and</w:t>
      </w:r>
      <w:r w:rsidRPr="00DB7E0B">
        <w:rPr>
          <w:color w:val="000000"/>
          <w:lang w:val="en-GB"/>
        </w:rPr>
        <w:t xml:space="preserve"> conversely eating disorder treatment guidelines acknowledge the high prevalence of comorbid obesity and eating disorders </w:t>
      </w:r>
      <w:r w:rsidRPr="00DB7E0B">
        <w:rPr>
          <w:color w:val="000000"/>
          <w:lang w:val="en-GB"/>
        </w:rPr>
        <w:fldChar w:fldCharType="begin">
          <w:fldData xml:space="preserve">PEVuZE5vdGU+PENpdGU+PEF1dGhvcj5Ib3VzZTwvQXV0aG9yPjxZZWFyPjIwMjI8L1llYXI+PFJl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</w:fldData>
        </w:fldChar>
      </w:r>
      <w:r w:rsidR="006C5CDA" w:rsidRPr="00DB7E0B">
        <w:rPr>
          <w:color w:val="000000"/>
          <w:lang w:val="en-GB"/>
        </w:rPr>
        <w:instrText xml:space="preserve"> ADDIN EN.CITE </w:instrText>
      </w:r>
      <w:r w:rsidR="006C5CDA" w:rsidRPr="00DB7E0B">
        <w:rPr>
          <w:color w:val="000000"/>
          <w:lang w:val="en-GB"/>
        </w:rPr>
        <w:fldChar w:fldCharType="begin">
          <w:fldData xml:space="preserve">PEVuZE5vdGU+PENpdGU+PEF1dGhvcj5Ib3VzZTwvQXV0aG9yPjxZZWFyPjIwMjI8L1llYXI+PFJl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</w:fldData>
        </w:fldChar>
      </w:r>
      <w:r w:rsidR="006C5CDA" w:rsidRPr="00DB7E0B">
        <w:rPr>
          <w:color w:val="000000"/>
          <w:lang w:val="en-GB"/>
        </w:rPr>
        <w:instrText xml:space="preserve"> ADDIN EN.CITE.DATA </w:instrText>
      </w:r>
      <w:r w:rsidR="006C5CDA" w:rsidRPr="00DB7E0B">
        <w:rPr>
          <w:color w:val="000000"/>
          <w:lang w:val="en-GB"/>
        </w:rPr>
      </w:r>
      <w:r w:rsidR="006C5CDA" w:rsidRPr="00DB7E0B">
        <w:rPr>
          <w:color w:val="000000"/>
          <w:lang w:val="en-GB"/>
        </w:rPr>
        <w:fldChar w:fldCharType="end"/>
      </w:r>
      <w:r w:rsidRPr="00DB7E0B">
        <w:rPr>
          <w:color w:val="000000"/>
          <w:lang w:val="en-GB"/>
        </w:rPr>
      </w:r>
      <w:r w:rsidRPr="00DB7E0B">
        <w:rPr>
          <w:color w:val="000000"/>
          <w:lang w:val="en-GB"/>
        </w:rPr>
        <w:fldChar w:fldCharType="separate"/>
      </w:r>
      <w:r w:rsidR="006C5CDA" w:rsidRPr="00DB7E0B">
        <w:rPr>
          <w:noProof/>
          <w:color w:val="000000"/>
          <w:lang w:val="en-GB"/>
        </w:rPr>
        <w:t>(34)</w:t>
      </w:r>
      <w:r w:rsidRPr="00DB7E0B">
        <w:rPr>
          <w:color w:val="000000"/>
          <w:lang w:val="en-GB"/>
        </w:rPr>
        <w:fldChar w:fldCharType="end"/>
      </w:r>
      <w:r w:rsidRPr="00DB7E0B">
        <w:rPr>
          <w:color w:val="000000"/>
          <w:lang w:val="en-GB"/>
        </w:rPr>
        <w:t xml:space="preserve">. In a 2018 literature review of existing guidelines regarding the assessment and treatment of childhood overweight/ obesity, 9 of 17 analysed guidelines recommended screening for eating disorders as part of initial assessment </w:t>
      </w:r>
      <w:r w:rsidRPr="00DB7E0B">
        <w:rPr>
          <w:color w:val="000000"/>
          <w:lang w:val="en-GB"/>
        </w:rPr>
        <w:fldChar w:fldCharType="begin">
          <w:fldData xml:space="preserve">PEVuZE5vdGU+PENpdGU+PEF1dGhvcj5QZmVpZmZsw6k8L0F1dGhvcj48WWVhcj4yMDE5PC9ZZWFy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</w:fldData>
        </w:fldChar>
      </w:r>
      <w:r w:rsidR="006C5CDA" w:rsidRPr="00DB7E0B">
        <w:rPr>
          <w:color w:val="000000"/>
          <w:lang w:val="en-GB"/>
        </w:rPr>
        <w:instrText xml:space="preserve"> ADDIN EN.CITE </w:instrText>
      </w:r>
      <w:r w:rsidR="006C5CDA" w:rsidRPr="00DB7E0B">
        <w:rPr>
          <w:color w:val="000000"/>
          <w:lang w:val="en-GB"/>
        </w:rPr>
        <w:fldChar w:fldCharType="begin">
          <w:fldData xml:space="preserve">PEVuZE5vdGU+PENpdGU+PEF1dGhvcj5QZmVpZmZsw6k8L0F1dGhvcj48WWVhcj4yMDE5PC9ZZWFy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</w:fldData>
        </w:fldChar>
      </w:r>
      <w:r w:rsidR="006C5CDA" w:rsidRPr="00DB7E0B">
        <w:rPr>
          <w:color w:val="000000"/>
          <w:lang w:val="en-GB"/>
        </w:rPr>
        <w:instrText xml:space="preserve"> ADDIN EN.CITE.DATA </w:instrText>
      </w:r>
      <w:r w:rsidR="006C5CDA" w:rsidRPr="00DB7E0B">
        <w:rPr>
          <w:color w:val="000000"/>
          <w:lang w:val="en-GB"/>
        </w:rPr>
      </w:r>
      <w:r w:rsidR="006C5CDA" w:rsidRPr="00DB7E0B">
        <w:rPr>
          <w:color w:val="000000"/>
          <w:lang w:val="en-GB"/>
        </w:rPr>
        <w:fldChar w:fldCharType="end"/>
      </w:r>
      <w:r w:rsidRPr="00DB7E0B">
        <w:rPr>
          <w:color w:val="000000"/>
          <w:lang w:val="en-GB"/>
        </w:rPr>
      </w:r>
      <w:r w:rsidRPr="00DB7E0B">
        <w:rPr>
          <w:color w:val="000000"/>
          <w:lang w:val="en-GB"/>
        </w:rPr>
        <w:fldChar w:fldCharType="separate"/>
      </w:r>
      <w:r w:rsidR="006C5CDA" w:rsidRPr="00DB7E0B">
        <w:rPr>
          <w:noProof/>
          <w:color w:val="000000"/>
          <w:lang w:val="en-GB"/>
        </w:rPr>
        <w:t>(35)</w:t>
      </w:r>
      <w:r w:rsidRPr="00DB7E0B">
        <w:rPr>
          <w:color w:val="000000"/>
          <w:lang w:val="en-GB"/>
        </w:rPr>
        <w:fldChar w:fldCharType="end"/>
      </w:r>
      <w:r w:rsidRPr="00DB7E0B">
        <w:rPr>
          <w:color w:val="000000"/>
          <w:lang w:val="en-GB"/>
        </w:rPr>
        <w:t>.</w:t>
      </w:r>
    </w:p>
    <w:p w14:paraId="21D9202E" w14:textId="54CD0B4A" w:rsidR="00F40D64" w:rsidRPr="00DB7E0B" w:rsidRDefault="005211EE" w:rsidP="008F3A41">
      <w:pPr>
        <w:autoSpaceDE w:val="0"/>
        <w:autoSpaceDN w:val="0"/>
        <w:adjustRightInd w:val="0"/>
        <w:spacing w:line="480" w:lineRule="auto"/>
        <w:rPr>
          <w:color w:val="000000" w:themeColor="text1"/>
          <w:lang w:val="en-GB"/>
        </w:rPr>
      </w:pPr>
      <w:r w:rsidRPr="00DB7E0B">
        <w:rPr>
          <w:color w:val="000000" w:themeColor="text1"/>
          <w:lang w:val="en-GB"/>
        </w:rPr>
        <w:t>Unfortunately, DEBAs may often be missed in healthcare settings for various reasons including lack of training</w:t>
      </w:r>
      <w:r w:rsidR="006943E1" w:rsidRPr="00DB7E0B">
        <w:rPr>
          <w:color w:val="000000" w:themeColor="text1"/>
          <w:lang w:val="en-GB"/>
        </w:rPr>
        <w:fldChar w:fldCharType="begin">
          <w:fldData xml:space="preserve">PEVuZE5vdGU+PENpdGU+PEF1dGhvcj5Sb2JlcnRzPC9BdXRob3I+PFllYXI+MjAyMzwvWWVhcj48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</w:fldData>
        </w:fldChar>
      </w:r>
      <w:r w:rsidR="006943E1" w:rsidRPr="00DB7E0B">
        <w:rPr>
          <w:color w:val="000000" w:themeColor="text1"/>
          <w:lang w:val="en-GB"/>
        </w:rPr>
        <w:instrText xml:space="preserve"> ADDIN EN.CITE </w:instrText>
      </w:r>
      <w:r w:rsidR="006943E1" w:rsidRPr="00DB7E0B">
        <w:rPr>
          <w:color w:val="000000" w:themeColor="text1"/>
          <w:lang w:val="en-GB"/>
        </w:rPr>
        <w:fldChar w:fldCharType="begin">
          <w:fldData xml:space="preserve">PEVuZE5vdGU+PENpdGU+PEF1dGhvcj5Sb2JlcnRzPC9BdXRob3I+PFllYXI+MjAyMzwvWWVhcj48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</w:fldData>
        </w:fldChar>
      </w:r>
      <w:r w:rsidR="006943E1" w:rsidRPr="00DB7E0B">
        <w:rPr>
          <w:color w:val="000000" w:themeColor="text1"/>
          <w:lang w:val="en-GB"/>
        </w:rPr>
        <w:instrText xml:space="preserve"> ADDIN EN.CITE.DATA </w:instrText>
      </w:r>
      <w:r w:rsidR="006943E1" w:rsidRPr="00DB7E0B">
        <w:rPr>
          <w:color w:val="000000" w:themeColor="text1"/>
          <w:lang w:val="en-GB"/>
        </w:rPr>
      </w:r>
      <w:r w:rsidR="006943E1" w:rsidRPr="00DB7E0B">
        <w:rPr>
          <w:color w:val="000000" w:themeColor="text1"/>
          <w:lang w:val="en-GB"/>
        </w:rPr>
        <w:fldChar w:fldCharType="end"/>
      </w:r>
      <w:r w:rsidR="006943E1" w:rsidRPr="00DB7E0B">
        <w:rPr>
          <w:color w:val="000000" w:themeColor="text1"/>
          <w:lang w:val="en-GB"/>
        </w:rPr>
      </w:r>
      <w:r w:rsidR="006943E1" w:rsidRPr="00DB7E0B">
        <w:rPr>
          <w:color w:val="000000" w:themeColor="text1"/>
          <w:lang w:val="en-GB"/>
        </w:rPr>
        <w:fldChar w:fldCharType="separate"/>
      </w:r>
      <w:r w:rsidR="006943E1" w:rsidRPr="00DB7E0B">
        <w:rPr>
          <w:noProof/>
          <w:color w:val="000000" w:themeColor="text1"/>
          <w:lang w:val="en-GB"/>
        </w:rPr>
        <w:t>(3)</w:t>
      </w:r>
      <w:r w:rsidR="006943E1" w:rsidRPr="00DB7E0B">
        <w:rPr>
          <w:color w:val="000000" w:themeColor="text1"/>
          <w:lang w:val="en-GB"/>
        </w:rPr>
        <w:fldChar w:fldCharType="end"/>
      </w:r>
      <w:r w:rsidR="00B95B8B" w:rsidRPr="00DB7E0B">
        <w:rPr>
          <w:color w:val="000000" w:themeColor="text1"/>
          <w:lang w:val="en-GB"/>
        </w:rPr>
        <w:t>.</w:t>
      </w:r>
      <w:ins w:id="57" w:author="Abigail Harrison" w:date="2025-05-11T19:24:00Z" w16du:dateUtc="2025-05-12T00:24:00Z">
        <w:r w:rsidR="00B1710A">
          <w:rPr>
            <w:color w:val="000000" w:themeColor="text1"/>
            <w:lang w:val="en-GB"/>
          </w:rPr>
          <w:t xml:space="preserve"> </w:t>
        </w:r>
      </w:ins>
      <w:r w:rsidR="00B95B8B" w:rsidRPr="00DB7E0B">
        <w:rPr>
          <w:color w:val="000000" w:themeColor="text1"/>
          <w:lang w:val="en-GB"/>
        </w:rPr>
        <w:t>H</w:t>
      </w:r>
      <w:r w:rsidRPr="00DB7E0B">
        <w:rPr>
          <w:color w:val="000000" w:themeColor="text1"/>
          <w:lang w:val="en-GB"/>
        </w:rPr>
        <w:t xml:space="preserve">ealthcare professionals (HCPs) may not see the relevance of same, as the role of DEBAs in the aetiology of paediatric obesity can be overlooked, given that the current public health narrative on obesity mostly focuses on nutritional intake and environmental factors </w:t>
      </w:r>
      <w:r w:rsidRPr="00DB7E0B">
        <w:rPr>
          <w:color w:val="000000" w:themeColor="text1"/>
          <w:lang w:val="en-GB"/>
        </w:rPr>
        <w:fldChar w:fldCharType="begin"/>
      </w:r>
      <w:r w:rsidR="006C5CDA" w:rsidRPr="00DB7E0B">
        <w:rPr>
          <w:color w:val="000000" w:themeColor="text1"/>
          <w:lang w:val="en-GB"/>
        </w:rPr>
        <w:instrText xml:space="preserve"> ADDIN EN.CITE &lt;EndNote&gt;&lt;Cite&gt;&lt;Author&gt;Ramos Salas&lt;/Author&gt;&lt;Year&gt;2015&lt;/Year&gt;&lt;RecNum&gt;110&lt;/RecNum&gt;&lt;DisplayText&gt;(36)&lt;/DisplayText&gt;&lt;record&gt;&lt;rec-number&gt;110&lt;/rec-number&gt;&lt;foreign-keys&gt;&lt;key app="EN" db-id="0taxxtep609payevea8pxta99rpdpsa2vfv2" timestamp="1707164595"&gt;110&lt;/key&gt;&lt;/foreign-keys&gt;&lt;ref-type name="Journal Article"&gt;17&lt;/ref-type&gt;&lt;contributors&gt;&lt;authors&gt;&lt;author&gt;Ramos Salas, X.&lt;/author&gt;&lt;/authors&gt;&lt;/contributors&gt;&lt;auth-address&gt;University of Alberta, School of Public Health. ximenars@gmail.com.&lt;/auth-address&gt;&lt;titles&gt;&lt;title&gt;The ineffectiveness and unintended consequences of the public health war on obesity&lt;/title&gt;&lt;secondary-title&gt;Can J Public Health&lt;/secondary-title&gt;&lt;/titles&gt;&lt;periodical&gt;&lt;full-title&gt;Can J Public Health&lt;/full-title&gt;&lt;/periodical&gt;&lt;pages&gt;e79-81&lt;/pages&gt;&lt;volume&gt;106&lt;/volume&gt;&lt;number&gt;2&lt;/number&gt;&lt;edition&gt;20150203&lt;/edition&gt;&lt;keywords&gt;&lt;keyword&gt;Anorexia/mortality&lt;/keyword&gt;&lt;keyword&gt;Bariatric Surgery/mortality&lt;/keyword&gt;&lt;keyword&gt;Body Image/psychology&lt;/keyword&gt;&lt;keyword&gt;Bullying/psychology&lt;/keyword&gt;&lt;keyword&gt;Canada/epidemiology&lt;/keyword&gt;&lt;keyword&gt;Diet/mortality/psychology&lt;/keyword&gt;&lt;keyword&gt;Feeding and Eating Disorders/epidemiology&lt;/keyword&gt;&lt;keyword&gt;Health Promotion/*methods&lt;/keyword&gt;&lt;keyword&gt;Humans&lt;/keyword&gt;&lt;keyword&gt;Obesity/*epidemiology/*prevention &amp;amp; control/psychology&lt;/keyword&gt;&lt;keyword&gt;Personal Satisfaction&lt;/keyword&gt;&lt;keyword&gt;Program Evaluation&lt;/keyword&gt;&lt;keyword&gt;Stereotyping&lt;/keyword&gt;&lt;keyword&gt;Suicide&lt;/keyword&gt;&lt;keyword&gt;Obesity&lt;/keyword&gt;&lt;keyword&gt;public health&lt;/keyword&gt;&lt;keyword&gt;stigma&lt;/keyword&gt;&lt;keyword&gt;weight bias&lt;/keyword&gt;&lt;/keywords&gt;&lt;dates&gt;&lt;year&gt;2015&lt;/year&gt;&lt;pub-dates&gt;&lt;date&gt;Feb 3&lt;/date&gt;&lt;/pub-dates&gt;&lt;/dates&gt;&lt;isbn&gt;0008-4263&lt;/isbn&gt;&lt;accession-num&gt;25955676&lt;/accession-num&gt;&lt;urls&gt;&lt;/urls&gt;&lt;electronic-resource-num&gt;10.17269/cjph.106.4757&lt;/electronic-resource-num&gt;&lt;remote-database-provider&gt;NLM&lt;/remote-database-provider&gt;&lt;language&gt;eng&lt;/language&gt;&lt;/record&gt;&lt;/Cite&gt;&lt;/EndNote&gt;</w:instrText>
      </w:r>
      <w:r w:rsidRPr="00DB7E0B">
        <w:rPr>
          <w:color w:val="000000" w:themeColor="text1"/>
          <w:lang w:val="en-GB"/>
        </w:rPr>
        <w:fldChar w:fldCharType="separate"/>
      </w:r>
      <w:r w:rsidR="006C5CDA" w:rsidRPr="00DB7E0B">
        <w:rPr>
          <w:noProof/>
          <w:color w:val="000000" w:themeColor="text1"/>
          <w:lang w:val="en-GB"/>
        </w:rPr>
        <w:t>(36)</w:t>
      </w:r>
      <w:r w:rsidRPr="00DB7E0B">
        <w:rPr>
          <w:color w:val="000000" w:themeColor="text1"/>
          <w:lang w:val="en-GB"/>
        </w:rPr>
        <w:fldChar w:fldCharType="end"/>
      </w:r>
      <w:r w:rsidRPr="00DB7E0B">
        <w:rPr>
          <w:color w:val="000000" w:themeColor="text1"/>
          <w:lang w:val="en-GB"/>
        </w:rPr>
        <w:t xml:space="preserve">. Furthermore, literature regarding disordered eating often addresses clinical threshold EDs and does not often consider sub-threshold disorders, where DEBAs do not meet diagnostic criteria for an ED </w:t>
      </w:r>
      <w:r w:rsidRPr="00DB7E0B">
        <w:rPr>
          <w:color w:val="000000" w:themeColor="text1"/>
          <w:lang w:val="en-GB"/>
        </w:rPr>
        <w:fldChar w:fldCharType="begin">
          <w:fldData xml:space="preserve">PEVuZE5vdGU+PENpdGU+PEF1dGhvcj5EdW5uPC9BdXRob3I+PFllYXI+MjAyMjwvWWVhcj48UmVj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</w:fldData>
        </w:fldChar>
      </w:r>
      <w:r w:rsidR="006C5CDA" w:rsidRPr="00DB7E0B">
        <w:rPr>
          <w:color w:val="000000" w:themeColor="text1"/>
          <w:lang w:val="en-GB"/>
        </w:rPr>
        <w:instrText xml:space="preserve"> ADDIN EN.CITE </w:instrText>
      </w:r>
      <w:r w:rsidR="006C5CDA" w:rsidRPr="00DB7E0B">
        <w:rPr>
          <w:color w:val="000000" w:themeColor="text1"/>
          <w:lang w:val="en-GB"/>
        </w:rPr>
        <w:fldChar w:fldCharType="begin">
          <w:fldData xml:space="preserve">PEVuZE5vdGU+PENpdGU+PEF1dGhvcj5EdW5uPC9BdXRob3I+PFllYXI+MjAyMjwvWWVhcj48UmVj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</w:fldData>
        </w:fldChar>
      </w:r>
      <w:r w:rsidR="006C5CDA" w:rsidRPr="00DB7E0B">
        <w:rPr>
          <w:color w:val="000000" w:themeColor="text1"/>
          <w:lang w:val="en-GB"/>
        </w:rPr>
        <w:instrText xml:space="preserve"> ADDIN EN.CITE.DATA </w:instrText>
      </w:r>
      <w:r w:rsidR="006C5CDA" w:rsidRPr="00DB7E0B">
        <w:rPr>
          <w:color w:val="000000" w:themeColor="text1"/>
          <w:lang w:val="en-GB"/>
        </w:rPr>
      </w:r>
      <w:r w:rsidR="006C5CDA"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006C5CDA" w:rsidRPr="00DB7E0B">
        <w:rPr>
          <w:noProof/>
          <w:color w:val="000000" w:themeColor="text1"/>
          <w:lang w:val="en-GB"/>
        </w:rPr>
        <w:t>(37)</w:t>
      </w:r>
      <w:r w:rsidRPr="00DB7E0B">
        <w:rPr>
          <w:color w:val="000000" w:themeColor="text1"/>
          <w:lang w:val="en-GB"/>
        </w:rPr>
        <w:fldChar w:fldCharType="end"/>
      </w:r>
      <w:r w:rsidRPr="00DB7E0B">
        <w:rPr>
          <w:color w:val="000000" w:themeColor="text1"/>
          <w:lang w:val="en-GB"/>
        </w:rPr>
        <w:t xml:space="preserve">, with subtle signs being overlooked. </w:t>
      </w:r>
    </w:p>
    <w:p w14:paraId="7AE29C96" w14:textId="3D133F85" w:rsidR="00F40D64" w:rsidRPr="00DB7E0B" w:rsidRDefault="005211EE" w:rsidP="008F3A41">
      <w:pPr>
        <w:autoSpaceDE w:val="0"/>
        <w:autoSpaceDN w:val="0"/>
        <w:adjustRightInd w:val="0"/>
        <w:spacing w:line="480" w:lineRule="auto"/>
        <w:rPr>
          <w:color w:val="000000" w:themeColor="text1"/>
          <w:lang w:val="en-GB"/>
        </w:rPr>
      </w:pPr>
      <w:r w:rsidRPr="00DB7E0B">
        <w:rPr>
          <w:color w:val="000000" w:themeColor="text1"/>
          <w:lang w:val="en-GB"/>
        </w:rPr>
        <w:t>Adolescents may be reluctant to voluntarily divulge symptoms related to DEBs for fear of judgement and reprimand. Kaitz and colleagues demonstrated that American university students avoided discussion of eating and body image concerns because they were not prompted about these issues, and they were uncomfortable discussing those topics if providers seemed non-empathetic</w:t>
      </w:r>
      <w:r w:rsidRPr="00DB7E0B">
        <w:rPr>
          <w:color w:val="000000" w:themeColor="text1"/>
          <w:lang w:val="en-GB"/>
        </w:rPr>
        <w:fldChar w:fldCharType="begin"/>
      </w:r>
      <w:r w:rsidR="006C5CDA" w:rsidRPr="00DB7E0B">
        <w:rPr>
          <w:color w:val="000000" w:themeColor="text1"/>
          <w:lang w:val="en-GB"/>
        </w:rPr>
        <w:instrText xml:space="preserve"> ADDIN EN.CITE &lt;EndNote&gt;&lt;Cite&gt;&lt;Author&gt;Kaitz&lt;/Author&gt;&lt;Year&gt;2020&lt;/Year&gt;&lt;RecNum&gt;112&lt;/RecNum&gt;&lt;DisplayText&gt;(38)&lt;/DisplayText&gt;&lt;record&gt;&lt;rec-number&gt;112&lt;/rec-number&gt;&lt;foreign-keys&gt;&lt;key app="EN" db-id="0taxxtep609payevea8pxta99rpdpsa2vfv2" timestamp="1707168590"&gt;112&lt;/key&gt;&lt;/foreign-keys&gt;&lt;ref-type name="Journal Article"&gt;17&lt;/ref-type&gt;&lt;contributors&gt;&lt;authors&gt;&lt;author&gt;Kaitz, J.&lt;/author&gt;&lt;author&gt;Ray, S.&lt;/author&gt;&lt;author&gt;Harkins, D.&lt;/author&gt;&lt;/authors&gt;&lt;/contributors&gt;&lt;auth-address&gt;Department of Psychology, Suffolk University, Boston, USA.&lt;/auth-address&gt;&lt;titles&gt;&lt;title&gt;Barriers in addressing body image and eating issues in primary care: an overview of women&amp;apos;s narratives&lt;/title&gt;&lt;secondary-title&gt;Women Health&lt;/secondary-title&gt;&lt;/titles&gt;&lt;periodical&gt;&lt;full-title&gt;Women Health&lt;/full-title&gt;&lt;/periodical&gt;&lt;pages&gt;260-270&lt;/pages&gt;&lt;volume&gt;60&lt;/volume&gt;&lt;number&gt;3&lt;/number&gt;&lt;edition&gt;20190626&lt;/edition&gt;&lt;keywords&gt;&lt;keyword&gt;Adolescent&lt;/keyword&gt;&lt;keyword&gt;Adult&lt;/keyword&gt;&lt;keyword&gt;Body Image/*psychology&lt;/keyword&gt;&lt;keyword&gt;Boston&lt;/keyword&gt;&lt;keyword&gt;Communication Barriers&lt;/keyword&gt;&lt;keyword&gt;Feeding and Eating Disorders/*psychology&lt;/keyword&gt;&lt;keyword&gt;Female&lt;/keyword&gt;&lt;keyword&gt;Humans&lt;/keyword&gt;&lt;keyword&gt;*Physician-Patient Relations&lt;/keyword&gt;&lt;keyword&gt;Physicians, Primary Care/*psychology&lt;/keyword&gt;&lt;keyword&gt;*Primary Health Care&lt;/keyword&gt;&lt;keyword&gt;Qualitative Research&lt;/keyword&gt;&lt;keyword&gt;Students&lt;/keyword&gt;&lt;keyword&gt;Surveys and Questionnaires&lt;/keyword&gt;&lt;keyword&gt;Young Adult&lt;/keyword&gt;&lt;keyword&gt;Body image&lt;/keyword&gt;&lt;keyword&gt;disordered eating&lt;/keyword&gt;&lt;keyword&gt;patient-doctor relationship&lt;/keyword&gt;&lt;keyword&gt;primary care&lt;/keyword&gt;&lt;/keywords&gt;&lt;dates&gt;&lt;year&gt;2020&lt;/year&gt;&lt;pub-dates&gt;&lt;date&gt;Mar&lt;/date&gt;&lt;/pub-dates&gt;&lt;/dates&gt;&lt;isbn&gt;0363-0242&lt;/isbn&gt;&lt;accession-num&gt;31242820&lt;/accession-num&gt;&lt;urls&gt;&lt;/urls&gt;&lt;electronic-resource-num&gt;10.1080/03630242.2019.1635562&lt;/electronic-resource-num&gt;&lt;remote-database-provider&gt;NLM&lt;/remote-database-provider&gt;&lt;language&gt;eng&lt;/language&gt;&lt;/record&gt;&lt;/Cite&gt;&lt;/EndNote&gt;</w:instrText>
      </w:r>
      <w:r w:rsidRPr="00DB7E0B">
        <w:rPr>
          <w:color w:val="000000" w:themeColor="text1"/>
          <w:lang w:val="en-GB"/>
        </w:rPr>
        <w:fldChar w:fldCharType="separate"/>
      </w:r>
      <w:r w:rsidR="006C5CDA" w:rsidRPr="00DB7E0B">
        <w:rPr>
          <w:noProof/>
          <w:color w:val="000000" w:themeColor="text1"/>
          <w:lang w:val="en-GB"/>
        </w:rPr>
        <w:t>(38)</w:t>
      </w:r>
      <w:r w:rsidRPr="00DB7E0B">
        <w:rPr>
          <w:color w:val="000000" w:themeColor="text1"/>
          <w:lang w:val="en-GB"/>
        </w:rPr>
        <w:fldChar w:fldCharType="end"/>
      </w:r>
      <w:r w:rsidRPr="00DB7E0B">
        <w:rPr>
          <w:color w:val="000000" w:themeColor="text1"/>
          <w:lang w:val="en-GB"/>
        </w:rPr>
        <w:t>.  Indeed, multiple studies have shown that physicians often feel unprepared to treat DEBAs and EDs once identified, due to lack of training in this area</w:t>
      </w:r>
      <w:r w:rsidRPr="00DB7E0B">
        <w:rPr>
          <w:color w:val="000000" w:themeColor="text1"/>
          <w:lang w:val="en-GB"/>
        </w:rPr>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(2)</w:t>
      </w:r>
      <w:r w:rsidRPr="00DB7E0B">
        <w:rPr>
          <w:color w:val="000000" w:themeColor="text1"/>
          <w:lang w:val="en-GB"/>
        </w:rPr>
        <w:fldChar w:fldCharType="end"/>
      </w:r>
      <w:r w:rsidRPr="00DB7E0B">
        <w:rPr>
          <w:color w:val="000000" w:themeColor="text1"/>
          <w:lang w:val="en-GB"/>
        </w:rPr>
        <w:t xml:space="preserve">, and report  feeling hesitant to approach the topic, overlooking or downplaying information shared by patients in relation to their eating behaviours </w:t>
      </w:r>
      <w:r w:rsidRPr="00DB7E0B">
        <w:rPr>
          <w:color w:val="000000" w:themeColor="text1"/>
          <w:lang w:val="en-GB"/>
        </w:rPr>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rPr>
          <w:color w:val="000000" w:themeColor="text1"/>
          <w:lang w:val="en-GB"/>
        </w:rPr>
        <w:instrText xml:space="preserve"> ADDIN EN.CITE </w:instrText>
      </w:r>
      <w:r w:rsidRPr="00DB7E0B">
        <w:rPr>
          <w:color w:val="000000" w:themeColor="text1"/>
          <w:lang w:val="en-GB"/>
        </w:rPr>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DB7E0B">
        <w:rPr>
          <w:color w:val="000000" w:themeColor="text1"/>
          <w:lang w:val="en-GB"/>
        </w:rPr>
        <w:instrText xml:space="preserve"> ADDIN EN.CITE.DATA </w:instrText>
      </w:r>
      <w:r w:rsidRPr="00DB7E0B">
        <w:rPr>
          <w:color w:val="000000" w:themeColor="text1"/>
          <w:lang w:val="en-GB"/>
        </w:rPr>
      </w:r>
      <w:r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Pr="00DB7E0B">
        <w:rPr>
          <w:noProof/>
          <w:color w:val="000000" w:themeColor="text1"/>
          <w:lang w:val="en-GB"/>
        </w:rPr>
        <w:t>(2)</w:t>
      </w:r>
      <w:r w:rsidRPr="00DB7E0B">
        <w:rPr>
          <w:color w:val="000000" w:themeColor="text1"/>
          <w:lang w:val="en-GB"/>
        </w:rPr>
        <w:fldChar w:fldCharType="end"/>
      </w:r>
      <w:r w:rsidRPr="00DB7E0B">
        <w:rPr>
          <w:color w:val="000000" w:themeColor="text1"/>
          <w:lang w:val="en-GB"/>
        </w:rPr>
        <w:t>.</w:t>
      </w:r>
    </w:p>
    <w:p w14:paraId="5DE780E6" w14:textId="77777777" w:rsidR="00F40D64" w:rsidRPr="00DB7E0B" w:rsidRDefault="00F40D64" w:rsidP="008F3A41">
      <w:pPr>
        <w:autoSpaceDE w:val="0"/>
        <w:autoSpaceDN w:val="0"/>
        <w:adjustRightInd w:val="0"/>
        <w:spacing w:line="480" w:lineRule="auto"/>
        <w:rPr>
          <w:color w:val="000000"/>
          <w:lang w:val="en-GB"/>
        </w:rPr>
      </w:pPr>
    </w:p>
    <w:p w14:paraId="5D76E6EB" w14:textId="47B05C94" w:rsidR="00F40D64" w:rsidRPr="00DB7E0B" w:rsidRDefault="005211EE" w:rsidP="008F3A41">
      <w:pPr>
        <w:autoSpaceDE w:val="0"/>
        <w:autoSpaceDN w:val="0"/>
        <w:adjustRightInd w:val="0"/>
        <w:spacing w:line="480" w:lineRule="auto"/>
        <w:rPr>
          <w:color w:val="000000" w:themeColor="text1"/>
          <w:lang w:val="en-GB"/>
        </w:rPr>
      </w:pPr>
      <w:r w:rsidRPr="00DB7E0B">
        <w:rPr>
          <w:color w:val="000000"/>
          <w:lang w:val="en-GB"/>
        </w:rPr>
        <w:t xml:space="preserve">A 2015 cross sectional study by Loth et al found that although there was significant decrease in the percentage of non-overweight female adolescents engaging in disordered eating behaviours (DEB) between 1999 to 2010, significant decreases were not noted in overweight female adolescents over the same period. Overall findings were not as consistent in males but more significant decreases in DEB were observed in non-overweight male adolescents vs. males with </w:t>
      </w:r>
      <w:r w:rsidR="00265A3C" w:rsidRPr="00DB7E0B">
        <w:rPr>
          <w:color w:val="000000"/>
          <w:lang w:val="en-GB"/>
        </w:rPr>
        <w:t>overweight</w:t>
      </w:r>
      <w:r w:rsidRPr="00DB7E0B">
        <w:rPr>
          <w:color w:val="000000"/>
          <w:lang w:val="en-GB"/>
        </w:rPr>
        <w:t xml:space="preserve"> </w:t>
      </w:r>
      <w:r w:rsidRPr="00DB7E0B">
        <w:rPr>
          <w:color w:val="000000"/>
          <w:lang w:val="en-GB"/>
        </w:rPr>
        <w:fldChar w:fldCharType="begin">
          <w:fldData xml:space="preserve">PEVuZE5vdGU+PENpdGU+PEF1dGhvcj5Mb3RoPC9BdXRob3I+PFllYXI+MjAxNTwvWWVhcj48UmVj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</w:fldData>
        </w:fldChar>
      </w:r>
      <w:r w:rsidR="006C5CDA" w:rsidRPr="00DB7E0B">
        <w:rPr>
          <w:color w:val="000000"/>
          <w:lang w:val="en-GB"/>
        </w:rPr>
        <w:instrText xml:space="preserve"> ADDIN EN.CITE </w:instrText>
      </w:r>
      <w:r w:rsidR="006C5CDA" w:rsidRPr="00DB7E0B">
        <w:rPr>
          <w:color w:val="000000"/>
          <w:lang w:val="en-GB"/>
        </w:rPr>
        <w:fldChar w:fldCharType="begin">
          <w:fldData xml:space="preserve">PEVuZE5vdGU+PENpdGU+PEF1dGhvcj5Mb3RoPC9BdXRob3I+PFllYXI+MjAxNTwvWWVhcj48UmVj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</w:fldData>
        </w:fldChar>
      </w:r>
      <w:r w:rsidR="006C5CDA" w:rsidRPr="00DB7E0B">
        <w:rPr>
          <w:color w:val="000000"/>
          <w:lang w:val="en-GB"/>
        </w:rPr>
        <w:instrText xml:space="preserve"> ADDIN EN.CITE.DATA </w:instrText>
      </w:r>
      <w:r w:rsidR="006C5CDA" w:rsidRPr="00DB7E0B">
        <w:rPr>
          <w:color w:val="000000"/>
          <w:lang w:val="en-GB"/>
        </w:rPr>
      </w:r>
      <w:r w:rsidR="006C5CDA" w:rsidRPr="00DB7E0B">
        <w:rPr>
          <w:color w:val="000000"/>
          <w:lang w:val="en-GB"/>
        </w:rPr>
        <w:fldChar w:fldCharType="end"/>
      </w:r>
      <w:r w:rsidRPr="00DB7E0B">
        <w:rPr>
          <w:color w:val="000000"/>
          <w:lang w:val="en-GB"/>
        </w:rPr>
      </w:r>
      <w:r w:rsidRPr="00DB7E0B">
        <w:rPr>
          <w:color w:val="000000"/>
          <w:lang w:val="en-GB"/>
        </w:rPr>
        <w:fldChar w:fldCharType="separate"/>
      </w:r>
      <w:r w:rsidR="006C5CDA" w:rsidRPr="00DB7E0B">
        <w:rPr>
          <w:noProof/>
          <w:color w:val="000000"/>
          <w:lang w:val="en-GB"/>
        </w:rPr>
        <w:t>(39)</w:t>
      </w:r>
      <w:r w:rsidRPr="00DB7E0B">
        <w:rPr>
          <w:color w:val="000000"/>
          <w:lang w:val="en-GB"/>
        </w:rPr>
        <w:fldChar w:fldCharType="end"/>
      </w:r>
      <w:r w:rsidRPr="00DB7E0B">
        <w:rPr>
          <w:color w:val="000000"/>
          <w:lang w:val="en-GB"/>
        </w:rPr>
        <w:t>. This further highlights the need for targeted intervention towards DEBAs in adolescents with overweight/ obesity.</w:t>
      </w:r>
    </w:p>
    <w:p w14:paraId="3585AA9A" w14:textId="77777777" w:rsidR="00F40D64" w:rsidRPr="00DB7E0B" w:rsidRDefault="00F40D64" w:rsidP="008F3A41">
      <w:pPr>
        <w:autoSpaceDE w:val="0"/>
        <w:autoSpaceDN w:val="0"/>
        <w:adjustRightInd w:val="0"/>
        <w:spacing w:line="480" w:lineRule="auto"/>
        <w:rPr>
          <w:color w:val="000000" w:themeColor="text1"/>
          <w:lang w:val="en-GB"/>
        </w:rPr>
      </w:pPr>
    </w:p>
    <w:p w14:paraId="7BA73BA8" w14:textId="77777777" w:rsidR="00F40D64" w:rsidRPr="00DB7E0B" w:rsidRDefault="00F40D64" w:rsidP="008F3A41">
      <w:pPr>
        <w:autoSpaceDE w:val="0"/>
        <w:autoSpaceDN w:val="0"/>
        <w:adjustRightInd w:val="0"/>
        <w:spacing w:line="480" w:lineRule="auto"/>
        <w:rPr>
          <w:color w:val="000000"/>
          <w:lang w:val="en-GB"/>
        </w:rPr>
      </w:pPr>
    </w:p>
    <w:p w14:paraId="6BEE474F" w14:textId="04955417" w:rsidR="00F40D64" w:rsidRPr="001770A2" w:rsidRDefault="005211EE" w:rsidP="008F3A41">
      <w:pPr>
        <w:autoSpaceDE w:val="0"/>
        <w:autoSpaceDN w:val="0"/>
        <w:adjustRightInd w:val="0"/>
        <w:spacing w:line="480" w:lineRule="auto"/>
        <w:rPr>
          <w:strike/>
          <w:color w:val="000000" w:themeColor="text1"/>
          <w:lang w:val="en-GB"/>
          <w:rPrChange w:id="58" w:author="Abigail Harrison" w:date="2025-05-11T19:37:00Z" w16du:dateUtc="2025-05-12T00:37:00Z">
            <w:rPr>
              <w:color w:val="000000" w:themeColor="text1"/>
              <w:lang w:val="en-GB"/>
            </w:rPr>
          </w:rPrChange>
        </w:rPr>
      </w:pPr>
      <w:r w:rsidRPr="00DB7E0B">
        <w:rPr>
          <w:color w:val="000000" w:themeColor="text1"/>
        </w:rPr>
        <w:t xml:space="preserve">It is of utmost importance that DEBAs are identified promptly, as early intervention can mitigate progression to an eating disorder which can have significant physical and mental repercussions. Further, the presence of DEBAs may complicate the management of overweight/ obesity and may negatively impact the outcome of treatment.  </w:t>
      </w:r>
      <w:r w:rsidRPr="00DB7E0B">
        <w:rPr>
          <w:color w:val="000000" w:themeColor="text1"/>
          <w:lang w:val="en-GB"/>
        </w:rPr>
        <w:t xml:space="preserve">Continuation of routine treatment of obesity in the presence of DEBAs may inadvertently strengthen weight-bias patients may have against themselves and may trigger or exacerbate DEBAs. </w:t>
      </w:r>
      <w:commentRangeStart w:id="59"/>
      <w:r w:rsidRPr="001770A2">
        <w:rPr>
          <w:strike/>
          <w:color w:val="000000" w:themeColor="text1"/>
          <w:lang w:val="en-GB"/>
          <w:rPrChange w:id="60" w:author="Abigail Harrison" w:date="2025-05-11T19:37:00Z" w16du:dateUtc="2025-05-12T00:37:00Z">
            <w:rPr>
              <w:color w:val="000000" w:themeColor="text1"/>
              <w:lang w:val="en-GB"/>
            </w:rPr>
          </w:rPrChange>
        </w:rPr>
        <w:t xml:space="preserve">A better understanding of the spectrum of DEBAs in paediatric patients will allow HCPs to discuss food and physical activity differently and recognise when specialist referral is required </w:t>
      </w:r>
      <w:r w:rsidRPr="001770A2">
        <w:rPr>
          <w:strike/>
          <w:color w:val="000000" w:themeColor="text1"/>
          <w:lang w:val="en-GB"/>
          <w:rPrChange w:id="61" w:author="Abigail Harrison" w:date="2025-05-11T19:37:00Z" w16du:dateUtc="2025-05-12T00:37:00Z">
            <w:rPr>
              <w:color w:val="000000" w:themeColor="text1"/>
              <w:lang w:val="en-GB"/>
            </w:rPr>
          </w:rPrChange>
        </w:rPr>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1770A2">
        <w:rPr>
          <w:strike/>
          <w:color w:val="000000" w:themeColor="text1"/>
          <w:lang w:val="en-GB"/>
          <w:rPrChange w:id="62" w:author="Abigail Harrison" w:date="2025-05-11T19:37:00Z" w16du:dateUtc="2025-05-12T00:37:00Z">
            <w:rPr>
              <w:color w:val="000000" w:themeColor="text1"/>
              <w:lang w:val="en-GB"/>
            </w:rPr>
          </w:rPrChange>
        </w:rPr>
        <w:instrText xml:space="preserve"> ADDIN EN.CITE </w:instrText>
      </w:r>
      <w:r w:rsidRPr="001770A2">
        <w:rPr>
          <w:strike/>
          <w:color w:val="000000" w:themeColor="text1"/>
          <w:lang w:val="en-GB"/>
          <w:rPrChange w:id="63" w:author="Abigail Harrison" w:date="2025-05-11T19:37:00Z" w16du:dateUtc="2025-05-12T00:37:00Z">
            <w:rPr>
              <w:color w:val="000000" w:themeColor="text1"/>
              <w:lang w:val="en-GB"/>
            </w:rPr>
          </w:rPrChange>
        </w:rPr>
        <w:fldChar w:fldCharType="begin">
          <w:fldData xml:space="preserve">PEVuZE5vdGU+PENpdGU+PEF1dGhvcj5DaGF2ZXM8L0F1dGhvcj48WWVhcj4yMDIzPC9ZZWFyPjxS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</w:fldData>
        </w:fldChar>
      </w:r>
      <w:r w:rsidRPr="001770A2">
        <w:rPr>
          <w:strike/>
          <w:color w:val="000000" w:themeColor="text1"/>
          <w:lang w:val="en-GB"/>
          <w:rPrChange w:id="64" w:author="Abigail Harrison" w:date="2025-05-11T19:37:00Z" w16du:dateUtc="2025-05-12T00:37:00Z">
            <w:rPr>
              <w:color w:val="000000" w:themeColor="text1"/>
              <w:lang w:val="en-GB"/>
            </w:rPr>
          </w:rPrChange>
        </w:rPr>
        <w:instrText xml:space="preserve"> ADDIN EN.CITE.DATA </w:instrText>
      </w:r>
      <w:r w:rsidRPr="008F7C0B">
        <w:rPr>
          <w:strike/>
          <w:color w:val="000000" w:themeColor="text1"/>
          <w:lang w:val="en-GB"/>
        </w:rPr>
      </w:r>
      <w:r w:rsidRPr="001770A2">
        <w:rPr>
          <w:strike/>
          <w:color w:val="000000" w:themeColor="text1"/>
          <w:lang w:val="en-GB"/>
          <w:rPrChange w:id="65" w:author="Abigail Harrison" w:date="2025-05-11T19:37:00Z" w16du:dateUtc="2025-05-12T00:37:00Z">
            <w:rPr>
              <w:color w:val="000000" w:themeColor="text1"/>
              <w:lang w:val="en-GB"/>
            </w:rPr>
          </w:rPrChange>
        </w:rPr>
        <w:fldChar w:fldCharType="end"/>
      </w:r>
      <w:r w:rsidRPr="008F7C0B">
        <w:rPr>
          <w:strike/>
          <w:color w:val="000000" w:themeColor="text1"/>
          <w:lang w:val="en-GB"/>
        </w:rPr>
      </w:r>
      <w:r w:rsidRPr="001770A2">
        <w:rPr>
          <w:strike/>
          <w:color w:val="000000" w:themeColor="text1"/>
          <w:lang w:val="en-GB"/>
          <w:rPrChange w:id="66" w:author="Abigail Harrison" w:date="2025-05-11T19:37:00Z" w16du:dateUtc="2025-05-12T00:37:00Z">
            <w:rPr>
              <w:color w:val="000000" w:themeColor="text1"/>
              <w:lang w:val="en-GB"/>
            </w:rPr>
          </w:rPrChange>
        </w:rPr>
        <w:fldChar w:fldCharType="separate"/>
      </w:r>
      <w:r w:rsidRPr="001770A2">
        <w:rPr>
          <w:strike/>
          <w:noProof/>
          <w:color w:val="000000" w:themeColor="text1"/>
          <w:lang w:val="en-GB"/>
          <w:rPrChange w:id="67" w:author="Abigail Harrison" w:date="2025-05-11T19:37:00Z" w16du:dateUtc="2025-05-12T00:37:00Z">
            <w:rPr>
              <w:noProof/>
              <w:color w:val="000000" w:themeColor="text1"/>
              <w:lang w:val="en-GB"/>
            </w:rPr>
          </w:rPrChange>
        </w:rPr>
        <w:t>(2)</w:t>
      </w:r>
      <w:r w:rsidRPr="001770A2">
        <w:rPr>
          <w:strike/>
          <w:color w:val="000000" w:themeColor="text1"/>
          <w:lang w:val="en-GB"/>
          <w:rPrChange w:id="68" w:author="Abigail Harrison" w:date="2025-05-11T19:37:00Z" w16du:dateUtc="2025-05-12T00:37:00Z">
            <w:rPr>
              <w:color w:val="000000" w:themeColor="text1"/>
              <w:lang w:val="en-GB"/>
            </w:rPr>
          </w:rPrChange>
        </w:rPr>
        <w:fldChar w:fldCharType="end"/>
      </w:r>
      <w:r w:rsidRPr="001770A2">
        <w:rPr>
          <w:strike/>
          <w:color w:val="000000" w:themeColor="text1"/>
          <w:lang w:val="en-GB"/>
          <w:rPrChange w:id="69" w:author="Abigail Harrison" w:date="2025-05-11T19:37:00Z" w16du:dateUtc="2025-05-12T00:37:00Z">
            <w:rPr>
              <w:color w:val="000000" w:themeColor="text1"/>
              <w:lang w:val="en-GB"/>
            </w:rPr>
          </w:rPrChange>
        </w:rPr>
        <w:t>.</w:t>
      </w:r>
      <w:commentRangeEnd w:id="59"/>
      <w:r w:rsidR="001770A2">
        <w:rPr>
          <w:rStyle w:val="CommentReference"/>
          <w:rFonts w:asciiTheme="minorHAnsi" w:eastAsiaTheme="minorEastAsia" w:hAnsiTheme="minorHAnsi" w:cstheme="minorBidi"/>
          <w:kern w:val="2"/>
          <w14:ligatures w14:val="standardContextual"/>
        </w:rPr>
        <w:commentReference w:id="59"/>
      </w:r>
    </w:p>
    <w:p w14:paraId="706B90B1" w14:textId="77777777" w:rsidR="00F40D64" w:rsidRPr="00DB7E0B" w:rsidRDefault="00F40D64" w:rsidP="008F3A41">
      <w:pPr>
        <w:autoSpaceDE w:val="0"/>
        <w:autoSpaceDN w:val="0"/>
        <w:adjustRightInd w:val="0"/>
        <w:spacing w:line="480" w:lineRule="auto"/>
        <w:rPr>
          <w:color w:val="000000" w:themeColor="text1"/>
          <w:lang w:val="en-GB"/>
        </w:rPr>
      </w:pPr>
    </w:p>
    <w:p w14:paraId="2F329C95" w14:textId="77777777" w:rsidR="00F40D64" w:rsidRPr="00DB7E0B" w:rsidRDefault="00F40D64" w:rsidP="008F3A41">
      <w:pPr>
        <w:autoSpaceDE w:val="0"/>
        <w:autoSpaceDN w:val="0"/>
        <w:adjustRightInd w:val="0"/>
        <w:spacing w:line="480" w:lineRule="auto"/>
        <w:rPr>
          <w:color w:val="000000"/>
          <w:lang w:val="en-GB"/>
        </w:rPr>
      </w:pPr>
    </w:p>
    <w:p w14:paraId="43ADD5C6" w14:textId="422B481F" w:rsidR="00F40D64" w:rsidRPr="002814F1" w:rsidRDefault="005211EE" w:rsidP="008F3A41">
      <w:pPr>
        <w:autoSpaceDE w:val="0"/>
        <w:autoSpaceDN w:val="0"/>
        <w:adjustRightInd w:val="0"/>
        <w:spacing w:line="480" w:lineRule="auto"/>
        <w:rPr>
          <w:i/>
          <w:iCs/>
          <w:color w:val="000000"/>
          <w:lang w:val="en-GB"/>
        </w:rPr>
      </w:pPr>
      <w:r w:rsidRPr="002814F1">
        <w:rPr>
          <w:i/>
          <w:iCs/>
          <w:color w:val="000000"/>
          <w:lang w:val="en-GB"/>
        </w:rPr>
        <w:t>Theories regarding the comorbidity of overweight/obesity and disordered eating behaviours and attitudes</w:t>
      </w:r>
    </w:p>
    <w:p w14:paraId="1BD19BCD" w14:textId="2714833D" w:rsidR="00F40D64" w:rsidRPr="00DB7E0B" w:rsidRDefault="005211EE" w:rsidP="008F3A41">
      <w:pPr>
        <w:autoSpaceDE w:val="0"/>
        <w:autoSpaceDN w:val="0"/>
        <w:adjustRightInd w:val="0"/>
        <w:spacing w:line="480" w:lineRule="auto"/>
        <w:rPr>
          <w:strike/>
          <w:color w:val="000000"/>
          <w:lang w:val="en-GB"/>
        </w:rPr>
      </w:pPr>
      <w:r w:rsidRPr="00DB7E0B">
        <w:rPr>
          <w:strike/>
          <w:color w:val="000000"/>
          <w:lang w:val="en-GB"/>
        </w:rPr>
        <w:t xml:space="preserve"> </w:t>
      </w:r>
    </w:p>
    <w:p w14:paraId="3C30809C" w14:textId="25BDAE21"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 xml:space="preserve">Various psychological, </w:t>
      </w:r>
      <w:r w:rsidR="00A966D6" w:rsidRPr="00DB7E0B">
        <w:rPr>
          <w:color w:val="000000"/>
          <w:lang w:val="en-GB"/>
        </w:rPr>
        <w:t>social,</w:t>
      </w:r>
      <w:r w:rsidRPr="00DB7E0B">
        <w:rPr>
          <w:color w:val="000000"/>
          <w:lang w:val="en-GB"/>
        </w:rPr>
        <w:t xml:space="preserve"> and environmental factors may predispose patients with obesity to develop habits of disordered eating. Jebielle et al stated that environmental factors such as weight teasing and images presented in the media, cognitive factors including shape and weight concerns and body dissatisfactio</w:t>
      </w:r>
      <w:r w:rsidR="00441F57" w:rsidRPr="00DB7E0B">
        <w:rPr>
          <w:color w:val="000000"/>
          <w:lang w:val="en-GB"/>
        </w:rPr>
        <w:t>n</w:t>
      </w:r>
      <w:r w:rsidRPr="00DB7E0B">
        <w:rPr>
          <w:color w:val="000000"/>
          <w:lang w:val="en-GB"/>
        </w:rPr>
        <w:t xml:space="preserve"> and behavioural responses to same, including unhealthy weight control behaviours, can all increase the likelihood of disordered eating in patients with overweight/obesity </w:t>
      </w:r>
      <w:r w:rsidRPr="00DB7E0B">
        <w:rPr>
          <w:color w:val="000000"/>
          <w:lang w:val="en-GB"/>
        </w:rPr>
        <w:fldChar w:fldCharType="begin">
          <w:fldData xml:space="preserve">PEVuZE5vdGU+PENpdGU+PEF1dGhvcj5KZWJlaWxlPC9BdXRob3I+PFllYXI+MjAxOTwvWWVhcj48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</w:fldData>
        </w:fldChar>
      </w:r>
      <w:r w:rsidR="0054634B" w:rsidRPr="00DB7E0B">
        <w:rPr>
          <w:color w:val="000000"/>
          <w:lang w:val="en-GB"/>
        </w:rPr>
        <w:instrText xml:space="preserve"> ADDIN EN.CITE </w:instrText>
      </w:r>
      <w:r w:rsidR="0054634B" w:rsidRPr="00DB7E0B">
        <w:rPr>
          <w:color w:val="000000"/>
          <w:lang w:val="en-GB"/>
        </w:rPr>
        <w:fldChar w:fldCharType="begin">
          <w:fldData xml:space="preserve">PEVuZE5vdGU+PENpdGU+PEF1dGhvcj5KZWJlaWxlPC9BdXRob3I+PFllYXI+MjAxOTwvWWVhcj48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</w:fldData>
        </w:fldChar>
      </w:r>
      <w:r w:rsidR="0054634B" w:rsidRPr="00DB7E0B">
        <w:rPr>
          <w:color w:val="000000"/>
          <w:lang w:val="en-GB"/>
        </w:rPr>
        <w:instrText xml:space="preserve"> ADDIN EN.CITE.DATA </w:instrText>
      </w:r>
      <w:r w:rsidR="0054634B" w:rsidRPr="00DB7E0B">
        <w:rPr>
          <w:color w:val="000000"/>
          <w:lang w:val="en-GB"/>
        </w:rPr>
      </w:r>
      <w:r w:rsidR="0054634B" w:rsidRPr="00DB7E0B">
        <w:rPr>
          <w:color w:val="000000"/>
          <w:lang w:val="en-GB"/>
        </w:rPr>
        <w:fldChar w:fldCharType="end"/>
      </w:r>
      <w:r w:rsidRPr="00DB7E0B">
        <w:rPr>
          <w:color w:val="000000"/>
          <w:lang w:val="en-GB"/>
        </w:rPr>
      </w:r>
      <w:r w:rsidRPr="00DB7E0B">
        <w:rPr>
          <w:color w:val="000000"/>
          <w:lang w:val="en-GB"/>
        </w:rPr>
        <w:fldChar w:fldCharType="separate"/>
      </w:r>
      <w:r w:rsidR="0054634B" w:rsidRPr="00DB7E0B">
        <w:rPr>
          <w:noProof/>
          <w:color w:val="000000"/>
          <w:lang w:val="en-GB"/>
        </w:rPr>
        <w:t>(26, 40, 41)</w:t>
      </w:r>
      <w:r w:rsidRPr="00DB7E0B">
        <w:rPr>
          <w:color w:val="000000"/>
          <w:lang w:val="en-GB"/>
        </w:rPr>
        <w:fldChar w:fldCharType="end"/>
      </w:r>
      <w:r w:rsidRPr="00DB7E0B">
        <w:rPr>
          <w:color w:val="000000"/>
          <w:lang w:val="en-GB"/>
        </w:rPr>
        <w:t xml:space="preserve">. </w:t>
      </w:r>
    </w:p>
    <w:p w14:paraId="1FA1DE9B" w14:textId="53EEEA58"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 xml:space="preserve"> Johnson et al also noted that factors such as childhood maltreatment , childhood adversities, whether chronic or episodic, and problematic parental relationships were more likely to be reported by individuals with eating disorders and problems with weight in adolescence</w:t>
      </w:r>
      <w:r w:rsidRPr="00DB7E0B">
        <w:rPr>
          <w:color w:val="000000"/>
          <w:lang w:val="en-GB"/>
        </w:rPr>
        <w:fldChar w:fldCharType="begin"/>
      </w:r>
      <w:r w:rsidR="00F92352" w:rsidRPr="00DB7E0B">
        <w:rPr>
          <w:color w:val="000000"/>
          <w:lang w:val="en-GB"/>
        </w:rPr>
        <w:instrText xml:space="preserve"> ADDIN EN.CITE &lt;EndNote&gt;&lt;Cite&gt;&lt;Author&gt;Johnson&lt;/Author&gt;&lt;Year&gt;2002&lt;/Year&gt;&lt;RecNum&gt;149&lt;/RecNum&gt;&lt;DisplayText&gt;(42)&lt;/DisplayText&gt;&lt;record&gt;&lt;rec-number&gt;149&lt;/rec-number&gt;&lt;foreign-keys&gt;&lt;key app="EN" db-id="0taxxtep609payevea8pxta99rpdpsa2vfv2" timestamp="1708580153"&gt;149&lt;/key&gt;&lt;/foreign-keys&gt;&lt;ref-type name="Journal Article"&gt;17&lt;/ref-type&gt;&lt;contributors&gt;&lt;authors&gt;&lt;author&gt;Johnson, J. G.&lt;/author&gt;&lt;author&gt;Cohen, P.&lt;/author&gt;&lt;author&gt;Kasen, S.&lt;/author&gt;&lt;author&gt;Brook, J. S.&lt;/author&gt;&lt;/authors&gt;&lt;/contributors&gt;&lt;auth-address&gt;Columbia University and New York State Psychiatric Institute, New York, NY 10032, USA. jjohnson@pi.cpmc.columbia.edu&lt;/auth-address&gt;&lt;titles&gt;&lt;title&gt;Childhood adversities associated with risk for eating disorders or weight problems during adolescence or early adulthood&lt;/title&gt;&lt;secondary-title&gt;Am J Psychiatry&lt;/secondary-title&gt;&lt;/titles&gt;&lt;periodical&gt;&lt;full-title&gt;Am J Psychiatry&lt;/full-title&gt;&lt;/periodical&gt;&lt;pages&gt;394-400&lt;/pages&gt;&lt;volume&gt;159&lt;/volume&gt;&lt;number&gt;3&lt;/number&gt;&lt;keywords&gt;&lt;keyword&gt;Adolescent&lt;/keyword&gt;&lt;keyword&gt;Adult&lt;/keyword&gt;&lt;keyword&gt;Age Factors&lt;/keyword&gt;&lt;keyword&gt;Child&lt;/keyword&gt;&lt;keyword&gt;Child Abuse/psychology/*statistics &amp;amp; numerical data&lt;/keyword&gt;&lt;keyword&gt;Child of Impaired Parents/psychology/statistics &amp;amp; numerical data&lt;/keyword&gt;&lt;keyword&gt;Feeding and Eating Disorders/diagnosis/*epidemiology&lt;/keyword&gt;&lt;keyword&gt;Humans&lt;/keyword&gt;&lt;keyword&gt;Longitudinal Studies&lt;/keyword&gt;&lt;keyword&gt;Mental Disorders/epidemiology&lt;/keyword&gt;&lt;keyword&gt;New York/epidemiology&lt;/keyword&gt;&lt;keyword&gt;Obesity/diagnosis/epidemiology&lt;/keyword&gt;&lt;keyword&gt;Parents/psychology&lt;/keyword&gt;&lt;keyword&gt;Risk Factors&lt;/keyword&gt;&lt;keyword&gt;Sampling Studies&lt;/keyword&gt;&lt;keyword&gt;Weight Gain&lt;/keyword&gt;&lt;/keywords&gt;&lt;dates&gt;&lt;year&gt;2002&lt;/year&gt;&lt;pub-dates&gt;&lt;date&gt;Mar&lt;/date&gt;&lt;/pub-dates&gt;&lt;/dates&gt;&lt;isbn&gt;0002-953X (Print)&amp;#xD;0002-953x&lt;/isbn&gt;&lt;accession-num&gt;11870002&lt;/accession-num&gt;&lt;urls&gt;&lt;/urls&gt;&lt;electronic-resource-num&gt;10.1176/appi.ajp.159.3.394&lt;/electronic-resource-num&gt;&lt;remote-database-provider&gt;NLM&lt;/remote-database-provider&gt;&lt;language&gt;eng&lt;/language&gt;&lt;/record&gt;&lt;/Cite&gt;&lt;/EndNote&gt;</w:instrText>
      </w:r>
      <w:r w:rsidRPr="00DB7E0B">
        <w:rPr>
          <w:color w:val="000000"/>
          <w:lang w:val="en-GB"/>
        </w:rPr>
        <w:fldChar w:fldCharType="separate"/>
      </w:r>
      <w:r w:rsidR="00F92352" w:rsidRPr="00DB7E0B">
        <w:rPr>
          <w:noProof/>
          <w:color w:val="000000"/>
          <w:lang w:val="en-GB"/>
        </w:rPr>
        <w:t>(42)</w:t>
      </w:r>
      <w:r w:rsidRPr="00DB7E0B">
        <w:rPr>
          <w:color w:val="000000"/>
          <w:lang w:val="en-GB"/>
        </w:rPr>
        <w:fldChar w:fldCharType="end"/>
      </w:r>
      <w:r w:rsidRPr="00DB7E0B">
        <w:rPr>
          <w:color w:val="000000"/>
          <w:lang w:val="en-GB"/>
        </w:rPr>
        <w:t>.</w:t>
      </w:r>
      <w:r w:rsidR="002A1C0E" w:rsidRPr="00DB7E0B">
        <w:rPr>
          <w:color w:val="000000"/>
          <w:lang w:val="en-GB"/>
        </w:rPr>
        <w:t xml:space="preserve"> </w:t>
      </w:r>
      <w:r w:rsidRPr="00DB7E0B">
        <w:rPr>
          <w:color w:val="000000"/>
          <w:lang w:val="en-GB"/>
        </w:rPr>
        <w:t>Neumark et al also found engagement in team sports to be associated with increased risk of eating disorders</w:t>
      </w:r>
      <w:r w:rsidRPr="00DB7E0B">
        <w:rPr>
          <w:color w:val="000000"/>
          <w:lang w:val="en-GB"/>
        </w:rPr>
        <w:fldChar w:fldCharType="begin"/>
      </w:r>
      <w:r w:rsidR="00F92352" w:rsidRPr="00DB7E0B">
        <w:rPr>
          <w:color w:val="000000"/>
          <w:lang w:val="en-GB"/>
        </w:rPr>
        <w:instrText xml:space="preserve"> ADDIN EN.CITE &lt;EndNote&gt;&lt;Cite&gt;&lt;Author&gt;Neumark-Sztainer&lt;/Author&gt;&lt;Year&gt;2007&lt;/Year&gt;&lt;RecNum&gt;151&lt;/RecNum&gt;&lt;DisplayText&gt;(43)&lt;/DisplayText&gt;&lt;record&gt;&lt;rec-number&gt;151&lt;/rec-number&gt;&lt;foreign-keys&gt;&lt;key app="EN" db-id="0taxxtep609payevea8pxta99rpdpsa2vfv2" timestamp="1708581839"&gt;151&lt;/key&gt;&lt;/foreign-keys&gt;&lt;ref-type name="Journal Article"&gt;17&lt;/ref-type&gt;&lt;contributors&gt;&lt;authors&gt;&lt;author&gt;Neumark-Sztainer, D. R.&lt;/author&gt;&lt;author&gt;Wall, M. M.&lt;/author&gt;&lt;author&gt;Haines, J. I.&lt;/author&gt;&lt;author&gt;Story, M. T.&lt;/author&gt;&lt;author&gt;Sherwood, N. E.&lt;/author&gt;&lt;author&gt;van den Berg, P. A.&lt;/author&gt;&lt;/authors&gt;&lt;/contributors&gt;&lt;auth-address&gt;Division of Epidemiology and Community Health, School of Public Health, University of Minnesota, 1300 South Second Street, Minneapolis, MN 55454, USA. neumark@epi.umn.edu&lt;/auth-address&gt;&lt;titles&gt;&lt;title&gt;Shared risk and protective factors for overweight and disordered eating in adolescents&lt;/title&gt;&lt;secondary-title&gt;Am J Prev Med&lt;/secondary-title&gt;&lt;/titles&gt;&lt;periodical&gt;&lt;full-title&gt;Am J Prev Med&lt;/full-title&gt;&lt;/periodical&gt;&lt;pages&gt;359-369&lt;/pages&gt;&lt;volume&gt;33&lt;/volume&gt;&lt;number&gt;5&lt;/number&gt;&lt;keywords&gt;&lt;keyword&gt;Adolescent&lt;/keyword&gt;&lt;keyword&gt;Adult&lt;/keyword&gt;&lt;keyword&gt;Bulimia/*epidemiology&lt;/keyword&gt;&lt;keyword&gt;*Feeding Behavior&lt;/keyword&gt;&lt;keyword&gt;Feeding and Eating Disorders/*epidemiology&lt;/keyword&gt;&lt;keyword&gt;Female&lt;/keyword&gt;&lt;keyword&gt;Forecasting&lt;/keyword&gt;&lt;keyword&gt;Humans&lt;/keyword&gt;&lt;keyword&gt;Male&lt;/keyword&gt;&lt;keyword&gt;Overweight/*epidemiology&lt;/keyword&gt;&lt;keyword&gt;Prevalence&lt;/keyword&gt;&lt;keyword&gt;Risk Factors&lt;/keyword&gt;&lt;keyword&gt;Weight Loss&lt;/keyword&gt;&lt;/keywords&gt;&lt;dates&gt;&lt;year&gt;2007&lt;/year&gt;&lt;pub-dates&gt;&lt;date&gt;Nov&lt;/date&gt;&lt;/pub-dates&gt;&lt;/dates&gt;&lt;isbn&gt;0749-3797 (Print)&amp;#xD;0749-3797&lt;/isbn&gt;&lt;accession-num&gt;17950400&lt;/accession-num&gt;&lt;urls&gt;&lt;/urls&gt;&lt;electronic-resource-num&gt;10.1016/j.amepre.2007.07.031&lt;/electronic-resource-num&gt;&lt;remote-database-provider&gt;NLM&lt;/remote-database-provider&gt;&lt;language&gt;eng&lt;/language&gt;&lt;/record&gt;&lt;/Cite&gt;&lt;/EndNote&gt;</w:instrText>
      </w:r>
      <w:r w:rsidRPr="00DB7E0B">
        <w:rPr>
          <w:color w:val="000000"/>
          <w:lang w:val="en-GB"/>
        </w:rPr>
        <w:fldChar w:fldCharType="separate"/>
      </w:r>
      <w:r w:rsidR="00F92352" w:rsidRPr="00DB7E0B">
        <w:rPr>
          <w:noProof/>
          <w:color w:val="000000"/>
          <w:lang w:val="en-GB"/>
        </w:rPr>
        <w:t>(43)</w:t>
      </w:r>
      <w:r w:rsidRPr="00DB7E0B">
        <w:rPr>
          <w:color w:val="000000"/>
          <w:lang w:val="en-GB"/>
        </w:rPr>
        <w:fldChar w:fldCharType="end"/>
      </w:r>
      <w:r w:rsidRPr="00DB7E0B">
        <w:rPr>
          <w:color w:val="000000"/>
          <w:lang w:val="en-GB"/>
        </w:rPr>
        <w:t>.</w:t>
      </w:r>
    </w:p>
    <w:p w14:paraId="30491622" w14:textId="77777777" w:rsidR="002A1C0E" w:rsidRPr="00DB7E0B" w:rsidRDefault="002A1C0E" w:rsidP="008F3A41">
      <w:pPr>
        <w:autoSpaceDE w:val="0"/>
        <w:autoSpaceDN w:val="0"/>
        <w:adjustRightInd w:val="0"/>
        <w:spacing w:line="480" w:lineRule="auto"/>
        <w:rPr>
          <w:color w:val="000000"/>
          <w:lang w:val="en-GB"/>
        </w:rPr>
      </w:pPr>
    </w:p>
    <w:p w14:paraId="142E9DCE" w14:textId="0FA10BA9"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 xml:space="preserve">Adolescence has been shown to be a time of heightened </w:t>
      </w:r>
      <w:proofErr w:type="gramStart"/>
      <w:r w:rsidRPr="00DB7E0B">
        <w:rPr>
          <w:color w:val="000000"/>
          <w:lang w:val="en-GB"/>
        </w:rPr>
        <w:t>stress ,</w:t>
      </w:r>
      <w:proofErr w:type="gramEnd"/>
      <w:r w:rsidRPr="00DB7E0B">
        <w:rPr>
          <w:color w:val="000000"/>
          <w:lang w:val="en-GB"/>
        </w:rPr>
        <w:t xml:space="preserve"> and many adolescents employ both healthy and unhealthy coping strategies in response </w:t>
      </w:r>
      <w:r w:rsidRPr="00DB7E0B">
        <w:rPr>
          <w:color w:val="000000"/>
          <w:lang w:val="en-GB"/>
        </w:rPr>
        <w:fldChar w:fldCharType="begin">
          <w:fldData xml:space="preserve">PEVuZE5vdGU+PENpdGU+PEF1dGhvcj5BamliZXdhPC9BdXRob3I+PFllYXI+MjAyMTwvWWVhcj48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</w:fldData>
        </w:fldChar>
      </w:r>
      <w:r w:rsidR="00F92352" w:rsidRPr="00DB7E0B">
        <w:rPr>
          <w:color w:val="000000"/>
          <w:lang w:val="en-GB"/>
        </w:rPr>
        <w:instrText xml:space="preserve"> ADDIN EN.CITE </w:instrText>
      </w:r>
      <w:r w:rsidR="00F92352" w:rsidRPr="00DB7E0B">
        <w:rPr>
          <w:color w:val="000000"/>
          <w:lang w:val="en-GB"/>
        </w:rPr>
        <w:fldChar w:fldCharType="begin">
          <w:fldData xml:space="preserve">PEVuZE5vdGU+PENpdGU+PEF1dGhvcj5BamliZXdhPC9BdXRob3I+PFllYXI+MjAyMTwvWWVhcj48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</w:fldData>
        </w:fldChar>
      </w:r>
      <w:r w:rsidR="00F92352" w:rsidRPr="00DB7E0B">
        <w:rPr>
          <w:color w:val="000000"/>
          <w:lang w:val="en-GB"/>
        </w:rPr>
        <w:instrText xml:space="preserve"> ADDIN EN.CITE.DATA </w:instrText>
      </w:r>
      <w:r w:rsidR="00F92352" w:rsidRPr="00DB7E0B">
        <w:rPr>
          <w:color w:val="000000"/>
          <w:lang w:val="en-GB"/>
        </w:rPr>
      </w:r>
      <w:r w:rsidR="00F92352" w:rsidRPr="00DB7E0B">
        <w:rPr>
          <w:color w:val="000000"/>
          <w:lang w:val="en-GB"/>
        </w:rPr>
        <w:fldChar w:fldCharType="end"/>
      </w:r>
      <w:r w:rsidRPr="00DB7E0B">
        <w:rPr>
          <w:color w:val="000000"/>
          <w:lang w:val="en-GB"/>
        </w:rPr>
      </w:r>
      <w:r w:rsidRPr="00DB7E0B">
        <w:rPr>
          <w:color w:val="000000"/>
          <w:lang w:val="en-GB"/>
        </w:rPr>
        <w:fldChar w:fldCharType="separate"/>
      </w:r>
      <w:r w:rsidR="00F92352" w:rsidRPr="00DB7E0B">
        <w:rPr>
          <w:noProof/>
          <w:color w:val="000000"/>
          <w:lang w:val="en-GB"/>
        </w:rPr>
        <w:t>(44)</w:t>
      </w:r>
      <w:r w:rsidRPr="00DB7E0B">
        <w:rPr>
          <w:color w:val="000000"/>
          <w:lang w:val="en-GB"/>
        </w:rPr>
        <w:fldChar w:fldCharType="end"/>
      </w:r>
      <w:r w:rsidRPr="00DB7E0B">
        <w:rPr>
          <w:color w:val="000000"/>
          <w:lang w:val="en-GB"/>
        </w:rPr>
        <w:t xml:space="preserve">. Goldschmidt and colleagues reported unhealthy weight control behaviours may be associated with perceived emotional well-being in youth with obesity, with DEBs functioning as a coping mechanism to help modulate negative emotions </w:t>
      </w:r>
      <w:r w:rsidRPr="00DB7E0B">
        <w:rPr>
          <w:color w:val="000000"/>
          <w:lang w:val="en-GB"/>
        </w:rPr>
        <w:fldChar w:fldCharType="begin"/>
      </w:r>
      <w:r w:rsidRPr="00DB7E0B">
        <w:rPr>
          <w:color w:val="000000"/>
          <w:lang w:val="en-GB"/>
        </w:rPr>
        <w:instrText xml:space="preserve"> ADDIN EN.CITE &lt;EndNote&gt;&lt;Cite&gt;&lt;Author&gt;Goldschmidt&lt;/Author&gt;&lt;Year&gt;2008&lt;/Year&gt;&lt;RecNum&gt;80&lt;/RecNum&gt;&lt;DisplayText&gt;(24)&lt;/DisplayText&gt;&lt;record&gt;&lt;rec-number&gt;80&lt;/rec-number&gt;&lt;foreign-keys&gt;&lt;key app="EN" db-id="0taxxtep609payevea8pxta99rpdpsa2vfv2" timestamp="1704338628"&gt;80&lt;/key&gt;&lt;/foreign-keys&gt;&lt;ref-type name="Journal Article"&gt;17&lt;/ref-type&gt;&lt;contributors&gt;&lt;authors&gt;&lt;author&gt;Goldschmidt, Andrea B.&lt;/author&gt;&lt;author&gt;Aspen, Vandana Passi&lt;/author&gt;&lt;author&gt;Sinton, Meghan M.&lt;/author&gt;&lt;author&gt;Tanofsky-Kraff, Marian&lt;/author&gt;&lt;author&gt;Wilfley, Denise E.&lt;/author&gt;&lt;/authors&gt;&lt;/contributors&gt;&lt;titles&gt;&lt;title&gt;Disordered Eating Attitudes and Behaviors in Overweight Youth&lt;/title&gt;&lt;secondary-title&gt;Obesity&lt;/secondary-title&gt;&lt;/titles&gt;&lt;periodical&gt;&lt;full-title&gt;Obesity&lt;/full-title&gt;&lt;/periodical&gt;&lt;pages&gt;257-264&lt;/pages&gt;&lt;volume&gt;16&lt;/volume&gt;&lt;number&gt;2&lt;/number&gt;&lt;dates&gt;&lt;year&gt;2008&lt;/year&gt;&lt;/dates&gt;&lt;isbn&gt;1930-7381&lt;/isbn&gt;&lt;urls&gt;&lt;related-urls&gt;&lt;url&gt;https://onlinelibrary.wiley.com/doi/abs/10.1038/oby.2007.48&lt;/url&gt;&lt;url&gt;https://onlinelibrary.wiley.com/doi/pdfdirect/10.1038/oby.2007.48?download=true&lt;/url&gt;&lt;/related-urls&gt;&lt;/urls&gt;&lt;electronic-resource-num&gt;https://doi.org/10.1038/oby.2007.48&lt;/electronic-resource-num&gt;&lt;/record&gt;&lt;/Cite&gt;&lt;/EndNote&gt;</w:instrText>
      </w:r>
      <w:r w:rsidRPr="00DB7E0B">
        <w:rPr>
          <w:color w:val="000000"/>
          <w:lang w:val="en-GB"/>
        </w:rPr>
        <w:fldChar w:fldCharType="separate"/>
      </w:r>
      <w:r w:rsidRPr="00DB7E0B">
        <w:rPr>
          <w:noProof/>
          <w:color w:val="000000"/>
          <w:lang w:val="en-GB"/>
        </w:rPr>
        <w:t>(24)</w:t>
      </w:r>
      <w:r w:rsidRPr="00DB7E0B">
        <w:rPr>
          <w:color w:val="000000"/>
          <w:lang w:val="en-GB"/>
        </w:rPr>
        <w:fldChar w:fldCharType="end"/>
      </w:r>
      <w:r w:rsidRPr="00DB7E0B">
        <w:rPr>
          <w:color w:val="000000"/>
          <w:lang w:val="en-GB"/>
        </w:rPr>
        <w:t xml:space="preserve">. </w:t>
      </w:r>
    </w:p>
    <w:p w14:paraId="08CC38E9" w14:textId="14F629E2"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Henderson et al reported that adolescents with higher levels of stress tended to engage in emotion-oriented coping, which may lead to higher levels of disordered eating</w:t>
      </w:r>
      <w:r w:rsidRPr="00DB7E0B">
        <w:rPr>
          <w:color w:val="000000"/>
          <w:lang w:val="en-GB"/>
        </w:rPr>
        <w:fldChar w:fldCharType="begin">
          <w:fldData xml:space="preserve">PEVuZE5vdGU+PENpdGU+PEF1dGhvcj5IZW5kZXJzb248L0F1dGhvcj48WWVhcj4yMDIyPC9ZZWFy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</w:fldData>
        </w:fldChar>
      </w:r>
      <w:r w:rsidR="00F92352" w:rsidRPr="00DB7E0B">
        <w:rPr>
          <w:color w:val="000000"/>
          <w:lang w:val="en-GB"/>
        </w:rPr>
        <w:instrText xml:space="preserve"> ADDIN EN.CITE </w:instrText>
      </w:r>
      <w:r w:rsidR="00F92352" w:rsidRPr="00DB7E0B">
        <w:rPr>
          <w:color w:val="000000"/>
          <w:lang w:val="en-GB"/>
        </w:rPr>
        <w:fldChar w:fldCharType="begin">
          <w:fldData xml:space="preserve">PEVuZE5vdGU+PENpdGU+PEF1dGhvcj5IZW5kZXJzb248L0F1dGhvcj48WWVhcj4yMDIyPC9ZZWFy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</w:fldData>
        </w:fldChar>
      </w:r>
      <w:r w:rsidR="00F92352" w:rsidRPr="00DB7E0B">
        <w:rPr>
          <w:color w:val="000000"/>
          <w:lang w:val="en-GB"/>
        </w:rPr>
        <w:instrText xml:space="preserve"> ADDIN EN.CITE.DATA </w:instrText>
      </w:r>
      <w:r w:rsidR="00F92352" w:rsidRPr="00DB7E0B">
        <w:rPr>
          <w:color w:val="000000"/>
          <w:lang w:val="en-GB"/>
        </w:rPr>
      </w:r>
      <w:r w:rsidR="00F92352" w:rsidRPr="00DB7E0B">
        <w:rPr>
          <w:color w:val="000000"/>
          <w:lang w:val="en-GB"/>
        </w:rPr>
        <w:fldChar w:fldCharType="end"/>
      </w:r>
      <w:r w:rsidRPr="00DB7E0B">
        <w:rPr>
          <w:color w:val="000000"/>
          <w:lang w:val="en-GB"/>
        </w:rPr>
      </w:r>
      <w:r w:rsidRPr="00DB7E0B">
        <w:rPr>
          <w:color w:val="000000"/>
          <w:lang w:val="en-GB"/>
        </w:rPr>
        <w:fldChar w:fldCharType="separate"/>
      </w:r>
      <w:r w:rsidR="00F92352" w:rsidRPr="00DB7E0B">
        <w:rPr>
          <w:noProof/>
          <w:color w:val="000000"/>
          <w:lang w:val="en-GB"/>
        </w:rPr>
        <w:t>(45)</w:t>
      </w:r>
      <w:r w:rsidRPr="00DB7E0B">
        <w:rPr>
          <w:color w:val="000000"/>
          <w:lang w:val="en-GB"/>
        </w:rPr>
        <w:fldChar w:fldCharType="end"/>
      </w:r>
      <w:r w:rsidRPr="00DB7E0B">
        <w:rPr>
          <w:color w:val="000000"/>
          <w:lang w:val="en-GB"/>
        </w:rPr>
        <w:t xml:space="preserve">. </w:t>
      </w:r>
    </w:p>
    <w:p w14:paraId="735FED9B" w14:textId="1629DEB1"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Parental influence plays a pivotal role in eating patterns developed by children. Parents select the foods in the family diet and serve as role models that their children imitate, both in foods eaten and their behaviours towards foods. Parental control of feeding practices, whether restrictive or providing pressure to eat also affects eating behaviours eventually developed by their offspring,</w:t>
      </w:r>
      <w:r w:rsidR="00EB6A25" w:rsidRPr="00DB7E0B">
        <w:rPr>
          <w:color w:val="000000"/>
          <w:lang w:val="en-GB"/>
        </w:rPr>
        <w:t xml:space="preserve"> </w:t>
      </w:r>
      <w:r w:rsidRPr="00DB7E0B">
        <w:rPr>
          <w:color w:val="000000"/>
          <w:lang w:val="en-GB"/>
        </w:rPr>
        <w:t xml:space="preserve">and may play a key role in the development of both DEBAs and overweight/obesity </w:t>
      </w:r>
      <w:r w:rsidRPr="00DB7E0B">
        <w:rPr>
          <w:color w:val="000000"/>
          <w:lang w:val="en-GB"/>
        </w:rPr>
        <w:fldChar w:fldCharType="begin">
          <w:fldData xml:space="preserve">PEVuZE5vdGU+PENpdGU+PEF1dGhvcj5IaXJzY2g8L0F1dGhvcj48WWVhcj4yMDIwPC9ZZWFyPjxS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</w:fldData>
        </w:fldChar>
      </w:r>
      <w:r w:rsidR="00D13E65" w:rsidRPr="00DB7E0B">
        <w:rPr>
          <w:color w:val="000000"/>
          <w:lang w:val="en-GB"/>
        </w:rPr>
        <w:instrText xml:space="preserve"> ADDIN EN.CITE </w:instrText>
      </w:r>
      <w:r w:rsidR="00D13E65" w:rsidRPr="00DB7E0B">
        <w:rPr>
          <w:color w:val="000000"/>
          <w:lang w:val="en-GB"/>
        </w:rPr>
        <w:fldChar w:fldCharType="begin">
          <w:fldData xml:space="preserve">PEVuZE5vdGU+PENpdGU+PEF1dGhvcj5IaXJzY2g8L0F1dGhvcj48WWVhcj4yMDIwPC9ZZWFyPjxS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</w:fldData>
        </w:fldChar>
      </w:r>
      <w:r w:rsidR="00D13E65" w:rsidRPr="00DB7E0B">
        <w:rPr>
          <w:color w:val="000000"/>
          <w:lang w:val="en-GB"/>
        </w:rPr>
        <w:instrText xml:space="preserve"> ADDIN EN.CITE.DATA </w:instrText>
      </w:r>
      <w:r w:rsidR="00D13E65" w:rsidRPr="00DB7E0B">
        <w:rPr>
          <w:color w:val="000000"/>
          <w:lang w:val="en-GB"/>
        </w:rPr>
      </w:r>
      <w:r w:rsidR="00D13E65" w:rsidRPr="00DB7E0B">
        <w:rPr>
          <w:color w:val="000000"/>
          <w:lang w:val="en-GB"/>
        </w:rPr>
        <w:fldChar w:fldCharType="end"/>
      </w:r>
      <w:r w:rsidRPr="00DB7E0B">
        <w:rPr>
          <w:color w:val="000000"/>
          <w:lang w:val="en-GB"/>
        </w:rPr>
      </w:r>
      <w:r w:rsidRPr="00DB7E0B">
        <w:rPr>
          <w:color w:val="000000"/>
          <w:lang w:val="en-GB"/>
        </w:rPr>
        <w:fldChar w:fldCharType="separate"/>
      </w:r>
      <w:r w:rsidR="00D13E65" w:rsidRPr="00DB7E0B">
        <w:rPr>
          <w:noProof/>
          <w:color w:val="000000"/>
          <w:lang w:val="en-GB"/>
        </w:rPr>
        <w:t>(46, 47)</w:t>
      </w:r>
      <w:r w:rsidRPr="00DB7E0B">
        <w:rPr>
          <w:color w:val="000000"/>
          <w:lang w:val="en-GB"/>
        </w:rPr>
        <w:fldChar w:fldCharType="end"/>
      </w:r>
      <w:r w:rsidRPr="00DB7E0B">
        <w:rPr>
          <w:color w:val="000000"/>
          <w:lang w:val="en-GB"/>
        </w:rPr>
        <w:t>.</w:t>
      </w:r>
    </w:p>
    <w:p w14:paraId="0992B22B" w14:textId="2E64FB2B" w:rsidR="00F40D64" w:rsidRPr="00DB7E0B" w:rsidRDefault="005211EE" w:rsidP="008F3A41">
      <w:pPr>
        <w:autoSpaceDE w:val="0"/>
        <w:autoSpaceDN w:val="0"/>
        <w:adjustRightInd w:val="0"/>
        <w:spacing w:line="480" w:lineRule="auto"/>
        <w:rPr>
          <w:color w:val="000000"/>
          <w:lang w:val="en-GB"/>
        </w:rPr>
      </w:pPr>
      <w:r w:rsidRPr="00DB7E0B">
        <w:rPr>
          <w:color w:val="000000"/>
          <w:lang w:val="en-GB"/>
        </w:rPr>
        <w:t xml:space="preserve">Jebielle et al posit a genetic influence with possible shared genetic risk factors between obesity and binge eating disorder.  It has even been suggested that obesity and eating disorders could be considered on the same continuum of weight related disorders, considering overlapping aetiology as well as psychological and medical comorbidities such as depression </w:t>
      </w:r>
      <w:r w:rsidRPr="00DB7E0B">
        <w:rPr>
          <w:color w:val="000000"/>
          <w:lang w:val="en-GB"/>
        </w:rPr>
        <w:fldChar w:fldCharType="begin"/>
      </w:r>
      <w:r w:rsidR="006C5CDA" w:rsidRPr="00DB7E0B">
        <w:rPr>
          <w:color w:val="000000"/>
          <w:lang w:val="en-GB"/>
        </w:rPr>
        <w:instrText xml:space="preserve"> ADDIN EN.CITE &lt;EndNote&gt;&lt;Cite&gt;&lt;Author&gt;Jebeile&lt;/Author&gt;&lt;Year&gt;2021&lt;/Year&gt;&lt;RecNum&gt;39&lt;/RecNum&gt;&lt;DisplayText&gt;(32)&lt;/DisplayText&gt;&lt;record&gt;&lt;rec-number&gt;39&lt;/rec-number&gt;&lt;foreign-keys&gt;&lt;key app="EN" db-id="0taxxtep609payevea8pxta99rpdpsa2vfv2" timestamp="1694139933"&gt;39&lt;/key&gt;&lt;/foreign-keys&gt;&lt;ref-type name="Journal Article"&gt;17&lt;/ref-type&gt;&lt;contributors&gt;&lt;authors&gt;&lt;author&gt;Jebeile, H.&lt;/author&gt;&lt;author&gt;Lister, N. B.&lt;/author&gt;&lt;author&gt;Baur, L. A.&lt;/author&gt;&lt;author&gt;Garnett, S. P.&lt;/author&gt;&lt;author&gt;Paxton, S. J.&lt;/author&gt;&lt;/authors&gt;&lt;/contributors&gt;&lt;auth-address&gt;The University of Sydney, Children&amp;apos;s Hospital Westmead Clinical School, Westmead, Australia.&amp;#xD;Institute of Endocrinology and Diabetes, The Children&amp;apos;s Hospital at Westmead, Westmead, Australia.&amp;#xD;Weight Management Services, The Children&amp;apos;s Hospital at Westmead, Westmead, Australia.&amp;#xD;Kids Research, The Children&amp;apos;s Hospital at Westmead, Westmead, Australia.&amp;#xD;School of Psychology and Public Health, La Trobe University, Melbourne, Australia.&lt;/auth-address&gt;&lt;titles&gt;&lt;title&gt;Eating disorder risk in adolescents with obesity&lt;/title&gt;&lt;secondary-title&gt;Obes Rev&lt;/secondary-title&gt;&lt;/titles&gt;&lt;periodical&gt;&lt;full-title&gt;Obes Rev&lt;/full-title&gt;&lt;/periodical&gt;&lt;pages&gt;e13173&lt;/pages&gt;&lt;volume&gt;22&lt;/volume&gt;&lt;number&gt;5&lt;/number&gt;&lt;edition&gt;20210106&lt;/edition&gt;&lt;keywords&gt;&lt;keyword&gt;Adolescent&lt;/keyword&gt;&lt;keyword&gt;*Adolescent Behavior&lt;/keyword&gt;&lt;keyword&gt;Body Image&lt;/keyword&gt;&lt;keyword&gt;*Feeding and Eating Disorders/complications/epidemiology&lt;/keyword&gt;&lt;keyword&gt;Humans&lt;/keyword&gt;&lt;keyword&gt;*Pediatric Obesity/complications/epidemiology&lt;/keyword&gt;&lt;keyword&gt;child obesity&lt;/keyword&gt;&lt;keyword&gt;disordered eating&lt;/keyword&gt;&lt;keyword&gt;overweight&lt;/keyword&gt;&lt;keyword&gt;pediatric&lt;/keyword&gt;&lt;keyword&gt;weight management&lt;/keyword&gt;&lt;/keywords&gt;&lt;dates&gt;&lt;year&gt;2021&lt;/year&gt;&lt;pub-dates&gt;&lt;date&gt;May&lt;/date&gt;&lt;/pub-dates&gt;&lt;/dates&gt;&lt;isbn&gt;1467-7881&lt;/isbn&gt;&lt;accession-num&gt;33410207&lt;/accession-num&gt;&lt;urls&gt;&lt;/urls&gt;&lt;electronic-resource-num&gt;10.1111/obr.13173&lt;/electronic-resource-num&gt;&lt;remote-database-provider&gt;NLM&lt;/remote-database-provider&gt;&lt;language&gt;eng&lt;/language&gt;&lt;/record&gt;&lt;/Cite&gt;&lt;/EndNote&gt;</w:instrText>
      </w:r>
      <w:r w:rsidRPr="00DB7E0B">
        <w:rPr>
          <w:color w:val="000000"/>
          <w:lang w:val="en-GB"/>
        </w:rPr>
        <w:fldChar w:fldCharType="separate"/>
      </w:r>
      <w:r w:rsidR="006C5CDA" w:rsidRPr="00DB7E0B">
        <w:rPr>
          <w:noProof/>
          <w:color w:val="000000"/>
          <w:lang w:val="en-GB"/>
        </w:rPr>
        <w:t>(32)</w:t>
      </w:r>
      <w:r w:rsidRPr="00DB7E0B">
        <w:rPr>
          <w:color w:val="000000"/>
          <w:lang w:val="en-GB"/>
        </w:rPr>
        <w:fldChar w:fldCharType="end"/>
      </w:r>
      <w:r w:rsidRPr="00DB7E0B">
        <w:rPr>
          <w:color w:val="000000"/>
          <w:lang w:val="en-GB"/>
        </w:rPr>
        <w:t>.</w:t>
      </w:r>
    </w:p>
    <w:p w14:paraId="55F922EB" w14:textId="0B708524" w:rsidR="0021478D" w:rsidRPr="00DB7E0B" w:rsidRDefault="009A6B92" w:rsidP="008F3A41">
      <w:pPr>
        <w:spacing w:beforeAutospacing="1" w:afterAutospacing="1" w:line="480" w:lineRule="auto"/>
      </w:pPr>
      <w:r w:rsidRPr="00DB7E0B">
        <w:rPr>
          <w:color w:val="000000"/>
          <w:lang w:val="en-GB"/>
        </w:rPr>
        <w:t>Some adolescents with overweight/obesity may be placed on medications for treatment of various comorbid diagnoses</w:t>
      </w:r>
      <w:r w:rsidR="00181022" w:rsidRPr="00DB7E0B">
        <w:rPr>
          <w:color w:val="000000"/>
          <w:lang w:val="en-GB"/>
        </w:rPr>
        <w:t>,</w:t>
      </w:r>
      <w:r w:rsidRPr="00DB7E0B">
        <w:rPr>
          <w:color w:val="000000"/>
          <w:lang w:val="en-GB"/>
        </w:rPr>
        <w:t xml:space="preserve"> and these medications may affect appetite and weight gain. Medications linked to weight gain include </w:t>
      </w:r>
      <w:r w:rsidR="0021478D" w:rsidRPr="00DB7E0B">
        <w:t xml:space="preserve">insulin, sulfonylureas, </w:t>
      </w:r>
      <w:r w:rsidR="00D91E2E" w:rsidRPr="00DB7E0B">
        <w:t>thiazolidinediones</w:t>
      </w:r>
      <w:r w:rsidR="0021478D" w:rsidRPr="00DB7E0B">
        <w:t xml:space="preserve">, beta blockers, tricyclic antidepressants, </w:t>
      </w:r>
      <w:proofErr w:type="gramStart"/>
      <w:r w:rsidR="0021478D" w:rsidRPr="00DB7E0B">
        <w:t>olanzapine ,</w:t>
      </w:r>
      <w:proofErr w:type="gramEnd"/>
      <w:r w:rsidR="0021478D" w:rsidRPr="00DB7E0B">
        <w:t xml:space="preserve"> </w:t>
      </w:r>
      <w:proofErr w:type="gramStart"/>
      <w:r w:rsidR="0021478D" w:rsidRPr="00DB7E0B">
        <w:t>clozapine ,</w:t>
      </w:r>
      <w:proofErr w:type="gramEnd"/>
      <w:r w:rsidR="0021478D" w:rsidRPr="00DB7E0B">
        <w:t xml:space="preserve"> </w:t>
      </w:r>
      <w:proofErr w:type="gramStart"/>
      <w:r w:rsidR="0021478D" w:rsidRPr="00DB7E0B">
        <w:t>valproate ,</w:t>
      </w:r>
      <w:proofErr w:type="gramEnd"/>
      <w:r w:rsidR="0021478D" w:rsidRPr="00DB7E0B">
        <w:t xml:space="preserve"> </w:t>
      </w:r>
      <w:r w:rsidR="004A1831" w:rsidRPr="00DB7E0B">
        <w:t>carbamazepine,</w:t>
      </w:r>
      <w:r w:rsidR="0021478D" w:rsidRPr="00DB7E0B">
        <w:t xml:space="preserve"> </w:t>
      </w:r>
      <w:proofErr w:type="gramStart"/>
      <w:r w:rsidR="00181022" w:rsidRPr="00DB7E0B">
        <w:t xml:space="preserve">and </w:t>
      </w:r>
      <w:r w:rsidR="0021478D" w:rsidRPr="00DB7E0B">
        <w:t xml:space="preserve"> corticosteroids</w:t>
      </w:r>
      <w:proofErr w:type="gramEnd"/>
      <w:r w:rsidR="00F14278" w:rsidRPr="00DB7E0B">
        <w:t xml:space="preserve"> </w:t>
      </w:r>
      <w:r w:rsidR="0021478D" w:rsidRPr="00DB7E0B">
        <w:fldChar w:fldCharType="begin">
          <w:fldData xml:space="preserve">PEVuZE5vdGU+PENpdGU+PEF1dGhvcj5WZXJoYWVnZW48L0F1dGhvcj48UmVjTnVtPjE3MjwvUmVj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</w:fldData>
        </w:fldChar>
      </w:r>
      <w:r w:rsidR="00181022" w:rsidRPr="00DB7E0B">
        <w:instrText xml:space="preserve"> ADDIN EN.CITE </w:instrText>
      </w:r>
      <w:r w:rsidR="00181022" w:rsidRPr="00DB7E0B">
        <w:fldChar w:fldCharType="begin">
          <w:fldData xml:space="preserve">PEVuZE5vdGU+PENpdGU+PEF1dGhvcj5WZXJoYWVnZW48L0F1dGhvcj48UmVjTnVtPjE3MjwvUmVj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</w:fldData>
        </w:fldChar>
      </w:r>
      <w:r w:rsidR="00181022" w:rsidRPr="00DB7E0B">
        <w:instrText xml:space="preserve"> ADDIN EN.CITE.DATA </w:instrText>
      </w:r>
      <w:r w:rsidR="00181022" w:rsidRPr="00DB7E0B">
        <w:fldChar w:fldCharType="end"/>
      </w:r>
      <w:r w:rsidR="0021478D" w:rsidRPr="00DB7E0B">
        <w:fldChar w:fldCharType="separate"/>
      </w:r>
      <w:r w:rsidR="00181022" w:rsidRPr="00DB7E0B">
        <w:rPr>
          <w:noProof/>
        </w:rPr>
        <w:t>(48)</w:t>
      </w:r>
      <w:r w:rsidR="0021478D" w:rsidRPr="00DB7E0B">
        <w:fldChar w:fldCharType="end"/>
      </w:r>
      <w:r w:rsidR="00F14278" w:rsidRPr="00DB7E0B">
        <w:t>.</w:t>
      </w:r>
    </w:p>
    <w:p w14:paraId="3B6F34EF" w14:textId="51BD6298" w:rsidR="009A6B92" w:rsidRPr="00DB7E0B" w:rsidRDefault="009A6B92" w:rsidP="008F3A41">
      <w:pPr>
        <w:autoSpaceDE w:val="0"/>
        <w:autoSpaceDN w:val="0"/>
        <w:adjustRightInd w:val="0"/>
        <w:spacing w:line="480" w:lineRule="auto"/>
        <w:rPr>
          <w:color w:val="000000"/>
          <w:lang w:val="en-GB"/>
        </w:rPr>
      </w:pPr>
    </w:p>
    <w:p w14:paraId="176FA4F8" w14:textId="77777777" w:rsidR="00F40D64" w:rsidRPr="00DB7E0B" w:rsidRDefault="00F40D64" w:rsidP="008F3A41">
      <w:pPr>
        <w:autoSpaceDE w:val="0"/>
        <w:autoSpaceDN w:val="0"/>
        <w:adjustRightInd w:val="0"/>
        <w:spacing w:line="480" w:lineRule="auto"/>
        <w:rPr>
          <w:color w:val="FF0000"/>
          <w:lang w:val="en-GB"/>
        </w:rPr>
      </w:pPr>
    </w:p>
    <w:p w14:paraId="0DBED591" w14:textId="7AA29CF4" w:rsidR="00F40D64" w:rsidRPr="002814F1" w:rsidRDefault="005211EE" w:rsidP="008F3A41">
      <w:pPr>
        <w:autoSpaceDE w:val="0"/>
        <w:autoSpaceDN w:val="0"/>
        <w:adjustRightInd w:val="0"/>
        <w:spacing w:line="480" w:lineRule="auto"/>
        <w:rPr>
          <w:i/>
          <w:iCs/>
          <w:lang w:val="en-GB"/>
        </w:rPr>
      </w:pPr>
      <w:r w:rsidRPr="002814F1">
        <w:rPr>
          <w:i/>
          <w:iCs/>
          <w:lang w:val="en-GB"/>
        </w:rPr>
        <w:t xml:space="preserve">Impact of co-occurrence of overweight/obesity and disordered eating behaviours  </w:t>
      </w:r>
    </w:p>
    <w:p w14:paraId="5EAC1BD3" w14:textId="78F72A22" w:rsidR="00F40D64" w:rsidRPr="00DB7E0B" w:rsidRDefault="005211EE" w:rsidP="008F3A41">
      <w:pPr>
        <w:autoSpaceDE w:val="0"/>
        <w:autoSpaceDN w:val="0"/>
        <w:adjustRightInd w:val="0"/>
        <w:spacing w:line="480" w:lineRule="auto"/>
        <w:rPr>
          <w:color w:val="000000"/>
          <w:lang w:val="en-GB"/>
        </w:rPr>
      </w:pPr>
      <w:r w:rsidRPr="00DB7E0B">
        <w:rPr>
          <w:lang w:val="en-GB"/>
        </w:rPr>
        <w:t xml:space="preserve">The co-occurrence of overweight / obesity and DEBAs can have significant health consequences, both psychological and physiological. </w:t>
      </w:r>
      <w:r w:rsidRPr="00DB7E0B">
        <w:rPr>
          <w:color w:val="000000" w:themeColor="text1"/>
          <w:lang w:val="en-GB"/>
        </w:rPr>
        <w:t>S</w:t>
      </w:r>
      <w:r w:rsidRPr="00DB7E0B">
        <w:rPr>
          <w:color w:val="000000"/>
          <w:lang w:val="en-GB"/>
        </w:rPr>
        <w:t xml:space="preserve">ome literature suggests that DEBAs in youth with overweight, increase the likelihood of development of eating disorders, as well as other negative psychological sequalae such as depressive and anxious symptoms , low self-esteem and substance use </w:t>
      </w:r>
      <w:r w:rsidRPr="00DB7E0B">
        <w:rPr>
          <w:color w:val="000000"/>
          <w:lang w:val="en-GB"/>
        </w:rPr>
        <w:fldChar w:fldCharType="begin"/>
      </w:r>
      <w:r w:rsidRPr="00DB7E0B">
        <w:rPr>
          <w:color w:val="000000"/>
          <w:lang w:val="en-GB"/>
        </w:rPr>
        <w:instrText xml:space="preserve"> ADDIN EN.CITE &lt;EndNote&gt;&lt;Cite&gt;&lt;Author&gt;Goldschmidt&lt;/Author&gt;&lt;Year&gt;2008&lt;/Year&gt;&lt;RecNum&gt;80&lt;/RecNum&gt;&lt;DisplayText&gt;(24)&lt;/DisplayText&gt;&lt;record&gt;&lt;rec-number&gt;80&lt;/rec-number&gt;&lt;foreign-keys&gt;&lt;key app="EN" db-id="0taxxtep609payevea8pxta99rpdpsa2vfv2" timestamp="1704338628"&gt;80&lt;/key&gt;&lt;/foreign-keys&gt;&lt;ref-type name="Journal Article"&gt;17&lt;/ref-type&gt;&lt;contributors&gt;&lt;authors&gt;&lt;author&gt;Goldschmidt, Andrea B.&lt;/author&gt;&lt;author&gt;Aspen, Vandana Passi&lt;/author&gt;&lt;author&gt;Sinton, Meghan M.&lt;/author&gt;&lt;author&gt;Tanofsky-Kraff, Marian&lt;/author&gt;&lt;author&gt;Wilfley, Denise E.&lt;/author&gt;&lt;/authors&gt;&lt;/contributors&gt;&lt;titles&gt;&lt;title&gt;Disordered Eating Attitudes and Behaviors in Overweight Youth&lt;/title&gt;&lt;secondary-title&gt;Obesity&lt;/secondary-title&gt;&lt;/titles&gt;&lt;periodical&gt;&lt;full-title&gt;Obesity&lt;/full-title&gt;&lt;/periodical&gt;&lt;pages&gt;257-264&lt;/pages&gt;&lt;volume&gt;16&lt;/volume&gt;&lt;number&gt;2&lt;/number&gt;&lt;dates&gt;&lt;year&gt;2008&lt;/year&gt;&lt;/dates&gt;&lt;isbn&gt;1930-7381&lt;/isbn&gt;&lt;urls&gt;&lt;related-urls&gt;&lt;url&gt;https://onlinelibrary.wiley.com/doi/abs/10.1038/oby.2007.48&lt;/url&gt;&lt;url&gt;https://onlinelibrary.wiley.com/doi/pdfdirect/10.1038/oby.2007.48?download=true&lt;/url&gt;&lt;/related-urls&gt;&lt;/urls&gt;&lt;electronic-resource-num&gt;https://doi.org/10.1038/oby.2007.48&lt;/electronic-resource-num&gt;&lt;/record&gt;&lt;/Cite&gt;&lt;/EndNote&gt;</w:instrText>
      </w:r>
      <w:r w:rsidRPr="00DB7E0B">
        <w:rPr>
          <w:color w:val="000000"/>
          <w:lang w:val="en-GB"/>
        </w:rPr>
        <w:fldChar w:fldCharType="separate"/>
      </w:r>
      <w:r w:rsidRPr="00DB7E0B">
        <w:rPr>
          <w:noProof/>
          <w:color w:val="000000"/>
          <w:lang w:val="en-GB"/>
        </w:rPr>
        <w:t>(24)</w:t>
      </w:r>
      <w:r w:rsidRPr="00DB7E0B">
        <w:rPr>
          <w:color w:val="000000"/>
          <w:lang w:val="en-GB"/>
        </w:rPr>
        <w:fldChar w:fldCharType="end"/>
      </w:r>
      <w:r w:rsidRPr="00DB7E0B">
        <w:rPr>
          <w:color w:val="000000"/>
          <w:lang w:val="en-GB"/>
        </w:rPr>
        <w:t>. A 2016 study by Fox et al, found that after adjusting for demographics and emotional eating, the odds of having severe obesity vs. obesity were significantly increased for those with depression (odds ratio (OR) 3.5; ninety</w:t>
      </w:r>
      <w:r w:rsidR="001814B8" w:rsidRPr="00DB7E0B">
        <w:rPr>
          <w:color w:val="000000"/>
          <w:lang w:val="en-GB"/>
        </w:rPr>
        <w:t>-</w:t>
      </w:r>
      <w:r w:rsidRPr="00DB7E0B">
        <w:rPr>
          <w:color w:val="000000"/>
          <w:lang w:val="en-GB"/>
        </w:rPr>
        <w:t>five percent confidence interval) and those with anxiety (OR 4.9; ninety</w:t>
      </w:r>
      <w:r w:rsidR="001814B8" w:rsidRPr="00DB7E0B">
        <w:rPr>
          <w:color w:val="000000"/>
          <w:lang w:val="en-GB"/>
        </w:rPr>
        <w:t>-</w:t>
      </w:r>
      <w:r w:rsidRPr="00DB7E0B">
        <w:rPr>
          <w:color w:val="000000"/>
          <w:lang w:val="en-GB"/>
        </w:rPr>
        <w:t xml:space="preserve">five percent confidence interval.). However, they did not find emotional eating to be a mediator between depression/anxiety and degree of adiposity </w:t>
      </w:r>
      <w:r w:rsidRPr="00DB7E0B">
        <w:rPr>
          <w:color w:val="000000"/>
          <w:lang w:val="en-GB"/>
        </w:rPr>
        <w:fldChar w:fldCharType="begin">
          <w:fldData xml:space="preserve">PEVuZE5vdGU+PENpdGU+PEF1dGhvcj5Gb3g8L0F1dGhvcj48WWVhcj4yMDE2PC9ZZWFyPjxSZWNO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==
</w:fldData>
        </w:fldChar>
      </w:r>
      <w:r w:rsidR="00181022" w:rsidRPr="00DB7E0B">
        <w:rPr>
          <w:color w:val="000000"/>
          <w:lang w:val="en-GB"/>
        </w:rPr>
        <w:instrText xml:space="preserve"> ADDIN EN.CITE </w:instrText>
      </w:r>
      <w:r w:rsidR="00181022" w:rsidRPr="00DB7E0B">
        <w:rPr>
          <w:color w:val="000000"/>
          <w:lang w:val="en-GB"/>
        </w:rPr>
        <w:fldChar w:fldCharType="begin">
          <w:fldData xml:space="preserve">PEVuZE5vdGU+PENpdGU+PEF1dGhvcj5Gb3g8L0F1dGhvcj48WWVhcj4yMDE2PC9ZZWFyPjxSZWNO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==
</w:fldData>
        </w:fldChar>
      </w:r>
      <w:r w:rsidR="00181022" w:rsidRPr="00DB7E0B">
        <w:rPr>
          <w:color w:val="000000"/>
          <w:lang w:val="en-GB"/>
        </w:rPr>
        <w:instrText xml:space="preserve"> ADDIN EN.CITE.DATA </w:instrText>
      </w:r>
      <w:r w:rsidR="00181022" w:rsidRPr="00DB7E0B">
        <w:rPr>
          <w:color w:val="000000"/>
          <w:lang w:val="en-GB"/>
        </w:rPr>
      </w:r>
      <w:r w:rsidR="00181022" w:rsidRPr="00DB7E0B">
        <w:rPr>
          <w:color w:val="000000"/>
          <w:lang w:val="en-GB"/>
        </w:rPr>
        <w:fldChar w:fldCharType="end"/>
      </w:r>
      <w:r w:rsidRPr="00DB7E0B">
        <w:rPr>
          <w:color w:val="000000"/>
          <w:lang w:val="en-GB"/>
        </w:rPr>
      </w:r>
      <w:r w:rsidRPr="00DB7E0B">
        <w:rPr>
          <w:color w:val="000000"/>
          <w:lang w:val="en-GB"/>
        </w:rPr>
        <w:fldChar w:fldCharType="separate"/>
      </w:r>
      <w:r w:rsidR="00181022" w:rsidRPr="00DB7E0B">
        <w:rPr>
          <w:noProof/>
          <w:color w:val="000000"/>
          <w:lang w:val="en-GB"/>
        </w:rPr>
        <w:t>(49)</w:t>
      </w:r>
      <w:r w:rsidRPr="00DB7E0B">
        <w:rPr>
          <w:color w:val="000000"/>
          <w:lang w:val="en-GB"/>
        </w:rPr>
        <w:fldChar w:fldCharType="end"/>
      </w:r>
      <w:r w:rsidRPr="00DB7E0B">
        <w:rPr>
          <w:color w:val="000000"/>
          <w:lang w:val="en-GB"/>
        </w:rPr>
        <w:t>.</w:t>
      </w:r>
    </w:p>
    <w:p w14:paraId="529BA181" w14:textId="77777777" w:rsidR="00F40D64" w:rsidRPr="00DB7E0B" w:rsidRDefault="00F40D64" w:rsidP="008F3A41">
      <w:pPr>
        <w:autoSpaceDE w:val="0"/>
        <w:autoSpaceDN w:val="0"/>
        <w:adjustRightInd w:val="0"/>
        <w:spacing w:line="480" w:lineRule="auto"/>
        <w:rPr>
          <w:color w:val="000000"/>
          <w:lang w:val="en-GB"/>
        </w:rPr>
      </w:pPr>
    </w:p>
    <w:p w14:paraId="7B23D2C3" w14:textId="5C7D5F94" w:rsidR="00F40D64" w:rsidRPr="00DB7E0B" w:rsidRDefault="005211EE" w:rsidP="008F3A41">
      <w:pPr>
        <w:autoSpaceDE w:val="0"/>
        <w:autoSpaceDN w:val="0"/>
        <w:adjustRightInd w:val="0"/>
        <w:spacing w:line="480" w:lineRule="auto"/>
        <w:rPr>
          <w:color w:val="191919"/>
          <w:lang w:val="en-GB"/>
        </w:rPr>
      </w:pPr>
      <w:r w:rsidRPr="00DB7E0B">
        <w:rPr>
          <w:color w:val="000000"/>
          <w:lang w:val="en-GB"/>
        </w:rPr>
        <w:t xml:space="preserve">Nagata et al demonstrated that </w:t>
      </w:r>
      <w:r w:rsidRPr="00DB7E0B">
        <w:rPr>
          <w:color w:val="191919"/>
          <w:lang w:val="en-GB"/>
        </w:rPr>
        <w:t xml:space="preserve">young adults with overweight/obesity reporting unhealthy weight control behaviours at baseline had higher BMI and weight at 7-year follow-up than those without unhealthy weight control behaviours </w:t>
      </w:r>
      <w:r w:rsidRPr="00DB7E0B">
        <w:rPr>
          <w:color w:val="191919"/>
          <w:lang w:val="en-GB"/>
        </w:rPr>
        <w:fldChar w:fldCharType="begin">
          <w:fldData xml:space="preserve">PEVuZE5vdGU+PENpdGU+PEF1dGhvcj5OYWdhdGE8L0F1dGhvcj48WWVhcj4yMDE4PC9ZZWFyPjxS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</w:fldData>
        </w:fldChar>
      </w:r>
      <w:r w:rsidRPr="00DB7E0B">
        <w:rPr>
          <w:color w:val="191919"/>
          <w:lang w:val="en-GB"/>
        </w:rPr>
        <w:instrText xml:space="preserve"> ADDIN EN.CITE </w:instrText>
      </w:r>
      <w:r w:rsidRPr="00DB7E0B">
        <w:rPr>
          <w:color w:val="191919"/>
          <w:lang w:val="en-GB"/>
        </w:rPr>
        <w:fldChar w:fldCharType="begin">
          <w:fldData xml:space="preserve">PEVuZE5vdGU+PENpdGU+PEF1dGhvcj5OYWdhdGE8L0F1dGhvcj48WWVhcj4yMDE4PC9ZZWFyPjxS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</w:fldData>
        </w:fldChar>
      </w:r>
      <w:r w:rsidRPr="00DB7E0B">
        <w:rPr>
          <w:color w:val="191919"/>
          <w:lang w:val="en-GB"/>
        </w:rPr>
        <w:instrText xml:space="preserve"> ADDIN EN.CITE.DATA </w:instrText>
      </w:r>
      <w:r w:rsidRPr="00DB7E0B">
        <w:rPr>
          <w:color w:val="191919"/>
          <w:lang w:val="en-GB"/>
        </w:rPr>
      </w:r>
      <w:r w:rsidRPr="00DB7E0B">
        <w:rPr>
          <w:color w:val="191919"/>
          <w:lang w:val="en-GB"/>
        </w:rPr>
        <w:fldChar w:fldCharType="end"/>
      </w:r>
      <w:r w:rsidRPr="00DB7E0B">
        <w:rPr>
          <w:color w:val="191919"/>
          <w:lang w:val="en-GB"/>
        </w:rPr>
      </w:r>
      <w:r w:rsidRPr="00DB7E0B">
        <w:rPr>
          <w:color w:val="191919"/>
          <w:lang w:val="en-GB"/>
        </w:rPr>
        <w:fldChar w:fldCharType="separate"/>
      </w:r>
      <w:r w:rsidRPr="00DB7E0B">
        <w:rPr>
          <w:noProof/>
          <w:color w:val="191919"/>
          <w:lang w:val="en-GB"/>
        </w:rPr>
        <w:t>(27)</w:t>
      </w:r>
      <w:r w:rsidRPr="00DB7E0B">
        <w:rPr>
          <w:color w:val="191919"/>
          <w:lang w:val="en-GB"/>
        </w:rPr>
        <w:fldChar w:fldCharType="end"/>
      </w:r>
      <w:r w:rsidRPr="00DB7E0B">
        <w:rPr>
          <w:color w:val="191919"/>
          <w:lang w:val="en-GB"/>
        </w:rPr>
        <w:t xml:space="preserve">. Unhealthy weight control behaviours were associated with greater change in BMI in both sexes and binge-eating behaviour at baseline was associated with greater odds of incident hyperlipidaemia (OR 1.90, 95% CI 1.29-2.79) at 7-year follow-up in males </w:t>
      </w:r>
      <w:r w:rsidRPr="00DB7E0B">
        <w:rPr>
          <w:color w:val="191919"/>
          <w:lang w:val="en-GB"/>
        </w:rPr>
        <w:fldChar w:fldCharType="begin">
          <w:fldData xml:space="preserve">PEVuZE5vdGU+PENpdGU+PEF1dGhvcj5OYWdhdGE8L0F1dGhvcj48WWVhcj4yMDE4PC9ZZWFyPjxS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</w:fldData>
        </w:fldChar>
      </w:r>
      <w:r w:rsidRPr="00DB7E0B">
        <w:rPr>
          <w:color w:val="191919"/>
          <w:lang w:val="en-GB"/>
        </w:rPr>
        <w:instrText xml:space="preserve"> ADDIN EN.CITE </w:instrText>
      </w:r>
      <w:r w:rsidRPr="00DB7E0B">
        <w:rPr>
          <w:color w:val="191919"/>
          <w:lang w:val="en-GB"/>
        </w:rPr>
        <w:fldChar w:fldCharType="begin">
          <w:fldData xml:space="preserve">PEVuZE5vdGU+PENpdGU+PEF1dGhvcj5OYWdhdGE8L0F1dGhvcj48WWVhcj4yMDE4PC9ZZWFyPjxS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</w:fldData>
        </w:fldChar>
      </w:r>
      <w:r w:rsidRPr="00DB7E0B">
        <w:rPr>
          <w:color w:val="191919"/>
          <w:lang w:val="en-GB"/>
        </w:rPr>
        <w:instrText xml:space="preserve"> ADDIN EN.CITE.DATA </w:instrText>
      </w:r>
      <w:r w:rsidRPr="00DB7E0B">
        <w:rPr>
          <w:color w:val="191919"/>
          <w:lang w:val="en-GB"/>
        </w:rPr>
      </w:r>
      <w:r w:rsidRPr="00DB7E0B">
        <w:rPr>
          <w:color w:val="191919"/>
          <w:lang w:val="en-GB"/>
        </w:rPr>
        <w:fldChar w:fldCharType="end"/>
      </w:r>
      <w:r w:rsidRPr="00DB7E0B">
        <w:rPr>
          <w:color w:val="191919"/>
          <w:lang w:val="en-GB"/>
        </w:rPr>
      </w:r>
      <w:r w:rsidRPr="00DB7E0B">
        <w:rPr>
          <w:color w:val="191919"/>
          <w:lang w:val="en-GB"/>
        </w:rPr>
        <w:fldChar w:fldCharType="separate"/>
      </w:r>
      <w:r w:rsidRPr="00DB7E0B">
        <w:rPr>
          <w:noProof/>
          <w:color w:val="191919"/>
          <w:lang w:val="en-GB"/>
        </w:rPr>
        <w:t>(27)</w:t>
      </w:r>
      <w:r w:rsidRPr="00DB7E0B">
        <w:rPr>
          <w:color w:val="191919"/>
          <w:lang w:val="en-GB"/>
        </w:rPr>
        <w:fldChar w:fldCharType="end"/>
      </w:r>
      <w:r w:rsidRPr="00DB7E0B">
        <w:rPr>
          <w:color w:val="191919"/>
          <w:lang w:val="en-GB"/>
        </w:rPr>
        <w:t>. Shank et al found that loss of control (LOC) eating or binge eating episodes characterized by high carbohydrate and high fat foods affect conditions such as diabetes, hepatic steatosis and dyslipidaemia, the risk of which developing is already increased by obesity</w:t>
      </w:r>
      <w:r w:rsidRPr="00DB7E0B">
        <w:rPr>
          <w:color w:val="191919"/>
          <w:lang w:val="en-GB"/>
        </w:rPr>
        <w:fldChar w:fldCharType="begin">
          <w:fldData xml:space="preserve">PEVuZE5vdGU+PENpdGU+PEF1dGhvcj5TaGFuazwvQXV0aG9yPjxZZWFyPjIwMjI8L1llYXI+PFJl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</w:fldData>
        </w:fldChar>
      </w:r>
      <w:r w:rsidR="00181022" w:rsidRPr="00DB7E0B">
        <w:rPr>
          <w:color w:val="191919"/>
          <w:lang w:val="en-GB"/>
        </w:rPr>
        <w:instrText xml:space="preserve"> ADDIN EN.CITE </w:instrText>
      </w:r>
      <w:r w:rsidR="00181022" w:rsidRPr="00DB7E0B">
        <w:rPr>
          <w:color w:val="191919"/>
          <w:lang w:val="en-GB"/>
        </w:rPr>
        <w:fldChar w:fldCharType="begin">
          <w:fldData xml:space="preserve">PEVuZE5vdGU+PENpdGU+PEF1dGhvcj5TaGFuazwvQXV0aG9yPjxZZWFyPjIwMjI8L1llYXI+PFJl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</w:fldData>
        </w:fldChar>
      </w:r>
      <w:r w:rsidR="00181022" w:rsidRPr="00DB7E0B">
        <w:rPr>
          <w:color w:val="191919"/>
          <w:lang w:val="en-GB"/>
        </w:rPr>
        <w:instrText xml:space="preserve"> ADDIN EN.CITE.DATA </w:instrText>
      </w:r>
      <w:r w:rsidR="00181022" w:rsidRPr="00DB7E0B">
        <w:rPr>
          <w:color w:val="191919"/>
          <w:lang w:val="en-GB"/>
        </w:rPr>
      </w:r>
      <w:r w:rsidR="00181022" w:rsidRPr="00DB7E0B">
        <w:rPr>
          <w:color w:val="191919"/>
          <w:lang w:val="en-GB"/>
        </w:rPr>
        <w:fldChar w:fldCharType="end"/>
      </w:r>
      <w:r w:rsidRPr="00DB7E0B">
        <w:rPr>
          <w:color w:val="191919"/>
          <w:lang w:val="en-GB"/>
        </w:rPr>
      </w:r>
      <w:r w:rsidRPr="00DB7E0B">
        <w:rPr>
          <w:color w:val="191919"/>
          <w:lang w:val="en-GB"/>
        </w:rPr>
        <w:fldChar w:fldCharType="separate"/>
      </w:r>
      <w:r w:rsidR="00181022" w:rsidRPr="00DB7E0B">
        <w:rPr>
          <w:noProof/>
          <w:color w:val="191919"/>
          <w:lang w:val="en-GB"/>
        </w:rPr>
        <w:t>(50)</w:t>
      </w:r>
      <w:r w:rsidRPr="00DB7E0B">
        <w:rPr>
          <w:color w:val="191919"/>
          <w:lang w:val="en-GB"/>
        </w:rPr>
        <w:fldChar w:fldCharType="end"/>
      </w:r>
      <w:r w:rsidRPr="00DB7E0B">
        <w:rPr>
          <w:color w:val="191919"/>
          <w:lang w:val="en-GB"/>
        </w:rPr>
        <w:t>.</w:t>
      </w:r>
    </w:p>
    <w:p w14:paraId="0AB59842" w14:textId="2DB0C006" w:rsidR="00F40D64" w:rsidRPr="00DB7E0B" w:rsidRDefault="005211EE" w:rsidP="008F3A41">
      <w:pPr>
        <w:autoSpaceDE w:val="0"/>
        <w:autoSpaceDN w:val="0"/>
        <w:adjustRightInd w:val="0"/>
        <w:spacing w:line="480" w:lineRule="auto"/>
        <w:rPr>
          <w:color w:val="191919"/>
          <w:lang w:val="en-GB"/>
        </w:rPr>
      </w:pPr>
      <w:r w:rsidRPr="00DB7E0B">
        <w:rPr>
          <w:color w:val="191919"/>
          <w:lang w:val="en-GB"/>
        </w:rPr>
        <w:t xml:space="preserve">Conversely, other studies have found rigid food restriction can lead to malnutrition, hair loss, sleep disturbance and worsening mood </w:t>
      </w:r>
      <w:r w:rsidRPr="00DB7E0B">
        <w:rPr>
          <w:color w:val="191919"/>
          <w:lang w:val="en-GB"/>
        </w:rPr>
        <w:fldChar w:fldCharType="begin">
          <w:fldData xml:space="preserve">PEVuZE5vdGU+PENpdGU+PEF1dGhvcj5CYXJidXRpPC9BdXRob3I+PFllYXI+MjAyMTwvWWVhcj48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</w:fldData>
        </w:fldChar>
      </w:r>
      <w:r w:rsidR="00181022" w:rsidRPr="00DB7E0B">
        <w:rPr>
          <w:color w:val="191919"/>
          <w:lang w:val="en-GB"/>
        </w:rPr>
        <w:instrText xml:space="preserve"> ADDIN EN.CITE </w:instrText>
      </w:r>
      <w:r w:rsidR="00181022" w:rsidRPr="00DB7E0B">
        <w:rPr>
          <w:color w:val="191919"/>
          <w:lang w:val="en-GB"/>
        </w:rPr>
        <w:fldChar w:fldCharType="begin">
          <w:fldData xml:space="preserve">PEVuZE5vdGU+PENpdGU+PEF1dGhvcj5CYXJidXRpPC9BdXRob3I+PFllYXI+MjAyMTwvWWVhcj48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</w:fldData>
        </w:fldChar>
      </w:r>
      <w:r w:rsidR="00181022" w:rsidRPr="00DB7E0B">
        <w:rPr>
          <w:color w:val="191919"/>
          <w:lang w:val="en-GB"/>
        </w:rPr>
        <w:instrText xml:space="preserve"> ADDIN EN.CITE.DATA </w:instrText>
      </w:r>
      <w:r w:rsidR="00181022" w:rsidRPr="00DB7E0B">
        <w:rPr>
          <w:color w:val="191919"/>
          <w:lang w:val="en-GB"/>
        </w:rPr>
      </w:r>
      <w:r w:rsidR="00181022" w:rsidRPr="00DB7E0B">
        <w:rPr>
          <w:color w:val="191919"/>
          <w:lang w:val="en-GB"/>
        </w:rPr>
        <w:fldChar w:fldCharType="end"/>
      </w:r>
      <w:r w:rsidRPr="00DB7E0B">
        <w:rPr>
          <w:color w:val="191919"/>
          <w:lang w:val="en-GB"/>
        </w:rPr>
      </w:r>
      <w:r w:rsidRPr="00DB7E0B">
        <w:rPr>
          <w:color w:val="191919"/>
          <w:lang w:val="en-GB"/>
        </w:rPr>
        <w:fldChar w:fldCharType="separate"/>
      </w:r>
      <w:r w:rsidR="00181022" w:rsidRPr="00DB7E0B">
        <w:rPr>
          <w:noProof/>
          <w:color w:val="191919"/>
          <w:lang w:val="en-GB"/>
        </w:rPr>
        <w:t>(51, 52)</w:t>
      </w:r>
      <w:r w:rsidRPr="00DB7E0B">
        <w:rPr>
          <w:color w:val="191919"/>
          <w:lang w:val="en-GB"/>
        </w:rPr>
        <w:fldChar w:fldCharType="end"/>
      </w:r>
      <w:r w:rsidRPr="00DB7E0B">
        <w:rPr>
          <w:color w:val="191919"/>
          <w:lang w:val="en-GB"/>
        </w:rPr>
        <w:t>. Furthermore, compensatory behaviours such as excessive exercise and purging may result in electrolyte disturbances and resultant symptoms of varying severity</w:t>
      </w:r>
      <w:r w:rsidRPr="00DB7E0B">
        <w:rPr>
          <w:color w:val="191919"/>
          <w:lang w:val="en-GB"/>
        </w:rPr>
        <w:fldChar w:fldCharType="begin"/>
      </w:r>
      <w:r w:rsidR="00181022" w:rsidRPr="00DB7E0B">
        <w:rPr>
          <w:color w:val="191919"/>
          <w:lang w:val="en-GB"/>
        </w:rPr>
        <w:instrText xml:space="preserve"> ADDIN EN.CITE &lt;EndNote&gt;&lt;Cite&gt;&lt;Author&gt;Tan&lt;/Author&gt;&lt;Year&gt;2022&lt;/Year&gt;&lt;RecNum&gt;136&lt;/RecNum&gt;&lt;DisplayText&gt;(52)&lt;/DisplayText&gt;&lt;record&gt;&lt;rec-number&gt;136&lt;/rec-number&gt;&lt;foreign-keys&gt;&lt;key app="EN" db-id="0taxxtep609payevea8pxta99rpdpsa2vfv2" timestamp="1707675368"&gt;136&lt;/key&gt;&lt;/foreign-keys&gt;&lt;ref-type name="Journal Article"&gt;17&lt;/ref-type&gt;&lt;contributors&gt;&lt;authors&gt;&lt;author&gt;Tan, J. S. K.&lt;/author&gt;&lt;author&gt;Tan, L. E. S.&lt;/author&gt;&lt;author&gt;Davis, C.&lt;/author&gt;&lt;author&gt;Chew, C. S. E.&lt;/author&gt;&lt;/authors&gt;&lt;/contributors&gt;&lt;auth-address&gt;Adolescent Medicine Service, Department of Paediatric Medicine, KK Women&amp;apos;s and Children&amp;apos;s Hospital, Singapore.&amp;#xD;Singhealth Polyclinics - Bedok, Singapore.&lt;/auth-address&gt;&lt;titles&gt;&lt;title&gt;Eating disorders in children and adolescents&lt;/title&gt;&lt;secondary-title&gt;Singapore Med J&lt;/secondary-title&gt;&lt;/titles&gt;&lt;periodical&gt;&lt;full-title&gt;Singapore Med J&lt;/full-title&gt;&lt;/periodical&gt;&lt;pages&gt;294-298&lt;/pages&gt;&lt;volume&gt;63&lt;/volume&gt;&lt;number&gt;6&lt;/number&gt;&lt;keywords&gt;&lt;keyword&gt;Adolescent&lt;/keyword&gt;&lt;keyword&gt;Child&lt;/keyword&gt;&lt;keyword&gt;*Feeding and Eating Disorders/diagnosis&lt;/keyword&gt;&lt;keyword&gt;Humans&lt;/keyword&gt;&lt;/keywords&gt;&lt;dates&gt;&lt;year&gt;2022&lt;/year&gt;&lt;pub-dates&gt;&lt;date&gt;Jun&lt;/date&gt;&lt;/pub-dates&gt;&lt;/dates&gt;&lt;isbn&gt;0037-5675 (Print)&amp;#xD;0037-5675&lt;/isbn&gt;&lt;accession-num&gt;36043292&lt;/accession-num&gt;&lt;urls&gt;&lt;related-urls&gt;&lt;url&gt;https://www.ncbi.nlm.nih.gov/pmc/articles/PMC9329554/pdf/SMJ-63-294.pdf&lt;/url&gt;&lt;/related-urls&gt;&lt;/urls&gt;&lt;custom2&gt;PMC9329554&lt;/custom2&gt;&lt;electronic-resource-num&gt;10.11622/smedj.2022078&lt;/electronic-resource-num&gt;&lt;remote-database-provider&gt;NLM&lt;/remote-database-provider&gt;&lt;language&gt;eng&lt;/language&gt;&lt;/record&gt;&lt;/Cite&gt;&lt;/EndNote&gt;</w:instrText>
      </w:r>
      <w:r w:rsidRPr="00DB7E0B">
        <w:rPr>
          <w:color w:val="191919"/>
          <w:lang w:val="en-GB"/>
        </w:rPr>
        <w:fldChar w:fldCharType="separate"/>
      </w:r>
      <w:r w:rsidR="00181022" w:rsidRPr="00DB7E0B">
        <w:rPr>
          <w:noProof/>
          <w:color w:val="191919"/>
          <w:lang w:val="en-GB"/>
        </w:rPr>
        <w:t>(52)</w:t>
      </w:r>
      <w:r w:rsidRPr="00DB7E0B">
        <w:rPr>
          <w:color w:val="191919"/>
          <w:lang w:val="en-GB"/>
        </w:rPr>
        <w:fldChar w:fldCharType="end"/>
      </w:r>
      <w:r w:rsidRPr="00DB7E0B">
        <w:rPr>
          <w:color w:val="191919"/>
          <w:lang w:val="en-GB"/>
        </w:rPr>
        <w:t xml:space="preserve">. </w:t>
      </w:r>
    </w:p>
    <w:p w14:paraId="61F8EFDD" w14:textId="77777777" w:rsidR="00F40D64" w:rsidRPr="00DB7E0B" w:rsidRDefault="00F40D64" w:rsidP="008F3A41">
      <w:pPr>
        <w:autoSpaceDE w:val="0"/>
        <w:autoSpaceDN w:val="0"/>
        <w:adjustRightInd w:val="0"/>
        <w:spacing w:line="480" w:lineRule="auto"/>
        <w:rPr>
          <w:color w:val="000000"/>
          <w:lang w:val="en-GB"/>
        </w:rPr>
      </w:pPr>
    </w:p>
    <w:p w14:paraId="61F4E5FB" w14:textId="5110F99C" w:rsidR="00F40D64" w:rsidRPr="008F7C0B" w:rsidRDefault="005211EE" w:rsidP="008F3A41">
      <w:pPr>
        <w:spacing w:line="480" w:lineRule="auto"/>
        <w:rPr>
          <w:strike/>
          <w:color w:val="000000" w:themeColor="text1"/>
          <w:lang w:val="en-GB"/>
          <w:rPrChange w:id="70" w:author="Abigail Harrison" w:date="2025-05-15T01:01:00Z" w16du:dateUtc="2025-05-15T06:01:00Z">
            <w:rPr>
              <w:color w:val="000000" w:themeColor="text1"/>
              <w:lang w:val="en-GB"/>
            </w:rPr>
          </w:rPrChange>
        </w:rPr>
      </w:pPr>
      <w:r w:rsidRPr="00DB7E0B">
        <w:rPr>
          <w:color w:val="000000" w:themeColor="text1"/>
          <w:lang w:val="en-GB"/>
        </w:rPr>
        <w:t>A missed diagnosis of DEBAs may negatively impact the management of children and adolescents with obesity.   Persons living with a comorbid eating disorder (ED) and obesity have poorer physiological and psychological health than those either with obesity or an ED only</w:t>
      </w:r>
      <w:r w:rsidRPr="00DB7E0B">
        <w:rPr>
          <w:color w:val="000000" w:themeColor="text1"/>
          <w:lang w:val="en-GB"/>
        </w:rPr>
        <w:fldChar w:fldCharType="begin">
          <w:fldData xml:space="preserve">PEVuZE5vdGU+PENpdGU+PEF1dGhvcj5Ib3VzZTwvQXV0aG9yPjxZZWFyPjIwMjI8L1llYXI+PFJl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</w:fldData>
        </w:fldChar>
      </w:r>
      <w:r w:rsidR="006C5CDA" w:rsidRPr="00DB7E0B">
        <w:rPr>
          <w:color w:val="000000" w:themeColor="text1"/>
          <w:lang w:val="en-GB"/>
        </w:rPr>
        <w:instrText xml:space="preserve"> ADDIN EN.CITE </w:instrText>
      </w:r>
      <w:r w:rsidR="006C5CDA" w:rsidRPr="00DB7E0B">
        <w:rPr>
          <w:color w:val="000000" w:themeColor="text1"/>
          <w:lang w:val="en-GB"/>
        </w:rPr>
        <w:fldChar w:fldCharType="begin">
          <w:fldData xml:space="preserve">PEVuZE5vdGU+PENpdGU+PEF1dGhvcj5Ib3VzZTwvQXV0aG9yPjxZZWFyPjIwMjI8L1llYXI+PFJl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</w:fldData>
        </w:fldChar>
      </w:r>
      <w:r w:rsidR="006C5CDA" w:rsidRPr="00DB7E0B">
        <w:rPr>
          <w:color w:val="000000" w:themeColor="text1"/>
          <w:lang w:val="en-GB"/>
        </w:rPr>
        <w:instrText xml:space="preserve"> ADDIN EN.CITE.DATA </w:instrText>
      </w:r>
      <w:r w:rsidR="006C5CDA" w:rsidRPr="00DB7E0B">
        <w:rPr>
          <w:color w:val="000000" w:themeColor="text1"/>
          <w:lang w:val="en-GB"/>
        </w:rPr>
      </w:r>
      <w:r w:rsidR="006C5CDA"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006C5CDA" w:rsidRPr="00DB7E0B">
        <w:rPr>
          <w:noProof/>
          <w:color w:val="000000" w:themeColor="text1"/>
          <w:lang w:val="en-GB"/>
        </w:rPr>
        <w:t>(34)</w:t>
      </w:r>
      <w:r w:rsidRPr="00DB7E0B">
        <w:rPr>
          <w:color w:val="000000" w:themeColor="text1"/>
          <w:lang w:val="en-GB"/>
        </w:rPr>
        <w:fldChar w:fldCharType="end"/>
      </w:r>
      <w:r w:rsidRPr="00DB7E0B">
        <w:rPr>
          <w:color w:val="000000" w:themeColor="text1"/>
          <w:lang w:val="en-GB"/>
        </w:rPr>
        <w:t>. Early identification of DEBAs is essential to improve prognosis, both of the</w:t>
      </w:r>
      <w:ins w:id="71" w:author="Abigail Harrison" w:date="2025-05-11T19:45:00Z" w16du:dateUtc="2025-05-12T00:45:00Z">
        <w:r w:rsidR="006932CE">
          <w:rPr>
            <w:color w:val="000000" w:themeColor="text1"/>
            <w:lang w:val="en-GB"/>
          </w:rPr>
          <w:t xml:space="preserve"> DEBAs</w:t>
        </w:r>
      </w:ins>
      <w:del w:id="72" w:author="Abigail Harrison" w:date="2025-05-11T19:45:00Z" w16du:dateUtc="2025-05-12T00:45:00Z">
        <w:r w:rsidRPr="00DB7E0B" w:rsidDel="006932CE">
          <w:rPr>
            <w:color w:val="000000" w:themeColor="text1"/>
            <w:lang w:val="en-GB"/>
          </w:rPr>
          <w:delText xml:space="preserve"> ED</w:delText>
        </w:r>
      </w:del>
      <w:r w:rsidRPr="00DB7E0B">
        <w:rPr>
          <w:color w:val="000000" w:themeColor="text1"/>
          <w:lang w:val="en-GB"/>
        </w:rPr>
        <w:t xml:space="preserve"> and overweight/obesity in adolescents </w:t>
      </w:r>
      <w:r w:rsidRPr="00DB7E0B">
        <w:rPr>
          <w:color w:val="000000" w:themeColor="text1"/>
          <w:lang w:val="en-GB"/>
        </w:rPr>
        <w:fldChar w:fldCharType="begin"/>
      </w:r>
      <w:r w:rsidR="00181022" w:rsidRPr="00DB7E0B">
        <w:rPr>
          <w:color w:val="000000" w:themeColor="text1"/>
          <w:lang w:val="en-GB"/>
        </w:rPr>
        <w:instrText xml:space="preserve"> ADDIN EN.CITE &lt;EndNote&gt;&lt;Cite&gt;&lt;Author&gt;Le Grange&lt;/Author&gt;&lt;Year&gt;2007&lt;/Year&gt;&lt;RecNum&gt;113&lt;/RecNum&gt;&lt;DisplayText&gt;(53)&lt;/DisplayText&gt;&lt;record&gt;&lt;rec-number&gt;113&lt;/rec-number&gt;&lt;foreign-keys&gt;&lt;key app="EN" db-id="0taxxtep609payevea8pxta99rpdpsa2vfv2" timestamp="1707273428"&gt;113&lt;/key&gt;&lt;/foreign-keys&gt;&lt;ref-type name="Journal Article"&gt;17&lt;/ref-type&gt;&lt;contributors&gt;&lt;authors&gt;&lt;author&gt;Le Grange, D.&lt;/author&gt;&lt;author&gt;Loeb, K. L.&lt;/author&gt;&lt;/authors&gt;&lt;/contributors&gt;&lt;auth-address&gt;Department of Psychiatry, The University of Chicago, Chicago, IL, USA. legrange@uchicago.edu&lt;/auth-address&gt;&lt;titles&gt;&lt;title&gt;Early identification and treatment of eating disorders: prodrome to syndrome&lt;/title&gt;&lt;secondary-title&gt;Early Interv Psychiatry&lt;/secondary-title&gt;&lt;/titles&gt;&lt;periodical&gt;&lt;full-title&gt;Early Interv Psychiatry&lt;/full-title&gt;&lt;/periodical&gt;&lt;pages&gt;27-39&lt;/pages&gt;&lt;volume&gt;1&lt;/volume&gt;&lt;number&gt;1&lt;/number&gt;&lt;keywords&gt;&lt;keyword&gt;Adolescent&lt;/keyword&gt;&lt;keyword&gt;Anorexia Nervosa/*diagnosis/therapy&lt;/keyword&gt;&lt;keyword&gt;Bulimia Nervosa/*diagnosis/therapy&lt;/keyword&gt;&lt;keyword&gt;Child&lt;/keyword&gt;&lt;keyword&gt;*Disease Progression&lt;/keyword&gt;&lt;keyword&gt;*Early Diagnosis&lt;/keyword&gt;&lt;keyword&gt;Humans&lt;/keyword&gt;&lt;/keywords&gt;&lt;dates&gt;&lt;year&gt;2007&lt;/year&gt;&lt;pub-dates&gt;&lt;date&gt;Feb&lt;/date&gt;&lt;/pub-dates&gt;&lt;/dates&gt;&lt;isbn&gt;1751-7885&lt;/isbn&gt;&lt;accession-num&gt;21352106&lt;/accession-num&gt;&lt;urls&gt;&lt;related-urls&gt;&lt;url&gt;https://onlinelibrary.wiley.com/doi/pdfdirect/10.1111/j.1751-7893.2007.00007.x?download=true&lt;/url&gt;&lt;/related-urls&gt;&lt;/urls&gt;&lt;electronic-resource-num&gt;10.1111/j.1751-7893.2007.00007.x&lt;/electronic-resource-num&gt;&lt;remote-database-provider&gt;NLM&lt;/remote-database-provider&gt;&lt;language&gt;eng&lt;/language&gt;&lt;/record&gt;&lt;/Cite&gt;&lt;/EndNote&gt;</w:instrText>
      </w:r>
      <w:r w:rsidRPr="00DB7E0B">
        <w:rPr>
          <w:color w:val="000000" w:themeColor="text1"/>
          <w:lang w:val="en-GB"/>
        </w:rPr>
        <w:fldChar w:fldCharType="separate"/>
      </w:r>
      <w:r w:rsidR="00181022" w:rsidRPr="00DB7E0B">
        <w:rPr>
          <w:noProof/>
          <w:color w:val="000000" w:themeColor="text1"/>
          <w:lang w:val="en-GB"/>
        </w:rPr>
        <w:t>(53)</w:t>
      </w:r>
      <w:r w:rsidRPr="00DB7E0B">
        <w:rPr>
          <w:color w:val="000000" w:themeColor="text1"/>
          <w:lang w:val="en-GB"/>
        </w:rPr>
        <w:fldChar w:fldCharType="end"/>
      </w:r>
      <w:r w:rsidRPr="00DB7E0B">
        <w:rPr>
          <w:color w:val="000000" w:themeColor="text1"/>
          <w:lang w:val="en-GB"/>
        </w:rPr>
        <w:t>. Once DEBAs are identified, management plans for the adolescent with overweight/obesity may</w:t>
      </w:r>
      <w:ins w:id="73" w:author="Abigail Harrison" w:date="2025-05-15T01:01:00Z" w16du:dateUtc="2025-05-15T06:01:00Z">
        <w:r w:rsidR="008F7C0B">
          <w:rPr>
            <w:color w:val="000000" w:themeColor="text1"/>
            <w:lang w:val="en-GB"/>
          </w:rPr>
          <w:t xml:space="preserve"> need to</w:t>
        </w:r>
      </w:ins>
      <w:r w:rsidRPr="00DB7E0B">
        <w:rPr>
          <w:color w:val="000000" w:themeColor="text1"/>
          <w:lang w:val="en-GB"/>
        </w:rPr>
        <w:t xml:space="preserve"> be revised to include treatment targeted towards DEBAs and may include referral to an ED clinical team for management. </w:t>
      </w:r>
      <w:commentRangeStart w:id="74"/>
      <w:r w:rsidRPr="008F7C0B">
        <w:rPr>
          <w:strike/>
          <w:color w:val="000000" w:themeColor="text1"/>
          <w:lang w:val="en-GB"/>
          <w:rPrChange w:id="75" w:author="Abigail Harrison" w:date="2025-05-15T01:01:00Z" w16du:dateUtc="2025-05-15T06:01:00Z">
            <w:rPr>
              <w:color w:val="000000" w:themeColor="text1"/>
              <w:lang w:val="en-GB"/>
            </w:rPr>
          </w:rPrChange>
        </w:rPr>
        <w:t>Management options may include behavioural weight loss therapy and cognitive behavioural therapy which have been shown to have some efficacy in adults with overweight/obesity and DEBA comorbidity</w:t>
      </w:r>
      <w:r w:rsidRPr="008F7C0B">
        <w:rPr>
          <w:strike/>
          <w:color w:val="000000" w:themeColor="text1"/>
          <w:lang w:val="en-GB"/>
          <w:rPrChange w:id="76" w:author="Abigail Harrison" w:date="2025-05-15T01:01:00Z" w16du:dateUtc="2025-05-15T06:01:00Z">
            <w:rPr>
              <w:color w:val="000000" w:themeColor="text1"/>
              <w:lang w:val="en-GB"/>
            </w:rPr>
          </w:rPrChange>
        </w:rPr>
        <w:fldChar w:fldCharType="begin">
          <w:fldData xml:space="preserve">PEVuZE5vdGU+PENpdGU+PEF1dGhvcj5HcmlsbzwvQXV0aG9yPjxZZWFyPjIwMTE8L1llYXI+PFJl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</w:fldData>
        </w:fldChar>
      </w:r>
      <w:r w:rsidR="00181022" w:rsidRPr="008F7C0B">
        <w:rPr>
          <w:strike/>
          <w:color w:val="000000" w:themeColor="text1"/>
          <w:lang w:val="en-GB"/>
          <w:rPrChange w:id="77" w:author="Abigail Harrison" w:date="2025-05-15T01:01:00Z" w16du:dateUtc="2025-05-15T06:01:00Z">
            <w:rPr>
              <w:color w:val="000000" w:themeColor="text1"/>
              <w:lang w:val="en-GB"/>
            </w:rPr>
          </w:rPrChange>
        </w:rPr>
        <w:instrText xml:space="preserve"> ADDIN EN.CITE </w:instrText>
      </w:r>
      <w:r w:rsidR="00181022" w:rsidRPr="008F7C0B">
        <w:rPr>
          <w:strike/>
          <w:color w:val="000000" w:themeColor="text1"/>
          <w:lang w:val="en-GB"/>
          <w:rPrChange w:id="78" w:author="Abigail Harrison" w:date="2025-05-15T01:01:00Z" w16du:dateUtc="2025-05-15T06:01:00Z">
            <w:rPr>
              <w:color w:val="000000" w:themeColor="text1"/>
              <w:lang w:val="en-GB"/>
            </w:rPr>
          </w:rPrChange>
        </w:rPr>
        <w:fldChar w:fldCharType="begin">
          <w:fldData xml:space="preserve">PEVuZE5vdGU+PENpdGU+PEF1dGhvcj5HcmlsbzwvQXV0aG9yPjxZZWFyPjIwMTE8L1llYXI+PFJl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</w:fldData>
        </w:fldChar>
      </w:r>
      <w:r w:rsidR="00181022" w:rsidRPr="008F7C0B">
        <w:rPr>
          <w:strike/>
          <w:color w:val="000000" w:themeColor="text1"/>
          <w:lang w:val="en-GB"/>
          <w:rPrChange w:id="79" w:author="Abigail Harrison" w:date="2025-05-15T01:01:00Z" w16du:dateUtc="2025-05-15T06:01:00Z">
            <w:rPr>
              <w:color w:val="000000" w:themeColor="text1"/>
              <w:lang w:val="en-GB"/>
            </w:rPr>
          </w:rPrChange>
        </w:rPr>
        <w:instrText xml:space="preserve"> ADDIN EN.CITE.DATA </w:instrText>
      </w:r>
      <w:r w:rsidR="00181022" w:rsidRPr="008F7C0B">
        <w:rPr>
          <w:strike/>
          <w:color w:val="000000" w:themeColor="text1"/>
          <w:lang w:val="en-GB"/>
          <w:rPrChange w:id="80" w:author="Abigail Harrison" w:date="2025-05-15T01:01:00Z" w16du:dateUtc="2025-05-15T06:01:00Z">
            <w:rPr>
              <w:color w:val="000000" w:themeColor="text1"/>
              <w:lang w:val="en-GB"/>
            </w:rPr>
          </w:rPrChange>
        </w:rPr>
      </w:r>
      <w:r w:rsidR="00181022" w:rsidRPr="008F7C0B">
        <w:rPr>
          <w:strike/>
          <w:color w:val="000000" w:themeColor="text1"/>
          <w:lang w:val="en-GB"/>
          <w:rPrChange w:id="81" w:author="Abigail Harrison" w:date="2025-05-15T01:01:00Z" w16du:dateUtc="2025-05-15T06:01:00Z">
            <w:rPr>
              <w:color w:val="000000" w:themeColor="text1"/>
              <w:lang w:val="en-GB"/>
            </w:rPr>
          </w:rPrChange>
        </w:rPr>
        <w:fldChar w:fldCharType="end"/>
      </w:r>
      <w:r w:rsidRPr="008F7C0B">
        <w:rPr>
          <w:strike/>
          <w:color w:val="000000" w:themeColor="text1"/>
          <w:lang w:val="en-GB"/>
          <w:rPrChange w:id="82" w:author="Abigail Harrison" w:date="2025-05-15T01:01:00Z" w16du:dateUtc="2025-05-15T06:01:00Z">
            <w:rPr>
              <w:color w:val="000000" w:themeColor="text1"/>
              <w:lang w:val="en-GB"/>
            </w:rPr>
          </w:rPrChange>
        </w:rPr>
      </w:r>
      <w:r w:rsidRPr="008F7C0B">
        <w:rPr>
          <w:strike/>
          <w:color w:val="000000" w:themeColor="text1"/>
          <w:lang w:val="en-GB"/>
          <w:rPrChange w:id="83" w:author="Abigail Harrison" w:date="2025-05-15T01:01:00Z" w16du:dateUtc="2025-05-15T06:01:00Z">
            <w:rPr>
              <w:color w:val="000000" w:themeColor="text1"/>
              <w:lang w:val="en-GB"/>
            </w:rPr>
          </w:rPrChange>
        </w:rPr>
        <w:fldChar w:fldCharType="separate"/>
      </w:r>
      <w:r w:rsidR="00181022" w:rsidRPr="008F7C0B">
        <w:rPr>
          <w:strike/>
          <w:noProof/>
          <w:color w:val="000000" w:themeColor="text1"/>
          <w:lang w:val="en-GB"/>
          <w:rPrChange w:id="84" w:author="Abigail Harrison" w:date="2025-05-15T01:01:00Z" w16du:dateUtc="2025-05-15T06:01:00Z">
            <w:rPr>
              <w:noProof/>
              <w:color w:val="000000" w:themeColor="text1"/>
              <w:lang w:val="en-GB"/>
            </w:rPr>
          </w:rPrChange>
        </w:rPr>
        <w:t>(54)</w:t>
      </w:r>
      <w:r w:rsidRPr="008F7C0B">
        <w:rPr>
          <w:strike/>
          <w:color w:val="000000" w:themeColor="text1"/>
          <w:lang w:val="en-GB"/>
          <w:rPrChange w:id="85" w:author="Abigail Harrison" w:date="2025-05-15T01:01:00Z" w16du:dateUtc="2025-05-15T06:01:00Z">
            <w:rPr>
              <w:color w:val="000000" w:themeColor="text1"/>
              <w:lang w:val="en-GB"/>
            </w:rPr>
          </w:rPrChange>
        </w:rPr>
        <w:fldChar w:fldCharType="end"/>
      </w:r>
      <w:r w:rsidRPr="008F7C0B">
        <w:rPr>
          <w:strike/>
          <w:color w:val="000000" w:themeColor="text1"/>
          <w:lang w:val="en-GB"/>
          <w:rPrChange w:id="86" w:author="Abigail Harrison" w:date="2025-05-15T01:01:00Z" w16du:dateUtc="2025-05-15T06:01:00Z">
            <w:rPr>
              <w:color w:val="000000" w:themeColor="text1"/>
              <w:lang w:val="en-GB"/>
            </w:rPr>
          </w:rPrChange>
        </w:rPr>
        <w:t xml:space="preserve">, though further studies and more interventional programmes are needed in children and adolescents </w:t>
      </w:r>
      <w:r w:rsidRPr="008F7C0B">
        <w:rPr>
          <w:strike/>
          <w:color w:val="000000" w:themeColor="text1"/>
          <w:lang w:val="en-GB"/>
          <w:rPrChange w:id="87" w:author="Abigail Harrison" w:date="2025-05-15T01:01:00Z" w16du:dateUtc="2025-05-15T06:01:00Z">
            <w:rPr>
              <w:color w:val="000000" w:themeColor="text1"/>
              <w:lang w:val="en-GB"/>
            </w:rPr>
          </w:rPrChange>
        </w:rPr>
        <w:fldChar w:fldCharType="begin">
          <w:fldData xml:space="preserve">PEVuZE5vdGU+PENpdGU+PEF1dGhvcj5IaXJzY2g8L0F1dGhvcj48WWVhcj4yMDIwPC9ZZWFyPjxS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</w:fldData>
        </w:fldChar>
      </w:r>
      <w:r w:rsidR="00D13E65" w:rsidRPr="008F7C0B">
        <w:rPr>
          <w:strike/>
          <w:color w:val="000000" w:themeColor="text1"/>
          <w:lang w:val="en-GB"/>
          <w:rPrChange w:id="88" w:author="Abigail Harrison" w:date="2025-05-15T01:01:00Z" w16du:dateUtc="2025-05-15T06:01:00Z">
            <w:rPr>
              <w:color w:val="000000" w:themeColor="text1"/>
              <w:lang w:val="en-GB"/>
            </w:rPr>
          </w:rPrChange>
        </w:rPr>
        <w:instrText xml:space="preserve"> ADDIN EN.CITE </w:instrText>
      </w:r>
      <w:r w:rsidR="00D13E65" w:rsidRPr="008F7C0B">
        <w:rPr>
          <w:strike/>
          <w:color w:val="000000" w:themeColor="text1"/>
          <w:lang w:val="en-GB"/>
          <w:rPrChange w:id="89" w:author="Abigail Harrison" w:date="2025-05-15T01:01:00Z" w16du:dateUtc="2025-05-15T06:01:00Z">
            <w:rPr>
              <w:color w:val="000000" w:themeColor="text1"/>
              <w:lang w:val="en-GB"/>
            </w:rPr>
          </w:rPrChange>
        </w:rPr>
        <w:fldChar w:fldCharType="begin">
          <w:fldData xml:space="preserve">PEVuZE5vdGU+PENpdGU+PEF1dGhvcj5IaXJzY2g8L0F1dGhvcj48WWVhcj4yMDIwPC9ZZWFyPjxS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</w:fldData>
        </w:fldChar>
      </w:r>
      <w:r w:rsidR="00D13E65" w:rsidRPr="008F7C0B">
        <w:rPr>
          <w:strike/>
          <w:color w:val="000000" w:themeColor="text1"/>
          <w:lang w:val="en-GB"/>
          <w:rPrChange w:id="90" w:author="Abigail Harrison" w:date="2025-05-15T01:01:00Z" w16du:dateUtc="2025-05-15T06:01:00Z">
            <w:rPr>
              <w:color w:val="000000" w:themeColor="text1"/>
              <w:lang w:val="en-GB"/>
            </w:rPr>
          </w:rPrChange>
        </w:rPr>
        <w:instrText xml:space="preserve"> ADDIN EN.CITE.DATA </w:instrText>
      </w:r>
      <w:r w:rsidR="00D13E65" w:rsidRPr="008F7C0B">
        <w:rPr>
          <w:strike/>
          <w:color w:val="000000" w:themeColor="text1"/>
          <w:lang w:val="en-GB"/>
          <w:rPrChange w:id="91" w:author="Abigail Harrison" w:date="2025-05-15T01:01:00Z" w16du:dateUtc="2025-05-15T06:01:00Z">
            <w:rPr>
              <w:color w:val="000000" w:themeColor="text1"/>
              <w:lang w:val="en-GB"/>
            </w:rPr>
          </w:rPrChange>
        </w:rPr>
      </w:r>
      <w:r w:rsidR="00D13E65" w:rsidRPr="008F7C0B">
        <w:rPr>
          <w:strike/>
          <w:color w:val="000000" w:themeColor="text1"/>
          <w:lang w:val="en-GB"/>
          <w:rPrChange w:id="92" w:author="Abigail Harrison" w:date="2025-05-15T01:01:00Z" w16du:dateUtc="2025-05-15T06:01:00Z">
            <w:rPr>
              <w:color w:val="000000" w:themeColor="text1"/>
              <w:lang w:val="en-GB"/>
            </w:rPr>
          </w:rPrChange>
        </w:rPr>
        <w:fldChar w:fldCharType="end"/>
      </w:r>
      <w:r w:rsidRPr="008F7C0B">
        <w:rPr>
          <w:strike/>
          <w:color w:val="000000" w:themeColor="text1"/>
          <w:lang w:val="en-GB"/>
          <w:rPrChange w:id="93" w:author="Abigail Harrison" w:date="2025-05-15T01:01:00Z" w16du:dateUtc="2025-05-15T06:01:00Z">
            <w:rPr>
              <w:color w:val="000000" w:themeColor="text1"/>
              <w:lang w:val="en-GB"/>
            </w:rPr>
          </w:rPrChange>
        </w:rPr>
      </w:r>
      <w:r w:rsidRPr="008F7C0B">
        <w:rPr>
          <w:strike/>
          <w:color w:val="000000" w:themeColor="text1"/>
          <w:lang w:val="en-GB"/>
          <w:rPrChange w:id="94" w:author="Abigail Harrison" w:date="2025-05-15T01:01:00Z" w16du:dateUtc="2025-05-15T06:01:00Z">
            <w:rPr>
              <w:color w:val="000000" w:themeColor="text1"/>
              <w:lang w:val="en-GB"/>
            </w:rPr>
          </w:rPrChange>
        </w:rPr>
        <w:fldChar w:fldCharType="separate"/>
      </w:r>
      <w:r w:rsidR="00D13E65" w:rsidRPr="008F7C0B">
        <w:rPr>
          <w:strike/>
          <w:noProof/>
          <w:color w:val="000000" w:themeColor="text1"/>
          <w:lang w:val="en-GB"/>
          <w:rPrChange w:id="95" w:author="Abigail Harrison" w:date="2025-05-15T01:01:00Z" w16du:dateUtc="2025-05-15T06:01:00Z">
            <w:rPr>
              <w:noProof/>
              <w:color w:val="000000" w:themeColor="text1"/>
              <w:lang w:val="en-GB"/>
            </w:rPr>
          </w:rPrChange>
        </w:rPr>
        <w:t>(46)</w:t>
      </w:r>
      <w:r w:rsidRPr="008F7C0B">
        <w:rPr>
          <w:strike/>
          <w:color w:val="000000" w:themeColor="text1"/>
          <w:lang w:val="en-GB"/>
          <w:rPrChange w:id="96" w:author="Abigail Harrison" w:date="2025-05-15T01:01:00Z" w16du:dateUtc="2025-05-15T06:01:00Z">
            <w:rPr>
              <w:color w:val="000000" w:themeColor="text1"/>
              <w:lang w:val="en-GB"/>
            </w:rPr>
          </w:rPrChange>
        </w:rPr>
        <w:fldChar w:fldCharType="end"/>
      </w:r>
      <w:r w:rsidRPr="008F7C0B">
        <w:rPr>
          <w:strike/>
          <w:color w:val="000000" w:themeColor="text1"/>
          <w:lang w:val="en-GB"/>
          <w:rPrChange w:id="97" w:author="Abigail Harrison" w:date="2025-05-15T01:01:00Z" w16du:dateUtc="2025-05-15T06:01:00Z">
            <w:rPr>
              <w:color w:val="000000" w:themeColor="text1"/>
              <w:lang w:val="en-GB"/>
            </w:rPr>
          </w:rPrChange>
        </w:rPr>
        <w:t>.</w:t>
      </w:r>
      <w:commentRangeEnd w:id="74"/>
      <w:r w:rsidR="008F7C0B">
        <w:rPr>
          <w:rStyle w:val="CommentReference"/>
          <w:rFonts w:asciiTheme="minorHAnsi" w:eastAsiaTheme="minorEastAsia" w:hAnsiTheme="minorHAnsi" w:cstheme="minorBidi"/>
          <w:kern w:val="2"/>
          <w14:ligatures w14:val="standardContextual"/>
        </w:rPr>
        <w:commentReference w:id="74"/>
      </w:r>
    </w:p>
    <w:p w14:paraId="07E01AAA" w14:textId="0B27AD7F" w:rsidR="00F40D64" w:rsidRPr="00DB7E0B" w:rsidRDefault="00F40D64" w:rsidP="008F3A41">
      <w:pPr>
        <w:spacing w:line="480" w:lineRule="auto"/>
        <w:rPr>
          <w:color w:val="000000" w:themeColor="text1"/>
          <w:lang w:val="en-GB"/>
        </w:rPr>
      </w:pPr>
    </w:p>
    <w:p w14:paraId="387268F0" w14:textId="77777777" w:rsidR="00F40D64" w:rsidRPr="00DB7E0B" w:rsidRDefault="00F40D64" w:rsidP="008F3A41">
      <w:pPr>
        <w:spacing w:line="480" w:lineRule="auto"/>
        <w:rPr>
          <w:color w:val="000000" w:themeColor="text1"/>
          <w:lang w:val="en-GB"/>
        </w:rPr>
      </w:pPr>
    </w:p>
    <w:p w14:paraId="53B23F17" w14:textId="69BFA615" w:rsidR="00F40D64" w:rsidRPr="00DB7E0B" w:rsidRDefault="005211EE" w:rsidP="008F3A41">
      <w:pPr>
        <w:pStyle w:val="Heading1"/>
        <w:spacing w:line="480" w:lineRule="auto"/>
        <w:rPr>
          <w:rFonts w:ascii="Times New Roman" w:eastAsia="Times New Roman" w:hAnsi="Times New Roman" w:cs="Times New Roman"/>
          <w:color w:val="auto"/>
          <w:sz w:val="24"/>
          <w:szCs w:val="24"/>
        </w:rPr>
      </w:pPr>
      <w:bookmarkStart w:id="98" w:name="_Toc197739618"/>
      <w:r w:rsidRPr="00DB7E0B">
        <w:rPr>
          <w:rFonts w:ascii="Times New Roman" w:eastAsia="Times New Roman" w:hAnsi="Times New Roman" w:cs="Times New Roman"/>
          <w:sz w:val="24"/>
          <w:szCs w:val="24"/>
        </w:rPr>
        <w:t>Rationale</w:t>
      </w:r>
      <w:bookmarkEnd w:id="98"/>
      <w:r w:rsidRPr="00DB7E0B">
        <w:rPr>
          <w:rFonts w:ascii="Times New Roman" w:eastAsia="Times New Roman" w:hAnsi="Times New Roman" w:cs="Times New Roman"/>
          <w:sz w:val="24"/>
          <w:szCs w:val="24"/>
        </w:rPr>
        <w:t xml:space="preserve"> </w:t>
      </w:r>
    </w:p>
    <w:p w14:paraId="656BF807" w14:textId="77777777" w:rsidR="00F40D64" w:rsidRPr="00DB7E0B" w:rsidRDefault="00F40D64" w:rsidP="008F3A41">
      <w:pPr>
        <w:spacing w:line="480" w:lineRule="auto"/>
      </w:pPr>
    </w:p>
    <w:p w14:paraId="7A171D8D" w14:textId="130B2322" w:rsidR="00F40D64" w:rsidRPr="00DB7E0B" w:rsidRDefault="005211EE" w:rsidP="008F3A41">
      <w:pPr>
        <w:spacing w:line="480" w:lineRule="auto"/>
      </w:pPr>
      <w:r w:rsidRPr="00DB7E0B">
        <w:t xml:space="preserve">The current data available regarding disordered eating in children and adolescents with overweight/obesity mostly originates from studies </w:t>
      </w:r>
      <w:del w:id="99" w:author="Abigail Harrison" w:date="2025-05-15T01:02:00Z" w16du:dateUtc="2025-05-15T06:02:00Z">
        <w:r w:rsidRPr="00DB7E0B" w:rsidDel="008F7C0B">
          <w:delText xml:space="preserve">done </w:delText>
        </w:r>
      </w:del>
      <w:r w:rsidRPr="00DB7E0B">
        <w:t>in developed, high</w:t>
      </w:r>
      <w:r w:rsidR="001814B8" w:rsidRPr="00DB7E0B">
        <w:t>-</w:t>
      </w:r>
      <w:r w:rsidRPr="00DB7E0B">
        <w:t>income countries. The existing literature regarding disordered eating in the Caribbean is limited, and even more</w:t>
      </w:r>
      <w:r w:rsidR="003657B7" w:rsidRPr="00DB7E0B">
        <w:t xml:space="preserve"> </w:t>
      </w:r>
      <w:r w:rsidRPr="00DB7E0B">
        <w:t xml:space="preserve">so regarding disordered eating in children and adolescents with overweight / obesity. </w:t>
      </w:r>
    </w:p>
    <w:p w14:paraId="573CEE6B" w14:textId="702B0EB5" w:rsidR="00F40D64" w:rsidRPr="00DB7E0B" w:rsidRDefault="005211EE" w:rsidP="008F3A41">
      <w:pPr>
        <w:spacing w:line="480" w:lineRule="auto"/>
        <w:rPr>
          <w:color w:val="000000" w:themeColor="text1"/>
          <w:lang w:val="en-GB"/>
        </w:rPr>
      </w:pPr>
      <w:r w:rsidRPr="00DB7E0B">
        <w:rPr>
          <w:color w:val="000000" w:themeColor="text1"/>
          <w:lang w:val="en-GB"/>
        </w:rPr>
        <w:t xml:space="preserve">Local studies </w:t>
      </w:r>
      <w:r w:rsidR="00F14278" w:rsidRPr="00DB7E0B">
        <w:rPr>
          <w:color w:val="000000" w:themeColor="text1"/>
          <w:lang w:val="en-GB"/>
        </w:rPr>
        <w:t xml:space="preserve">have </w:t>
      </w:r>
      <w:r w:rsidRPr="00DB7E0B">
        <w:rPr>
          <w:color w:val="000000" w:themeColor="text1"/>
          <w:lang w:val="en-GB"/>
        </w:rPr>
        <w:t xml:space="preserve">shown both an increase in the prevalence of overweight /obesity in Jamaican adolescents from 27.7 % in 2010, to 32.5%  in 2017 </w:t>
      </w:r>
      <w:r w:rsidRPr="00DB7E0B">
        <w:rPr>
          <w:color w:val="000000" w:themeColor="text1"/>
          <w:lang w:val="en-GB"/>
        </w:rPr>
        <w:fldChar w:fldCharType="begin"/>
      </w:r>
      <w:r w:rsidR="00181022" w:rsidRPr="00DB7E0B">
        <w:rPr>
          <w:color w:val="000000" w:themeColor="text1"/>
          <w:lang w:val="en-GB"/>
        </w:rPr>
        <w:instrText xml:space="preserve"> ADDIN EN.CITE &lt;EndNote&gt;&lt;Cite&gt;&lt;Author&gt;CDC)&lt;/Author&gt;&lt;Year&gt;2010&lt;/Year&gt;&lt;RecNum&gt;116&lt;/RecNum&gt;&lt;DisplayText&gt;(55, 56)&lt;/DisplayText&gt;&lt;record&gt;&lt;rec-number&gt;116&lt;/rec-number&gt;&lt;foreign-keys&gt;&lt;key app="EN" db-id="0taxxtep609payevea8pxta99rpdpsa2vfv2" timestamp="1707282122"&gt;116&lt;/key&gt;&lt;/foreign-keys&gt;&lt;ref-type name="Electronic Article"&gt;43&lt;/ref-type&gt;&lt;contributors&gt;&lt;authors&gt;&lt;author&gt;centers for disease control ( CDC) &lt;/author&gt;&lt;author&gt;world health organization ( WHO)&lt;/author&gt;&lt;/authors&gt;&lt;/contributors&gt;&lt;titles&gt;&lt;title&gt;Jamaica Global School-Based Student Health Survey 2010&lt;/title&gt;&lt;/titles&gt;&lt;dates&gt;&lt;year&gt;2010&lt;/year&gt;&lt;pub-dates&gt;&lt;date&gt;6/2/24&lt;/date&gt;&lt;/pub-dates&gt;&lt;/dates&gt;&lt;pub-location&gt;geneva, switzerland &lt;/pub-location&gt;&lt;publisher&gt;world health organization &lt;/publisher&gt;&lt;urls&gt;&lt;related-urls&gt;&lt;url&gt;https://ghdx.healthdata.org/record/jamaica-global-school-based-student-health-survey-2010&lt;/url&gt;&lt;/related-urls&gt;&lt;/urls&gt;&lt;/record&gt;&lt;/Cite&gt;&lt;Cite&gt;&lt;Author&gt;(CDC)&lt;/Author&gt;&lt;Year&gt;2020&lt;/Year&gt;&lt;RecNum&gt;115&lt;/RecNum&gt;&lt;record&gt;&lt;rec-number&gt;115&lt;/rec-number&gt;&lt;foreign-keys&gt;&lt;key app="EN" db-id="0taxxtep609payevea8pxta99rpdpsa2vfv2" timestamp="1707281488"&gt;115&lt;/key&gt;&lt;/foreign-keys&gt;&lt;ref-type name="Electronic Article"&gt;43&lt;/ref-type&gt;&lt;contributors&gt;&lt;authors&gt;&lt;author&gt;centers for disease control and prevention (CDC) &lt;/author&gt;&lt;author&gt;world health organization (WHO)&lt;/author&gt;&lt;/authors&gt;&lt;/contributors&gt;&lt;titles&gt;&lt;title&gt;Jamaica Global School-Based Student Health Survey 2017&lt;/title&gt;&lt;/titles&gt;&lt;dates&gt;&lt;year&gt;2020&lt;/year&gt;&lt;pub-dates&gt;&lt;date&gt;6/2/24&lt;/date&gt;&lt;/pub-dates&gt;&lt;/dates&gt;&lt;pub-location&gt;Geneva , switzerland &lt;/pub-location&gt;&lt;publisher&gt;world health organization ( WHO ) &lt;/publisher&gt;&lt;urls&gt;&lt;related-urls&gt;&lt;url&gt;https://ghdx.healthdata.org/record/jamaica-global-school-based-student-health-survey-2017&lt;/url&gt;&lt;/related-urls&gt;&lt;/urls&gt;&lt;/record&gt;&lt;/Cite&gt;&lt;/EndNote&gt;</w:instrText>
      </w:r>
      <w:r w:rsidRPr="00DB7E0B">
        <w:rPr>
          <w:color w:val="000000" w:themeColor="text1"/>
          <w:lang w:val="en-GB"/>
        </w:rPr>
        <w:fldChar w:fldCharType="separate"/>
      </w:r>
      <w:r w:rsidR="00181022" w:rsidRPr="00DB7E0B">
        <w:rPr>
          <w:noProof/>
          <w:color w:val="000000" w:themeColor="text1"/>
          <w:lang w:val="en-GB"/>
        </w:rPr>
        <w:t>(55, 56)</w:t>
      </w:r>
      <w:r w:rsidRPr="00DB7E0B">
        <w:rPr>
          <w:color w:val="000000" w:themeColor="text1"/>
          <w:lang w:val="en-GB"/>
        </w:rPr>
        <w:fldChar w:fldCharType="end"/>
      </w:r>
      <w:r w:rsidRPr="00DB7E0B">
        <w:rPr>
          <w:color w:val="000000" w:themeColor="text1"/>
          <w:lang w:val="en-GB"/>
        </w:rPr>
        <w:t xml:space="preserve"> </w:t>
      </w:r>
      <w:r w:rsidR="00F14278" w:rsidRPr="00DB7E0B">
        <w:rPr>
          <w:color w:val="000000" w:themeColor="text1"/>
          <w:lang w:val="en-GB"/>
        </w:rPr>
        <w:t xml:space="preserve">as well as </w:t>
      </w:r>
      <w:r w:rsidRPr="00DB7E0B">
        <w:rPr>
          <w:color w:val="000000" w:themeColor="text1"/>
          <w:lang w:val="en-GB"/>
        </w:rPr>
        <w:t xml:space="preserve">an increase in the prevalence of DEBA in adolescents </w:t>
      </w:r>
      <w:r w:rsidRPr="00DB7E0B">
        <w:rPr>
          <w:color w:val="000000" w:themeColor="text1"/>
          <w:lang w:val="en-GB"/>
        </w:rPr>
        <w:fldChar w:fldCharType="begin">
          <w:fldData xml:space="preserve">PEVuZE5vdGU+PENpdGU+PEF1dGhvcj5IYXJyaXNvbjwvQXV0aG9yPjxZZWFyPjIwMjA8L1llYXI+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</w:fldData>
        </w:fldChar>
      </w:r>
      <w:r w:rsidR="006C5CDA" w:rsidRPr="00DB7E0B">
        <w:rPr>
          <w:color w:val="000000" w:themeColor="text1"/>
          <w:lang w:val="en-GB"/>
        </w:rPr>
        <w:instrText xml:space="preserve"> ADDIN EN.CITE </w:instrText>
      </w:r>
      <w:r w:rsidR="006C5CDA" w:rsidRPr="00DB7E0B">
        <w:rPr>
          <w:color w:val="000000" w:themeColor="text1"/>
          <w:lang w:val="en-GB"/>
        </w:rPr>
        <w:fldChar w:fldCharType="begin">
          <w:fldData xml:space="preserve">PEVuZE5vdGU+PENpdGU+PEF1dGhvcj5IYXJyaXNvbjwvQXV0aG9yPjxZZWFyPjIwMjA8L1llYXI+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</w:fldData>
        </w:fldChar>
      </w:r>
      <w:r w:rsidR="006C5CDA" w:rsidRPr="00DB7E0B">
        <w:rPr>
          <w:color w:val="000000" w:themeColor="text1"/>
          <w:lang w:val="en-GB"/>
        </w:rPr>
        <w:instrText xml:space="preserve"> ADDIN EN.CITE.DATA </w:instrText>
      </w:r>
      <w:r w:rsidR="006C5CDA" w:rsidRPr="00DB7E0B">
        <w:rPr>
          <w:color w:val="000000" w:themeColor="text1"/>
          <w:lang w:val="en-GB"/>
        </w:rPr>
      </w:r>
      <w:r w:rsidR="006C5CDA" w:rsidRPr="00DB7E0B">
        <w:rPr>
          <w:color w:val="000000" w:themeColor="text1"/>
          <w:lang w:val="en-GB"/>
        </w:rPr>
        <w:fldChar w:fldCharType="end"/>
      </w:r>
      <w:r w:rsidRPr="00DB7E0B">
        <w:rPr>
          <w:color w:val="000000" w:themeColor="text1"/>
          <w:lang w:val="en-GB"/>
        </w:rPr>
      </w:r>
      <w:r w:rsidRPr="00DB7E0B">
        <w:rPr>
          <w:color w:val="000000" w:themeColor="text1"/>
          <w:lang w:val="en-GB"/>
        </w:rPr>
        <w:fldChar w:fldCharType="separate"/>
      </w:r>
      <w:r w:rsidR="006C5CDA" w:rsidRPr="00DB7E0B">
        <w:rPr>
          <w:noProof/>
          <w:color w:val="000000" w:themeColor="text1"/>
          <w:lang w:val="en-GB"/>
        </w:rPr>
        <w:t>(31)</w:t>
      </w:r>
      <w:r w:rsidRPr="00DB7E0B">
        <w:rPr>
          <w:color w:val="000000" w:themeColor="text1"/>
          <w:lang w:val="en-GB"/>
        </w:rPr>
        <w:fldChar w:fldCharType="end"/>
      </w:r>
      <w:r w:rsidRPr="00DB7E0B">
        <w:rPr>
          <w:color w:val="000000" w:themeColor="text1"/>
          <w:lang w:val="en-GB"/>
        </w:rPr>
        <w:t xml:space="preserve"> . </w:t>
      </w:r>
    </w:p>
    <w:p w14:paraId="2622B71A" w14:textId="77777777" w:rsidR="00F40D64" w:rsidRPr="00DB7E0B" w:rsidRDefault="00F40D64" w:rsidP="008F3A41">
      <w:pPr>
        <w:spacing w:line="480" w:lineRule="auto"/>
        <w:rPr>
          <w:color w:val="000000" w:themeColor="text1"/>
          <w:lang w:val="en-GB"/>
        </w:rPr>
      </w:pPr>
    </w:p>
    <w:p w14:paraId="0436046C" w14:textId="3DA5CD7D" w:rsidR="00F40D64" w:rsidRPr="00DB7E0B" w:rsidRDefault="005211EE" w:rsidP="008F3A41">
      <w:pPr>
        <w:spacing w:line="480" w:lineRule="auto"/>
      </w:pPr>
      <w:r w:rsidRPr="00DB7E0B">
        <w:rPr>
          <w:color w:val="000000" w:themeColor="text1"/>
          <w:lang w:val="en-GB"/>
        </w:rPr>
        <w:t xml:space="preserve">There are no prior studies investigating the co-occurrence of DEBAs in Jamaican adolescents with overweight/obesity. The significant role DEBAs may play in the outcomes of management of adolescents with overweight/obesity highlights this as a critical factor to investigate to better guide management of overweight/obesity, a common </w:t>
      </w:r>
      <w:r w:rsidR="00F14278" w:rsidRPr="00DB7E0B">
        <w:rPr>
          <w:color w:val="000000" w:themeColor="text1"/>
          <w:lang w:val="en-GB"/>
        </w:rPr>
        <w:t>n</w:t>
      </w:r>
      <w:r w:rsidR="00D6382D" w:rsidRPr="00DB7E0B">
        <w:rPr>
          <w:color w:val="000000" w:themeColor="text1"/>
          <w:lang w:val="en-GB"/>
        </w:rPr>
        <w:t>on</w:t>
      </w:r>
      <w:r w:rsidR="00F14278" w:rsidRPr="00DB7E0B">
        <w:rPr>
          <w:color w:val="000000" w:themeColor="text1"/>
          <w:lang w:val="en-GB"/>
        </w:rPr>
        <w:t>-</w:t>
      </w:r>
      <w:r w:rsidR="00D6382D" w:rsidRPr="00DB7E0B">
        <w:rPr>
          <w:color w:val="000000" w:themeColor="text1"/>
          <w:lang w:val="en-GB"/>
        </w:rPr>
        <w:t>communicable disease (</w:t>
      </w:r>
      <w:r w:rsidRPr="00DB7E0B">
        <w:rPr>
          <w:color w:val="000000" w:themeColor="text1"/>
          <w:lang w:val="en-GB"/>
        </w:rPr>
        <w:t>NCD</w:t>
      </w:r>
      <w:r w:rsidR="00D6382D" w:rsidRPr="00DB7E0B">
        <w:rPr>
          <w:color w:val="000000" w:themeColor="text1"/>
          <w:lang w:val="en-GB"/>
        </w:rPr>
        <w:t>)</w:t>
      </w:r>
      <w:r w:rsidRPr="00DB7E0B">
        <w:rPr>
          <w:color w:val="000000" w:themeColor="text1"/>
          <w:lang w:val="en-GB"/>
        </w:rPr>
        <w:t xml:space="preserve"> affecting 1 in 3 Jamaican adolescents.  </w:t>
      </w:r>
      <w:r w:rsidRPr="00DB7E0B">
        <w:t xml:space="preserve">The data garnered from this study may better inform HCPs’ management of adolescents with overweight/obesity. </w:t>
      </w:r>
    </w:p>
    <w:p w14:paraId="27544867" w14:textId="5083E9BA" w:rsidR="002814F1" w:rsidRDefault="002814F1">
      <w:r>
        <w:br w:type="page"/>
      </w:r>
    </w:p>
    <w:p w14:paraId="6FAA5AE3" w14:textId="77777777" w:rsidR="00F40D64" w:rsidRPr="00DB7E0B" w:rsidRDefault="00F40D64" w:rsidP="008F3A41">
      <w:pPr>
        <w:spacing w:line="480" w:lineRule="auto"/>
      </w:pPr>
    </w:p>
    <w:p w14:paraId="29F1B404" w14:textId="77777777" w:rsidR="006767F6" w:rsidRPr="002814F1" w:rsidRDefault="006767F6" w:rsidP="002814F1">
      <w:pPr>
        <w:pStyle w:val="Heading1"/>
      </w:pPr>
      <w:bookmarkStart w:id="100" w:name="_Toc197739619"/>
      <w:r w:rsidRPr="002814F1">
        <w:rPr>
          <w:rStyle w:val="Strong"/>
          <w:b w:val="0"/>
          <w:bCs w:val="0"/>
        </w:rPr>
        <w:t>Hypotheses</w:t>
      </w:r>
      <w:bookmarkEnd w:id="100"/>
    </w:p>
    <w:p w14:paraId="3893C72F" w14:textId="339887C0" w:rsidR="006767F6" w:rsidRPr="00DB7E0B" w:rsidRDefault="006767F6" w:rsidP="008F3A41">
      <w:pPr>
        <w:spacing w:before="100" w:beforeAutospacing="1" w:after="100" w:afterAutospacing="1" w:line="480" w:lineRule="auto"/>
        <w:rPr>
          <w:color w:val="000000"/>
        </w:rPr>
      </w:pPr>
      <w:r w:rsidRPr="00DB7E0B">
        <w:rPr>
          <w:color w:val="000000"/>
        </w:rPr>
        <w:t xml:space="preserve">We hypothesized that (i) at least 20% of adolescents (10–19 years) with overweight or obesity enrolled in the paediatric endocrine, adolescent, and general clinics at the </w:t>
      </w:r>
      <w:ins w:id="101" w:author="Abigail Harrison" w:date="2025-05-11T19:46:00Z" w16du:dateUtc="2025-05-12T00:46:00Z">
        <w:r w:rsidR="006932CE">
          <w:rPr>
            <w:color w:val="000000"/>
          </w:rPr>
          <w:t>University H</w:t>
        </w:r>
      </w:ins>
      <w:ins w:id="102" w:author="Abigail Harrison" w:date="2025-05-11T19:47:00Z" w16du:dateUtc="2025-05-12T00:47:00Z">
        <w:r w:rsidR="006932CE">
          <w:rPr>
            <w:color w:val="000000"/>
          </w:rPr>
          <w:t>ospital of the West Indies (</w:t>
        </w:r>
      </w:ins>
      <w:r w:rsidRPr="00DB7E0B">
        <w:rPr>
          <w:color w:val="000000"/>
        </w:rPr>
        <w:t>UHWI</w:t>
      </w:r>
      <w:ins w:id="103" w:author="Abigail Harrison" w:date="2025-05-11T19:47:00Z" w16du:dateUtc="2025-05-12T00:47:00Z">
        <w:r w:rsidR="006932CE">
          <w:rPr>
            <w:color w:val="000000"/>
          </w:rPr>
          <w:t>)</w:t>
        </w:r>
      </w:ins>
      <w:r w:rsidRPr="00DB7E0B">
        <w:rPr>
          <w:color w:val="000000"/>
        </w:rPr>
        <w:t xml:space="preserve"> would report disordered eating behaviours and attitudes (DEBAs), and (ii) adolescents with overweight/obesity and concurrent DEBAs would have poorer health outcomes </w:t>
      </w:r>
      <w:ins w:id="104" w:author="Abigail Harrison" w:date="2025-05-11T19:47:00Z" w16du:dateUtc="2025-05-12T00:47:00Z">
        <w:r w:rsidR="006932CE">
          <w:rPr>
            <w:color w:val="000000"/>
          </w:rPr>
          <w:t>than those without DEBAs</w:t>
        </w:r>
      </w:ins>
      <w:r w:rsidRPr="00DB7E0B">
        <w:rPr>
          <w:color w:val="000000"/>
        </w:rPr>
        <w:t>— including less reduction in their BMI over the year prior to enrolment in the study, lower self-esteem scores, and a higher prevalence of clinically significant symptoms of anxiety and depression.</w:t>
      </w:r>
    </w:p>
    <w:p w14:paraId="56569B4A" w14:textId="4D33C7ED" w:rsidR="002814F1" w:rsidRDefault="002814F1">
      <w:r>
        <w:br w:type="page"/>
      </w:r>
    </w:p>
    <w:p w14:paraId="5689B124" w14:textId="77777777" w:rsidR="00823221" w:rsidRPr="00DB7E0B" w:rsidRDefault="00823221" w:rsidP="008F3A41">
      <w:pPr>
        <w:spacing w:line="480" w:lineRule="auto"/>
      </w:pPr>
    </w:p>
    <w:p w14:paraId="5788D83C" w14:textId="23D14D13" w:rsidR="00F40D64" w:rsidRPr="00DB7E0B" w:rsidRDefault="00F40D64" w:rsidP="008F3A41">
      <w:pPr>
        <w:spacing w:before="100" w:beforeAutospacing="1" w:after="100" w:afterAutospacing="1" w:line="480" w:lineRule="auto"/>
      </w:pPr>
    </w:p>
    <w:p w14:paraId="06DFDEA8" w14:textId="77777777" w:rsidR="0043307B" w:rsidRPr="002814F1" w:rsidRDefault="0043307B" w:rsidP="002814F1">
      <w:pPr>
        <w:pStyle w:val="Heading1"/>
      </w:pPr>
      <w:bookmarkStart w:id="105" w:name="_Toc197739620"/>
      <w:r w:rsidRPr="002814F1">
        <w:rPr>
          <w:rStyle w:val="Strong"/>
          <w:b w:val="0"/>
          <w:bCs w:val="0"/>
        </w:rPr>
        <w:t>Aims and Objectives</w:t>
      </w:r>
      <w:bookmarkEnd w:id="105"/>
    </w:p>
    <w:p w14:paraId="556D854F" w14:textId="1FE04114" w:rsidR="0043307B" w:rsidRDefault="0043307B" w:rsidP="008F3A41">
      <w:pPr>
        <w:spacing w:before="100" w:beforeAutospacing="1" w:after="100" w:afterAutospacing="1" w:line="480" w:lineRule="auto"/>
        <w:rPr>
          <w:ins w:id="106" w:author="Abigail Harrison" w:date="2025-05-11T19:48:00Z" w16du:dateUtc="2025-05-12T00:48:00Z"/>
          <w:color w:val="000000"/>
        </w:rPr>
      </w:pPr>
      <w:r w:rsidRPr="00DB7E0B">
        <w:rPr>
          <w:rStyle w:val="Strong"/>
          <w:b w:val="0"/>
          <w:bCs w:val="0"/>
          <w:color w:val="000000"/>
        </w:rPr>
        <w:t>Aim:</w:t>
      </w:r>
      <w:ins w:id="107" w:author="Abigail Harrison" w:date="2025-05-11T19:48:00Z" w16du:dateUtc="2025-05-12T00:48:00Z">
        <w:r w:rsidR="006932CE">
          <w:rPr>
            <w:rStyle w:val="Strong"/>
            <w:b w:val="0"/>
            <w:bCs w:val="0"/>
            <w:color w:val="000000"/>
          </w:rPr>
          <w:t xml:space="preserve"> </w:t>
        </w:r>
      </w:ins>
      <w:del w:id="108" w:author="Abigail Harrison" w:date="2025-05-11T19:48:00Z" w16du:dateUtc="2025-05-12T00:48:00Z">
        <w:r w:rsidRPr="00DB7E0B" w:rsidDel="006932CE">
          <w:rPr>
            <w:color w:val="000000"/>
          </w:rPr>
          <w:br/>
        </w:r>
      </w:del>
      <w:r w:rsidRPr="00DB7E0B">
        <w:rPr>
          <w:color w:val="000000"/>
        </w:rPr>
        <w:t>To determine the prevalence of disordered eating behaviours and attitudes (DEBAs) among adolescent participants with overweight/obesity in the paediatric outpatient clinics</w:t>
      </w:r>
      <w:del w:id="109" w:author="Abigail Harrison" w:date="2025-05-11T19:48:00Z" w16du:dateUtc="2025-05-12T00:48:00Z">
        <w:r w:rsidR="00C83436" w:rsidDel="006932CE">
          <w:rPr>
            <w:color w:val="000000"/>
          </w:rPr>
          <w:delText xml:space="preserve"> </w:delText>
        </w:r>
      </w:del>
      <w:r w:rsidRPr="00DB7E0B">
        <w:rPr>
          <w:color w:val="000000"/>
        </w:rPr>
        <w:t xml:space="preserve"> at the </w:t>
      </w:r>
      <w:del w:id="110" w:author="Abigail Harrison" w:date="2025-05-11T19:48:00Z" w16du:dateUtc="2025-05-12T00:48:00Z">
        <w:r w:rsidRPr="00DB7E0B" w:rsidDel="006932CE">
          <w:rPr>
            <w:color w:val="000000"/>
          </w:rPr>
          <w:delText>University Hospital of the West Indies (</w:delText>
        </w:r>
      </w:del>
      <w:r w:rsidRPr="00DB7E0B">
        <w:rPr>
          <w:color w:val="000000"/>
        </w:rPr>
        <w:t>UHWI</w:t>
      </w:r>
      <w:del w:id="111" w:author="Abigail Harrison" w:date="2025-05-11T19:48:00Z" w16du:dateUtc="2025-05-12T00:48:00Z">
        <w:r w:rsidRPr="00DB7E0B" w:rsidDel="006932CE">
          <w:rPr>
            <w:color w:val="000000"/>
          </w:rPr>
          <w:delText>)</w:delText>
        </w:r>
      </w:del>
      <w:r w:rsidRPr="00DB7E0B">
        <w:rPr>
          <w:color w:val="000000"/>
        </w:rPr>
        <w:t>.</w:t>
      </w:r>
    </w:p>
    <w:p w14:paraId="17615279" w14:textId="56F49FDA" w:rsidR="006932CE" w:rsidRPr="00DB7E0B" w:rsidRDefault="006932CE" w:rsidP="008F3A41">
      <w:pPr>
        <w:spacing w:before="100" w:beforeAutospacing="1" w:after="100" w:afterAutospacing="1" w:line="480" w:lineRule="auto"/>
        <w:rPr>
          <w:color w:val="000000"/>
        </w:rPr>
      </w:pPr>
      <w:ins w:id="112" w:author="Abigail Harrison" w:date="2025-05-11T19:48:00Z" w16du:dateUtc="2025-05-12T00:48:00Z">
        <w:r>
          <w:rPr>
            <w:color w:val="000000"/>
          </w:rPr>
          <w:t>Objectives:</w:t>
        </w:r>
      </w:ins>
    </w:p>
    <w:p w14:paraId="62740ADB" w14:textId="7721259E" w:rsidR="00BE7EAB" w:rsidRPr="00393972" w:rsidRDefault="00BE7EAB" w:rsidP="00BE7EAB">
      <w:pPr>
        <w:numPr>
          <w:ilvl w:val="0"/>
          <w:numId w:val="1"/>
        </w:numPr>
        <w:spacing w:before="100" w:beforeAutospacing="1" w:after="100" w:afterAutospacing="1" w:line="480" w:lineRule="auto"/>
      </w:pPr>
      <w:r w:rsidRPr="00393972">
        <w:rPr>
          <w:shd w:val="clear" w:color="auto" w:fill="FFFFFF"/>
        </w:rPr>
        <w:t xml:space="preserve">To determine the proportion of adolescent </w:t>
      </w:r>
      <w:proofErr w:type="gramStart"/>
      <w:r w:rsidRPr="00393972">
        <w:rPr>
          <w:shd w:val="clear" w:color="auto" w:fill="FFFFFF"/>
        </w:rPr>
        <w:t>participants  (</w:t>
      </w:r>
      <w:proofErr w:type="gramEnd"/>
      <w:r w:rsidRPr="00393972">
        <w:rPr>
          <w:shd w:val="clear" w:color="auto" w:fill="FFFFFF"/>
        </w:rPr>
        <w:t xml:space="preserve">10-19y) with overweight or obesity, attending the paediatric </w:t>
      </w:r>
      <w:r>
        <w:rPr>
          <w:shd w:val="clear" w:color="auto" w:fill="FFFFFF"/>
        </w:rPr>
        <w:t xml:space="preserve">outpatient clinics (general, teen and </w:t>
      </w:r>
      <w:r w:rsidRPr="00393972">
        <w:rPr>
          <w:shd w:val="clear" w:color="auto" w:fill="FFFFFF"/>
        </w:rPr>
        <w:t>endocrine</w:t>
      </w:r>
      <w:r>
        <w:rPr>
          <w:shd w:val="clear" w:color="auto" w:fill="FFFFFF"/>
        </w:rPr>
        <w:t>)</w:t>
      </w:r>
      <w:r w:rsidRPr="00393972">
        <w:rPr>
          <w:shd w:val="clear" w:color="auto" w:fill="FFFFFF"/>
        </w:rPr>
        <w:t xml:space="preserve"> at UHWI, who report </w:t>
      </w:r>
      <w:ins w:id="113" w:author="Abigail Harrison" w:date="2025-05-11T19:48:00Z" w16du:dateUtc="2025-05-12T00:48:00Z">
        <w:r w:rsidR="006932CE">
          <w:rPr>
            <w:shd w:val="clear" w:color="auto" w:fill="FFFFFF"/>
          </w:rPr>
          <w:t>clinically signific</w:t>
        </w:r>
      </w:ins>
      <w:ins w:id="114" w:author="Abigail Harrison" w:date="2025-05-11T19:49:00Z" w16du:dateUtc="2025-05-12T00:49:00Z">
        <w:r w:rsidR="006932CE">
          <w:rPr>
            <w:shd w:val="clear" w:color="auto" w:fill="FFFFFF"/>
          </w:rPr>
          <w:t xml:space="preserve">ant </w:t>
        </w:r>
      </w:ins>
      <w:r w:rsidRPr="00393972">
        <w:rPr>
          <w:shd w:val="clear" w:color="auto" w:fill="FFFFFF"/>
        </w:rPr>
        <w:t xml:space="preserve">DEBAs </w:t>
      </w:r>
    </w:p>
    <w:p w14:paraId="18D15F62" w14:textId="77777777" w:rsidR="00BE7EAB" w:rsidRPr="00393972" w:rsidRDefault="00BE7EAB" w:rsidP="00BE7EAB">
      <w:pPr>
        <w:numPr>
          <w:ilvl w:val="0"/>
          <w:numId w:val="1"/>
        </w:numPr>
        <w:spacing w:before="100" w:beforeAutospacing="1" w:after="100" w:afterAutospacing="1" w:line="480" w:lineRule="auto"/>
      </w:pPr>
      <w:r w:rsidRPr="00393972">
        <w:rPr>
          <w:shd w:val="clear" w:color="auto" w:fill="FFFFFF"/>
        </w:rPr>
        <w:t xml:space="preserve">To </w:t>
      </w:r>
      <w:proofErr w:type="gramStart"/>
      <w:r w:rsidRPr="00393972">
        <w:rPr>
          <w:shd w:val="clear" w:color="auto" w:fill="FFFFFF"/>
        </w:rPr>
        <w:t>ex</w:t>
      </w:r>
      <w:r>
        <w:rPr>
          <w:shd w:val="clear" w:color="auto" w:fill="FFFFFF"/>
        </w:rPr>
        <w:t>amine</w:t>
      </w:r>
      <w:r w:rsidRPr="00393972">
        <w:rPr>
          <w:shd w:val="clear" w:color="auto" w:fill="FFFFFF"/>
        </w:rPr>
        <w:t xml:space="preserve">  factors</w:t>
      </w:r>
      <w:proofErr w:type="gramEnd"/>
      <w:r w:rsidRPr="00393972">
        <w:rPr>
          <w:shd w:val="clear" w:color="auto" w:fill="FFFFFF"/>
        </w:rPr>
        <w:t xml:space="preserve"> (including sociodemographic factors, adverse childhood events, and coping strategies) associated with co-occurrence of DEBAs in adolescents with overweight/ obesity  </w:t>
      </w:r>
    </w:p>
    <w:p w14:paraId="3344F4B0" w14:textId="45A03C88" w:rsidR="00BE7EAB" w:rsidRPr="00393972" w:rsidRDefault="00BE7EAB" w:rsidP="00BE7EAB">
      <w:pPr>
        <w:numPr>
          <w:ilvl w:val="0"/>
          <w:numId w:val="1"/>
        </w:numPr>
        <w:spacing w:before="100" w:beforeAutospacing="1" w:after="100" w:afterAutospacing="1" w:line="480" w:lineRule="auto"/>
      </w:pPr>
      <w:r w:rsidRPr="00393972">
        <w:rPr>
          <w:shd w:val="clear" w:color="auto" w:fill="FFFFFF"/>
        </w:rPr>
        <w:t xml:space="preserve">To compare health outcomes </w:t>
      </w:r>
      <w:ins w:id="115" w:author="Abigail Harrison" w:date="2025-05-11T19:49:00Z" w16du:dateUtc="2025-05-12T00:49:00Z">
        <w:r w:rsidR="006932CE">
          <w:rPr>
            <w:shd w:val="clear" w:color="auto" w:fill="FFFFFF"/>
          </w:rPr>
          <w:t>between</w:t>
        </w:r>
      </w:ins>
      <w:del w:id="116" w:author="Abigail Harrison" w:date="2025-05-11T19:49:00Z" w16du:dateUtc="2025-05-12T00:49:00Z">
        <w:r w:rsidRPr="00393972" w:rsidDel="006932CE">
          <w:rPr>
            <w:shd w:val="clear" w:color="auto" w:fill="FFFFFF"/>
          </w:rPr>
          <w:delText xml:space="preserve">of </w:delText>
        </w:r>
      </w:del>
      <w:ins w:id="117" w:author="Abigail Harrison" w:date="2025-05-11T19:49:00Z" w16du:dateUtc="2025-05-12T00:49:00Z">
        <w:r w:rsidR="006932CE">
          <w:rPr>
            <w:shd w:val="clear" w:color="auto" w:fill="FFFFFF"/>
          </w:rPr>
          <w:t xml:space="preserve"> </w:t>
        </w:r>
      </w:ins>
      <w:r w:rsidRPr="00393972">
        <w:rPr>
          <w:shd w:val="clear" w:color="auto" w:fill="FFFFFF"/>
        </w:rPr>
        <w:t xml:space="preserve">adolescents with overweight/ obesity </w:t>
      </w:r>
      <w:r>
        <w:rPr>
          <w:shd w:val="clear" w:color="auto" w:fill="FFFFFF"/>
        </w:rPr>
        <w:t xml:space="preserve">endorsing </w:t>
      </w:r>
      <w:del w:id="118" w:author="Abigail Harrison" w:date="2025-05-11T19:49:00Z" w16du:dateUtc="2025-05-12T00:49:00Z">
        <w:r w:rsidRPr="00393972" w:rsidDel="006932CE">
          <w:rPr>
            <w:shd w:val="clear" w:color="auto" w:fill="FFFFFF"/>
          </w:rPr>
          <w:delText xml:space="preserve">DEBAs  </w:delText>
        </w:r>
      </w:del>
      <w:ins w:id="119" w:author="Abigail Harrison" w:date="2025-05-11T19:49:00Z" w16du:dateUtc="2025-05-12T00:49:00Z">
        <w:r w:rsidR="006932CE" w:rsidRPr="00393972">
          <w:rPr>
            <w:shd w:val="clear" w:color="auto" w:fill="FFFFFF"/>
          </w:rPr>
          <w:t>DEBAs with</w:t>
        </w:r>
        <w:r w:rsidR="006932CE">
          <w:rPr>
            <w:shd w:val="clear" w:color="auto" w:fill="FFFFFF"/>
          </w:rPr>
          <w:t xml:space="preserve"> </w:t>
        </w:r>
      </w:ins>
      <w:del w:id="120" w:author="Abigail Harrison" w:date="2025-05-11T19:49:00Z" w16du:dateUtc="2025-05-12T00:49:00Z">
        <w:r w:rsidRPr="00393972" w:rsidDel="006932CE">
          <w:rPr>
            <w:shd w:val="clear" w:color="auto" w:fill="FFFFFF"/>
          </w:rPr>
          <w:delText xml:space="preserve">and </w:delText>
        </w:r>
      </w:del>
      <w:r>
        <w:rPr>
          <w:shd w:val="clear" w:color="auto" w:fill="FFFFFF"/>
        </w:rPr>
        <w:t>those who do not</w:t>
      </w:r>
      <w:r w:rsidRPr="00393972">
        <w:rPr>
          <w:shd w:val="clear" w:color="auto" w:fill="FFFFFF"/>
        </w:rPr>
        <w:t xml:space="preserve"> </w:t>
      </w:r>
    </w:p>
    <w:p w14:paraId="776BE5B7" w14:textId="77777777" w:rsidR="00BE7EAB" w:rsidRPr="00393972" w:rsidRDefault="00BE7EAB" w:rsidP="008465F2">
      <w:pPr>
        <w:pStyle w:val="ListParagraph"/>
        <w:numPr>
          <w:ilvl w:val="2"/>
          <w:numId w:val="3"/>
        </w:numPr>
        <w:autoSpaceDE w:val="0"/>
        <w:autoSpaceDN w:val="0"/>
        <w:adjustRightInd w:val="0"/>
        <w:spacing w:before="100" w:beforeAutospacing="1" w:after="100" w:afterAutospacing="1" w:line="480" w:lineRule="auto"/>
        <w:rPr>
          <w:rFonts w:ascii="Times New Roman" w:hAnsi="Times New Roman" w:cs="Times New Roman"/>
          <w:kern w:val="0"/>
          <w:lang w:val="en-GB"/>
        </w:rPr>
      </w:pPr>
      <w:r w:rsidRPr="00393972">
        <w:rPr>
          <w:rFonts w:ascii="Times New Roman" w:eastAsia="Times New Roman" w:hAnsi="Times New Roman" w:cs="Times New Roman"/>
        </w:rPr>
        <w:t xml:space="preserve">Change in </w:t>
      </w:r>
      <w:r w:rsidRPr="00393972">
        <w:rPr>
          <w:rFonts w:ascii="Times New Roman" w:hAnsi="Times New Roman" w:cs="Times New Roman"/>
          <w:lang w:val="en-GB"/>
        </w:rPr>
        <w:t xml:space="preserve">BMI over the year prior to enrolment in study </w:t>
      </w:r>
    </w:p>
    <w:p w14:paraId="01589F43" w14:textId="77777777" w:rsidR="00BE7EAB" w:rsidRPr="00393972" w:rsidRDefault="00BE7EAB" w:rsidP="008465F2">
      <w:pPr>
        <w:pStyle w:val="ListParagraph"/>
        <w:numPr>
          <w:ilvl w:val="2"/>
          <w:numId w:val="3"/>
        </w:numPr>
        <w:autoSpaceDE w:val="0"/>
        <w:autoSpaceDN w:val="0"/>
        <w:adjustRightInd w:val="0"/>
        <w:spacing w:line="480" w:lineRule="auto"/>
        <w:rPr>
          <w:rFonts w:ascii="Times New Roman" w:hAnsi="Times New Roman" w:cs="Times New Roman"/>
          <w:kern w:val="0"/>
          <w:lang w:val="en-GB"/>
        </w:rPr>
      </w:pPr>
      <w:r>
        <w:rPr>
          <w:rFonts w:ascii="Times New Roman" w:hAnsi="Times New Roman" w:cs="Times New Roman"/>
          <w:lang w:val="en-GB"/>
        </w:rPr>
        <w:t>D</w:t>
      </w:r>
      <w:r w:rsidRPr="00393972">
        <w:rPr>
          <w:rFonts w:ascii="Times New Roman" w:hAnsi="Times New Roman" w:cs="Times New Roman"/>
          <w:lang w:val="en-GB"/>
        </w:rPr>
        <w:t xml:space="preserve">epressive symptoms </w:t>
      </w:r>
    </w:p>
    <w:p w14:paraId="3FE27188" w14:textId="77777777" w:rsidR="00BE7EAB" w:rsidRPr="00393972" w:rsidRDefault="00BE7EAB" w:rsidP="008465F2">
      <w:pPr>
        <w:pStyle w:val="ListParagraph"/>
        <w:numPr>
          <w:ilvl w:val="2"/>
          <w:numId w:val="3"/>
        </w:numPr>
        <w:autoSpaceDE w:val="0"/>
        <w:autoSpaceDN w:val="0"/>
        <w:adjustRightInd w:val="0"/>
        <w:spacing w:line="480" w:lineRule="auto"/>
        <w:rPr>
          <w:rFonts w:ascii="Times New Roman" w:hAnsi="Times New Roman" w:cs="Times New Roman"/>
          <w:kern w:val="0"/>
          <w:lang w:val="en-GB"/>
        </w:rPr>
      </w:pPr>
      <w:r>
        <w:rPr>
          <w:rFonts w:ascii="Times New Roman" w:hAnsi="Times New Roman" w:cs="Times New Roman"/>
          <w:lang w:val="en-GB"/>
        </w:rPr>
        <w:t>S</w:t>
      </w:r>
      <w:r w:rsidRPr="00393972">
        <w:rPr>
          <w:rFonts w:ascii="Times New Roman" w:hAnsi="Times New Roman" w:cs="Times New Roman"/>
          <w:lang w:val="en-GB"/>
        </w:rPr>
        <w:t xml:space="preserve">ymptoms of anxiety  </w:t>
      </w:r>
    </w:p>
    <w:p w14:paraId="6D2A3DFB" w14:textId="77777777" w:rsidR="00BE7EAB" w:rsidRPr="00393972" w:rsidRDefault="00BE7EAB" w:rsidP="008465F2">
      <w:pPr>
        <w:pStyle w:val="ListParagraph"/>
        <w:numPr>
          <w:ilvl w:val="2"/>
          <w:numId w:val="3"/>
        </w:numPr>
        <w:autoSpaceDE w:val="0"/>
        <w:autoSpaceDN w:val="0"/>
        <w:adjustRightInd w:val="0"/>
        <w:spacing w:line="480" w:lineRule="auto"/>
        <w:rPr>
          <w:rFonts w:ascii="Times New Roman" w:hAnsi="Times New Roman" w:cs="Times New Roman"/>
          <w:kern w:val="0"/>
          <w:lang w:val="en-GB"/>
        </w:rPr>
      </w:pPr>
      <w:r w:rsidRPr="00393972">
        <w:rPr>
          <w:rFonts w:ascii="Times New Roman" w:hAnsi="Times New Roman" w:cs="Times New Roman"/>
          <w:lang w:val="en-GB"/>
        </w:rPr>
        <w:t>Self-esteem level</w:t>
      </w:r>
    </w:p>
    <w:p w14:paraId="0898A7BE" w14:textId="77777777" w:rsidR="00BE7EAB" w:rsidRPr="00B61231" w:rsidRDefault="00BE7EAB" w:rsidP="008465F2">
      <w:pPr>
        <w:pStyle w:val="ListParagraph"/>
        <w:numPr>
          <w:ilvl w:val="2"/>
          <w:numId w:val="3"/>
        </w:numPr>
        <w:autoSpaceDE w:val="0"/>
        <w:autoSpaceDN w:val="0"/>
        <w:adjustRightInd w:val="0"/>
        <w:spacing w:line="480" w:lineRule="auto"/>
        <w:rPr>
          <w:rFonts w:ascii="Times New Roman" w:hAnsi="Times New Roman" w:cs="Times New Roman"/>
          <w:kern w:val="0"/>
          <w:lang w:val="en-GB"/>
        </w:rPr>
      </w:pPr>
      <w:r w:rsidRPr="00393972">
        <w:rPr>
          <w:rFonts w:ascii="Times New Roman" w:hAnsi="Times New Roman" w:cs="Times New Roman"/>
          <w:lang w:val="en-GB"/>
        </w:rPr>
        <w:t xml:space="preserve">Medical complications of overweight/obesity (including diabetes mellitus, hypertension, hyperlipidemia) </w:t>
      </w:r>
    </w:p>
    <w:p w14:paraId="4A80C4DA" w14:textId="4A05E356" w:rsidR="0043307B" w:rsidRPr="00DB7E0B" w:rsidRDefault="0043307B" w:rsidP="008F3A41">
      <w:pPr>
        <w:spacing w:line="480" w:lineRule="auto"/>
      </w:pPr>
    </w:p>
    <w:p w14:paraId="15DAEF8B" w14:textId="77777777" w:rsidR="00DB7E0B" w:rsidRDefault="00F14278" w:rsidP="008F3A41">
      <w:pPr>
        <w:spacing w:line="480" w:lineRule="auto"/>
        <w:ind w:left="-5"/>
      </w:pPr>
      <w:r w:rsidRPr="00DB7E0B">
        <w:br w:type="page"/>
      </w:r>
    </w:p>
    <w:p w14:paraId="4F712207" w14:textId="77777777" w:rsidR="008F3A41" w:rsidRDefault="008F3A41" w:rsidP="008F3A41">
      <w:pPr>
        <w:spacing w:line="480" w:lineRule="auto"/>
        <w:ind w:left="-5"/>
      </w:pPr>
    </w:p>
    <w:p w14:paraId="5245A229" w14:textId="21C9042A" w:rsidR="002814F1" w:rsidRDefault="002814F1" w:rsidP="002814F1">
      <w:pPr>
        <w:pStyle w:val="Heading1"/>
        <w:rPr>
          <w:rFonts w:eastAsia="Times New Roman"/>
        </w:rPr>
      </w:pPr>
      <w:bookmarkStart w:id="121" w:name="_Toc197739621"/>
      <w:r>
        <w:rPr>
          <w:rFonts w:eastAsia="Times New Roman"/>
        </w:rPr>
        <w:t>Methodology</w:t>
      </w:r>
      <w:bookmarkEnd w:id="121"/>
      <w:r>
        <w:rPr>
          <w:rFonts w:eastAsia="Times New Roman"/>
        </w:rPr>
        <w:t xml:space="preserve"> </w:t>
      </w:r>
    </w:p>
    <w:p w14:paraId="0B279380" w14:textId="77777777" w:rsidR="002814F1" w:rsidRDefault="002814F1" w:rsidP="002814F1"/>
    <w:p w14:paraId="5A33548E" w14:textId="25947E77" w:rsidR="002814F1" w:rsidRPr="002814F1" w:rsidRDefault="002814F1">
      <w:pPr>
        <w:spacing w:after="240"/>
        <w:pPrChange w:id="122" w:author="Abigail Harrison" w:date="2025-05-11T19:50:00Z" w16du:dateUtc="2025-05-12T00:50:00Z">
          <w:pPr/>
        </w:pPrChange>
      </w:pPr>
      <w:r>
        <w:t xml:space="preserve">Study setting </w:t>
      </w:r>
    </w:p>
    <w:p w14:paraId="42333884" w14:textId="5B68E619" w:rsidR="008F3A41" w:rsidRPr="008F3A41" w:rsidRDefault="008F3A41">
      <w:pPr>
        <w:spacing w:after="240" w:line="480" w:lineRule="auto"/>
        <w:ind w:left="-5"/>
        <w:pPrChange w:id="123" w:author="Abigail Harrison" w:date="2025-05-11T19:50:00Z" w16du:dateUtc="2025-05-12T00:50:00Z">
          <w:pPr>
            <w:spacing w:line="480" w:lineRule="auto"/>
            <w:ind w:left="-5"/>
          </w:pPr>
        </w:pPrChange>
      </w:pPr>
      <w:r w:rsidRPr="008F3A41">
        <w:t>The study was conducted at the Paediatric Endocrine, Adolescent, and General outpatient clinics.  at the University Hospital of the West Indies (UHWI).</w:t>
      </w:r>
      <w:ins w:id="124" w:author="Abigail Harrison" w:date="2025-05-11T19:50:00Z" w16du:dateUtc="2025-05-12T00:50:00Z">
        <w:r w:rsidR="006932CE">
          <w:t xml:space="preserve"> </w:t>
        </w:r>
      </w:ins>
      <w:r w:rsidRPr="008F3A41">
        <w:t xml:space="preserve">The UHWI is a Type A teaching hospital, providing secondary and tertiary health care services and serving as a final referral centre, and the only hospital island-wide with both a Paediatric Endocrinologist and Adolescent Medicine specialist on staff. The paediatric outpatient clinics at the UHWI see patients from birth to 19 years of age from across the island, though predominantly from the neighbouring parishes of Kingston, St. Andrew and St. </w:t>
      </w:r>
    </w:p>
    <w:p w14:paraId="420BEEDA" w14:textId="77777777" w:rsidR="008F3A41" w:rsidRPr="008F3A41" w:rsidRDefault="008F3A41" w:rsidP="008F3A41">
      <w:pPr>
        <w:spacing w:line="480" w:lineRule="auto"/>
        <w:ind w:left="-5"/>
      </w:pPr>
      <w:r w:rsidRPr="008F3A41">
        <w:t xml:space="preserve">Catherine. </w:t>
      </w:r>
    </w:p>
    <w:p w14:paraId="0E274419" w14:textId="314A3B95" w:rsidR="00DB7E0B" w:rsidRDefault="00DB7E0B" w:rsidP="008F3A41">
      <w:pPr>
        <w:spacing w:line="480" w:lineRule="auto"/>
        <w:ind w:left="-5"/>
      </w:pPr>
    </w:p>
    <w:p w14:paraId="72F46EBF" w14:textId="77777777" w:rsidR="00F85005" w:rsidRPr="00DB7E0B" w:rsidRDefault="00F85005" w:rsidP="008F3A41">
      <w:pPr>
        <w:pStyle w:val="Heading3"/>
        <w:spacing w:after="372" w:line="480" w:lineRule="auto"/>
        <w:rPr>
          <w:rFonts w:ascii="Times New Roman" w:hAnsi="Times New Roman" w:cs="Times New Roman"/>
          <w:sz w:val="24"/>
          <w:szCs w:val="24"/>
        </w:rPr>
      </w:pPr>
      <w:bookmarkStart w:id="125" w:name="_Toc197739622"/>
      <w:r w:rsidRPr="00DB7E0B">
        <w:rPr>
          <w:rFonts w:ascii="Times New Roman" w:eastAsia="Times New Roman" w:hAnsi="Times New Roman" w:cs="Times New Roman"/>
          <w:color w:val="000000"/>
          <w:sz w:val="24"/>
          <w:szCs w:val="24"/>
        </w:rPr>
        <w:t>Study design</w:t>
      </w:r>
      <w:bookmarkEnd w:id="125"/>
      <w:r w:rsidRPr="00DB7E0B">
        <w:rPr>
          <w:rFonts w:ascii="Times New Roman" w:eastAsia="Times New Roman" w:hAnsi="Times New Roman" w:cs="Times New Roman"/>
          <w:color w:val="000000"/>
          <w:sz w:val="24"/>
          <w:szCs w:val="24"/>
        </w:rPr>
        <w:t xml:space="preserve"> </w:t>
      </w:r>
    </w:p>
    <w:p w14:paraId="344E1C90" w14:textId="50329FF6" w:rsidR="008F3A41" w:rsidRPr="008F3A41" w:rsidRDefault="00F85005" w:rsidP="008F3A41">
      <w:pPr>
        <w:spacing w:after="198" w:line="480" w:lineRule="auto"/>
        <w:ind w:left="18" w:right="11"/>
      </w:pPr>
      <w:r w:rsidRPr="00DB7E0B">
        <w:t>A cross-sectional study design w</w:t>
      </w:r>
      <w:r w:rsidR="00FB403D" w:rsidRPr="00DB7E0B">
        <w:t xml:space="preserve">as </w:t>
      </w:r>
      <w:r w:rsidRPr="00DB7E0B">
        <w:t xml:space="preserve">utilised, recruiting adolescent patients </w:t>
      </w:r>
      <w:proofErr w:type="gramStart"/>
      <w:r w:rsidRPr="00DB7E0B">
        <w:t xml:space="preserve">in  </w:t>
      </w:r>
      <w:r w:rsidR="008F3A41" w:rsidRPr="008F3A41">
        <w:t>the</w:t>
      </w:r>
      <w:proofErr w:type="gramEnd"/>
      <w:r w:rsidR="008F3A41" w:rsidRPr="008F3A41">
        <w:t xml:space="preserve"> paediatric endocrine, adolescent and general clinics  </w:t>
      </w:r>
    </w:p>
    <w:p w14:paraId="26498841" w14:textId="33AA9FD9" w:rsidR="00F85005" w:rsidRPr="00DB7E0B" w:rsidRDefault="00F85005" w:rsidP="008F3A41">
      <w:pPr>
        <w:spacing w:after="198" w:line="480" w:lineRule="auto"/>
        <w:ind w:left="18" w:right="11"/>
      </w:pPr>
    </w:p>
    <w:p w14:paraId="6DFCEA9F" w14:textId="77777777" w:rsidR="00F85005" w:rsidRPr="00DB7E0B" w:rsidRDefault="00F85005" w:rsidP="008F3A41">
      <w:pPr>
        <w:pStyle w:val="Heading3"/>
        <w:spacing w:after="376" w:line="480" w:lineRule="auto"/>
        <w:rPr>
          <w:rFonts w:ascii="Times New Roman" w:hAnsi="Times New Roman" w:cs="Times New Roman"/>
          <w:sz w:val="24"/>
          <w:szCs w:val="24"/>
        </w:rPr>
      </w:pPr>
      <w:bookmarkStart w:id="126" w:name="_Toc197739623"/>
      <w:r w:rsidRPr="00DB7E0B">
        <w:rPr>
          <w:rFonts w:ascii="Times New Roman" w:eastAsia="Times New Roman" w:hAnsi="Times New Roman" w:cs="Times New Roman"/>
          <w:color w:val="000000"/>
          <w:sz w:val="24"/>
          <w:szCs w:val="24"/>
        </w:rPr>
        <w:t>Participants</w:t>
      </w:r>
      <w:bookmarkEnd w:id="126"/>
      <w:r w:rsidRPr="00DB7E0B">
        <w:rPr>
          <w:rFonts w:ascii="Times New Roman" w:eastAsia="Times New Roman" w:hAnsi="Times New Roman" w:cs="Times New Roman"/>
          <w:color w:val="000000"/>
          <w:sz w:val="24"/>
          <w:szCs w:val="24"/>
        </w:rPr>
        <w:t xml:space="preserve">  </w:t>
      </w:r>
    </w:p>
    <w:p w14:paraId="4C4FA1E9" w14:textId="5208C792" w:rsidR="00FB403D" w:rsidRDefault="00FB403D" w:rsidP="008F3A41">
      <w:pPr>
        <w:spacing w:before="100" w:beforeAutospacing="1" w:after="100" w:afterAutospacing="1" w:line="480" w:lineRule="auto"/>
        <w:rPr>
          <w:color w:val="000000"/>
        </w:rPr>
      </w:pPr>
      <w:r w:rsidRPr="00FB403D">
        <w:rPr>
          <w:color w:val="000000"/>
        </w:rPr>
        <w:t xml:space="preserve">Adolescent patients (ages 10–19 years) with overweight/obesity who attended the paediatric endocrine, adolescent, or general clinics at UHWI were recruited between </w:t>
      </w:r>
      <w:r w:rsidRPr="00DB7E0B">
        <w:rPr>
          <w:color w:val="000000"/>
        </w:rPr>
        <w:t xml:space="preserve">September </w:t>
      </w:r>
      <w:r w:rsidRPr="00FB403D">
        <w:rPr>
          <w:color w:val="000000"/>
        </w:rPr>
        <w:t xml:space="preserve">2024 and </w:t>
      </w:r>
      <w:proofErr w:type="gramStart"/>
      <w:r w:rsidRPr="00DB7E0B">
        <w:rPr>
          <w:color w:val="000000"/>
        </w:rPr>
        <w:t xml:space="preserve">April </w:t>
      </w:r>
      <w:r w:rsidRPr="00FB403D">
        <w:rPr>
          <w:color w:val="000000"/>
        </w:rPr>
        <w:t xml:space="preserve"> 2025</w:t>
      </w:r>
      <w:proofErr w:type="gramEnd"/>
      <w:r w:rsidRPr="00FB403D">
        <w:rPr>
          <w:color w:val="000000"/>
        </w:rPr>
        <w:t>.</w:t>
      </w:r>
    </w:p>
    <w:p w14:paraId="23E0D259" w14:textId="77777777" w:rsidR="002814F1" w:rsidRDefault="002814F1" w:rsidP="008F3A41">
      <w:pPr>
        <w:spacing w:before="100" w:beforeAutospacing="1" w:after="100" w:afterAutospacing="1" w:line="480" w:lineRule="auto"/>
        <w:rPr>
          <w:color w:val="000000"/>
        </w:rPr>
      </w:pPr>
    </w:p>
    <w:p w14:paraId="7741313C" w14:textId="77777777" w:rsidR="002814F1" w:rsidRPr="00FB403D" w:rsidRDefault="002814F1" w:rsidP="008F3A41">
      <w:pPr>
        <w:spacing w:before="100" w:beforeAutospacing="1" w:after="100" w:afterAutospacing="1" w:line="480" w:lineRule="auto"/>
        <w:rPr>
          <w:color w:val="000000"/>
        </w:rPr>
      </w:pPr>
    </w:p>
    <w:p w14:paraId="1526C55A" w14:textId="77777777" w:rsidR="00F85005" w:rsidRPr="00DB7E0B" w:rsidRDefault="00F85005" w:rsidP="002814F1">
      <w:pPr>
        <w:pStyle w:val="Heading1"/>
      </w:pPr>
      <w:bookmarkStart w:id="127" w:name="_Toc197739624"/>
      <w:r w:rsidRPr="00DB7E0B">
        <w:rPr>
          <w:rFonts w:eastAsia="Times New Roman"/>
        </w:rPr>
        <w:t>Inclusion Criteria</w:t>
      </w:r>
      <w:bookmarkEnd w:id="127"/>
      <w:r w:rsidRPr="00DB7E0B">
        <w:rPr>
          <w:rFonts w:eastAsia="Times New Roman"/>
        </w:rPr>
        <w:t xml:space="preserve">  </w:t>
      </w:r>
    </w:p>
    <w:p w14:paraId="0B6DC080" w14:textId="77777777" w:rsidR="00F85005" w:rsidRPr="00DB7E0B" w:rsidRDefault="00F85005" w:rsidP="008465F2">
      <w:pPr>
        <w:numPr>
          <w:ilvl w:val="0"/>
          <w:numId w:val="19"/>
        </w:numPr>
        <w:spacing w:after="5" w:line="480" w:lineRule="auto"/>
        <w:ind w:left="512" w:right="11" w:hanging="532"/>
      </w:pPr>
      <w:r w:rsidRPr="00DB7E0B">
        <w:t>Participants must have been registered in the paediatric endocrinology/adolescent/</w:t>
      </w:r>
      <w:proofErr w:type="gramStart"/>
      <w:r w:rsidRPr="00DB7E0B">
        <w:t>general  clinic</w:t>
      </w:r>
      <w:proofErr w:type="gramEnd"/>
      <w:r w:rsidRPr="00DB7E0B">
        <w:t xml:space="preserve"> at UHWI for a minimum of 12 months </w:t>
      </w:r>
    </w:p>
    <w:p w14:paraId="0C7EA7D3" w14:textId="44C643B6" w:rsidR="00F85005" w:rsidRPr="00DB7E0B" w:rsidRDefault="00F85005" w:rsidP="008465F2">
      <w:pPr>
        <w:numPr>
          <w:ilvl w:val="0"/>
          <w:numId w:val="19"/>
        </w:numPr>
        <w:spacing w:after="175" w:line="480" w:lineRule="auto"/>
        <w:ind w:left="512" w:right="11" w:hanging="532"/>
      </w:pPr>
      <w:r w:rsidRPr="00DB7E0B">
        <w:t xml:space="preserve">Participants </w:t>
      </w:r>
      <w:ins w:id="128" w:author="Abigail Harrison" w:date="2025-05-11T19:51:00Z" w16du:dateUtc="2025-05-12T00:51:00Z">
        <w:r w:rsidR="006932CE">
          <w:t xml:space="preserve">must have </w:t>
        </w:r>
      </w:ins>
      <w:del w:id="129" w:author="Abigail Harrison" w:date="2025-05-11T19:51:00Z" w16du:dateUtc="2025-05-12T00:51:00Z">
        <w:r w:rsidR="00BF74BC" w:rsidRPr="00DB7E0B" w:rsidDel="006932CE">
          <w:delText>had</w:delText>
        </w:r>
        <w:r w:rsidRPr="00DB7E0B" w:rsidDel="006932CE">
          <w:delText xml:space="preserve"> a </w:delText>
        </w:r>
      </w:del>
      <w:r w:rsidRPr="00DB7E0B">
        <w:t xml:space="preserve">BMI &gt; 85th percentile for age and sex </w:t>
      </w:r>
    </w:p>
    <w:p w14:paraId="61207D6A" w14:textId="1961CB9F" w:rsidR="00F40D64" w:rsidRPr="00DB7E0B" w:rsidRDefault="005211EE" w:rsidP="008465F2">
      <w:pPr>
        <w:pStyle w:val="ListParagraph"/>
        <w:numPr>
          <w:ilvl w:val="0"/>
          <w:numId w:val="19"/>
        </w:numPr>
        <w:spacing w:line="480" w:lineRule="auto"/>
        <w:rPr>
          <w:rFonts w:ascii="Times New Roman" w:eastAsia="Times New Roman" w:hAnsi="Times New Roman" w:cs="Times New Roman"/>
          <w:kern w:val="0"/>
          <w14:ligatures w14:val="none"/>
        </w:rPr>
      </w:pPr>
      <w:r w:rsidRPr="00DB7E0B">
        <w:rPr>
          <w:rFonts w:ascii="Times New Roman" w:eastAsia="Times New Roman" w:hAnsi="Times New Roman" w:cs="Times New Roman"/>
        </w:rPr>
        <w:t>Participant</w:t>
      </w:r>
      <w:ins w:id="130" w:author="Abigail Harrison" w:date="2025-05-11T19:52:00Z" w16du:dateUtc="2025-05-12T00:52:00Z">
        <w:r w:rsidR="006932CE">
          <w:rPr>
            <w:rFonts w:ascii="Times New Roman" w:eastAsia="Times New Roman" w:hAnsi="Times New Roman" w:cs="Times New Roman"/>
          </w:rPr>
          <w:t xml:space="preserve">s must have </w:t>
        </w:r>
      </w:ins>
      <w:del w:id="131" w:author="Abigail Harrison" w:date="2025-05-11T19:52:00Z" w16du:dateUtc="2025-05-12T00:52:00Z">
        <w:r w:rsidR="00BF74BC" w:rsidRPr="00DB7E0B" w:rsidDel="006932CE">
          <w:rPr>
            <w:rFonts w:ascii="Times New Roman" w:eastAsia="Times New Roman" w:hAnsi="Times New Roman" w:cs="Times New Roman"/>
          </w:rPr>
          <w:delText xml:space="preserve"> had </w:delText>
        </w:r>
      </w:del>
      <w:r w:rsidRPr="00DB7E0B">
        <w:rPr>
          <w:rFonts w:ascii="Times New Roman" w:eastAsia="Times New Roman" w:hAnsi="Times New Roman" w:cs="Times New Roman"/>
        </w:rPr>
        <w:t>signed parental consent and assent</w:t>
      </w:r>
      <w:ins w:id="132" w:author="Abigail Harrison" w:date="2025-05-11T19:52:00Z" w16du:dateUtc="2025-05-12T00:52:00Z">
        <w:r w:rsidR="006932CE">
          <w:rPr>
            <w:rFonts w:ascii="Times New Roman" w:eastAsia="Times New Roman" w:hAnsi="Times New Roman" w:cs="Times New Roman"/>
          </w:rPr>
          <w:t xml:space="preserve"> or individual consent </w:t>
        </w:r>
      </w:ins>
      <w:del w:id="133" w:author="Abigail Harrison" w:date="2025-05-11T19:52:00Z" w16du:dateUtc="2025-05-12T00:52:00Z">
        <w:r w:rsidRPr="00DB7E0B" w:rsidDel="006932CE">
          <w:rPr>
            <w:rFonts w:ascii="Times New Roman" w:eastAsia="Times New Roman" w:hAnsi="Times New Roman" w:cs="Times New Roman"/>
          </w:rPr>
          <w:delText xml:space="preserve"> </w:delText>
        </w:r>
      </w:del>
      <w:ins w:id="134" w:author="Abigail Harrison" w:date="2025-05-11T19:52:00Z" w16du:dateUtc="2025-05-12T00:52:00Z">
        <w:r w:rsidR="006932CE">
          <w:rPr>
            <w:rFonts w:ascii="Times New Roman" w:eastAsia="Times New Roman" w:hAnsi="Times New Roman" w:cs="Times New Roman"/>
          </w:rPr>
          <w:t xml:space="preserve">(18-19y) </w:t>
        </w:r>
      </w:ins>
      <w:r w:rsidRPr="00DB7E0B">
        <w:rPr>
          <w:rFonts w:ascii="Times New Roman" w:eastAsia="Times New Roman" w:hAnsi="Times New Roman" w:cs="Times New Roman"/>
        </w:rPr>
        <w:t>as appropriate for age</w:t>
      </w:r>
    </w:p>
    <w:p w14:paraId="241264A7" w14:textId="77777777" w:rsidR="00B03C07" w:rsidRPr="00DB7E0B" w:rsidRDefault="00B03C07" w:rsidP="008F3A41">
      <w:pPr>
        <w:spacing w:before="100" w:beforeAutospacing="1" w:after="100" w:afterAutospacing="1" w:line="480" w:lineRule="auto"/>
      </w:pPr>
    </w:p>
    <w:p w14:paraId="252C0545" w14:textId="13183E15" w:rsidR="00F40D64" w:rsidRPr="00DB7E0B" w:rsidRDefault="005211EE" w:rsidP="002814F1">
      <w:pPr>
        <w:pStyle w:val="Heading1"/>
        <w:rPr>
          <w:rFonts w:eastAsia="Times New Roman"/>
        </w:rPr>
      </w:pPr>
      <w:bookmarkStart w:id="135" w:name="_Toc197739625"/>
      <w:r w:rsidRPr="00DB7E0B">
        <w:rPr>
          <w:rFonts w:eastAsia="Times New Roman"/>
        </w:rPr>
        <w:t>Exclusion Criteria</w:t>
      </w:r>
      <w:bookmarkEnd w:id="135"/>
      <w:r w:rsidRPr="00DB7E0B">
        <w:rPr>
          <w:rFonts w:eastAsia="Times New Roman"/>
        </w:rPr>
        <w:t xml:space="preserve"> </w:t>
      </w:r>
    </w:p>
    <w:p w14:paraId="547C34D3" w14:textId="00167BA2" w:rsidR="00F40D64" w:rsidRPr="00DB7E0B" w:rsidRDefault="006932CE" w:rsidP="008465F2">
      <w:pPr>
        <w:pStyle w:val="ListParagraph"/>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ins w:id="136" w:author="Abigail Harrison" w:date="2025-05-11T19:53:00Z" w16du:dateUtc="2025-05-12T00:53:00Z">
        <w:r>
          <w:rPr>
            <w:rFonts w:ascii="Times New Roman" w:eastAsia="Times New Roman" w:hAnsi="Times New Roman" w:cs="Times New Roman"/>
          </w:rPr>
          <w:t xml:space="preserve">Adolescents who are </w:t>
        </w:r>
      </w:ins>
      <w:del w:id="137" w:author="Abigail Harrison" w:date="2025-05-11T19:53:00Z" w16du:dateUtc="2025-05-12T00:53:00Z">
        <w:r w:rsidR="005211EE" w:rsidRPr="00DB7E0B" w:rsidDel="006932CE">
          <w:rPr>
            <w:rFonts w:ascii="Times New Roman" w:eastAsia="Times New Roman" w:hAnsi="Times New Roman" w:cs="Times New Roman"/>
          </w:rPr>
          <w:delText>W</w:delText>
        </w:r>
      </w:del>
      <w:ins w:id="138" w:author="Abigail Harrison" w:date="2025-05-11T19:53:00Z" w16du:dateUtc="2025-05-12T00:53:00Z">
        <w:r>
          <w:rPr>
            <w:rFonts w:ascii="Times New Roman" w:eastAsia="Times New Roman" w:hAnsi="Times New Roman" w:cs="Times New Roman"/>
          </w:rPr>
          <w:t>w</w:t>
        </w:r>
      </w:ins>
      <w:r w:rsidR="005211EE" w:rsidRPr="00DB7E0B">
        <w:rPr>
          <w:rFonts w:ascii="Times New Roman" w:eastAsia="Times New Roman" w:hAnsi="Times New Roman" w:cs="Times New Roman"/>
        </w:rPr>
        <w:t>ard</w:t>
      </w:r>
      <w:ins w:id="139" w:author="Abigail Harrison" w:date="2025-05-11T19:53:00Z" w16du:dateUtc="2025-05-12T00:53:00Z">
        <w:r>
          <w:rPr>
            <w:rFonts w:ascii="Times New Roman" w:eastAsia="Times New Roman" w:hAnsi="Times New Roman" w:cs="Times New Roman"/>
          </w:rPr>
          <w:t>s</w:t>
        </w:r>
      </w:ins>
      <w:r w:rsidR="005211EE" w:rsidRPr="00DB7E0B">
        <w:rPr>
          <w:rFonts w:ascii="Times New Roman" w:eastAsia="Times New Roman" w:hAnsi="Times New Roman" w:cs="Times New Roman"/>
        </w:rPr>
        <w:t xml:space="preserve"> of the state </w:t>
      </w:r>
    </w:p>
    <w:p w14:paraId="30E89546" w14:textId="6A680F92" w:rsidR="00F40D64" w:rsidRPr="00DB7E0B" w:rsidRDefault="005211EE" w:rsidP="008465F2">
      <w:pPr>
        <w:pStyle w:val="ListParagraph"/>
        <w:numPr>
          <w:ilvl w:val="0"/>
          <w:numId w:val="8"/>
        </w:numPr>
        <w:spacing w:beforeAutospacing="1" w:afterAutospacing="1" w:line="480" w:lineRule="auto"/>
        <w:rPr>
          <w:rFonts w:ascii="Times New Roman" w:eastAsia="Times New Roman" w:hAnsi="Times New Roman" w:cs="Times New Roman"/>
        </w:rPr>
      </w:pPr>
      <w:r w:rsidRPr="00DB7E0B">
        <w:rPr>
          <w:rFonts w:ascii="Times New Roman" w:eastAsia="Times New Roman" w:hAnsi="Times New Roman" w:cs="Times New Roman"/>
        </w:rPr>
        <w:t>A</w:t>
      </w:r>
      <w:ins w:id="140" w:author="Abigail Harrison" w:date="2025-05-11T19:53:00Z" w16du:dateUtc="2025-05-12T00:53:00Z">
        <w:r w:rsidR="006932CE">
          <w:rPr>
            <w:rFonts w:ascii="Times New Roman" w:eastAsia="Times New Roman" w:hAnsi="Times New Roman" w:cs="Times New Roman"/>
          </w:rPr>
          <w:t>dolescents with a</w:t>
        </w:r>
      </w:ins>
      <w:r w:rsidRPr="00DB7E0B">
        <w:rPr>
          <w:rFonts w:ascii="Times New Roman" w:eastAsia="Times New Roman" w:hAnsi="Times New Roman" w:cs="Times New Roman"/>
        </w:rPr>
        <w:t>ny comorbid neurologic</w:t>
      </w:r>
      <w:r w:rsidR="000D6A95" w:rsidRPr="00DB7E0B">
        <w:rPr>
          <w:rFonts w:ascii="Times New Roman" w:eastAsia="Times New Roman" w:hAnsi="Times New Roman" w:cs="Times New Roman"/>
        </w:rPr>
        <w:t>al/</w:t>
      </w:r>
      <w:r w:rsidR="00ED5FD2" w:rsidRPr="00DB7E0B">
        <w:rPr>
          <w:rFonts w:ascii="Times New Roman" w:eastAsia="Times New Roman" w:hAnsi="Times New Roman" w:cs="Times New Roman"/>
        </w:rPr>
        <w:t xml:space="preserve">neurodevelopmental </w:t>
      </w:r>
      <w:proofErr w:type="gramStart"/>
      <w:r w:rsidRPr="00DB7E0B">
        <w:rPr>
          <w:rFonts w:ascii="Times New Roman" w:eastAsia="Times New Roman" w:hAnsi="Times New Roman" w:cs="Times New Roman"/>
        </w:rPr>
        <w:t>disorder</w:t>
      </w:r>
      <w:r w:rsidR="00ED5FD2" w:rsidRPr="00DB7E0B">
        <w:rPr>
          <w:rFonts w:ascii="Times New Roman" w:eastAsia="Times New Roman" w:hAnsi="Times New Roman" w:cs="Times New Roman"/>
        </w:rPr>
        <w:t xml:space="preserve"> </w:t>
      </w:r>
      <w:r w:rsidRPr="00DB7E0B">
        <w:rPr>
          <w:rFonts w:ascii="Times New Roman" w:eastAsia="Times New Roman" w:hAnsi="Times New Roman" w:cs="Times New Roman"/>
        </w:rPr>
        <w:t xml:space="preserve"> precluding</w:t>
      </w:r>
      <w:proofErr w:type="gramEnd"/>
      <w:r w:rsidRPr="00DB7E0B">
        <w:rPr>
          <w:rFonts w:ascii="Times New Roman" w:eastAsia="Times New Roman" w:hAnsi="Times New Roman" w:cs="Times New Roman"/>
        </w:rPr>
        <w:t xml:space="preserve"> the participant’s ability to answer the survey questions </w:t>
      </w:r>
    </w:p>
    <w:p w14:paraId="42D08E8A" w14:textId="77777777" w:rsidR="0021478D" w:rsidRPr="00DB7E0B" w:rsidRDefault="0021478D" w:rsidP="008F3A41">
      <w:pPr>
        <w:spacing w:beforeAutospacing="1" w:afterAutospacing="1" w:line="480" w:lineRule="auto"/>
        <w:ind w:left="720"/>
      </w:pPr>
    </w:p>
    <w:p w14:paraId="41ABCE64" w14:textId="3F54ED7F" w:rsidR="00F40D64" w:rsidRPr="00DB7E0B" w:rsidRDefault="005211EE" w:rsidP="002814F1">
      <w:pPr>
        <w:pStyle w:val="Heading1"/>
        <w:rPr>
          <w:rFonts w:eastAsia="Times New Roman"/>
        </w:rPr>
      </w:pPr>
      <w:bookmarkStart w:id="141" w:name="_Toc197739626"/>
      <w:r w:rsidRPr="00DB7E0B">
        <w:rPr>
          <w:rFonts w:eastAsia="Times New Roman"/>
        </w:rPr>
        <w:t>Procedure</w:t>
      </w:r>
      <w:bookmarkEnd w:id="141"/>
      <w:r w:rsidRPr="00DB7E0B">
        <w:rPr>
          <w:rFonts w:eastAsia="Times New Roman"/>
        </w:rPr>
        <w:t xml:space="preserve"> </w:t>
      </w:r>
    </w:p>
    <w:p w14:paraId="72C65500" w14:textId="7DB95C1A" w:rsidR="005969DC" w:rsidRPr="00DB7E0B" w:rsidRDefault="005969DC" w:rsidP="008F3A41">
      <w:pPr>
        <w:spacing w:before="100" w:beforeAutospacing="1" w:after="100" w:afterAutospacing="1" w:line="480" w:lineRule="auto"/>
        <w:rPr>
          <w:color w:val="000000"/>
        </w:rPr>
      </w:pPr>
      <w:r w:rsidRPr="00DB7E0B">
        <w:rPr>
          <w:color w:val="000000"/>
        </w:rPr>
        <w:t>Following</w:t>
      </w:r>
      <w:ins w:id="142" w:author="Abigail Harrison" w:date="2025-05-11T19:53:00Z" w16du:dateUtc="2025-05-12T00:53:00Z">
        <w:r w:rsidR="00CF2A94">
          <w:rPr>
            <w:color w:val="000000"/>
          </w:rPr>
          <w:t xml:space="preserve"> receipt of</w:t>
        </w:r>
      </w:ins>
      <w:r w:rsidRPr="00DB7E0B">
        <w:rPr>
          <w:color w:val="000000"/>
        </w:rPr>
        <w:t xml:space="preserve"> ethical approval, administrative approval was sought from UHWI to conduct the study in the relevant paediatric outpatient clinics (see Appendices 5a1 and 5b1). Health care providers in the clinics were informed of the study and asked to assist in sensitizing patients.</w:t>
      </w:r>
    </w:p>
    <w:p w14:paraId="2780DE1C" w14:textId="1D03DC24" w:rsidR="00F40D64" w:rsidRPr="00DB7E0B" w:rsidRDefault="005211EE" w:rsidP="008F3A41">
      <w:pPr>
        <w:spacing w:before="100" w:beforeAutospacing="1" w:after="100" w:afterAutospacing="1" w:line="480" w:lineRule="auto"/>
      </w:pPr>
      <w:r w:rsidRPr="00DB7E0B">
        <w:t xml:space="preserve"> The clinic staff who </w:t>
      </w:r>
      <w:r w:rsidR="005969DC" w:rsidRPr="00DB7E0B">
        <w:t xml:space="preserve">were </w:t>
      </w:r>
      <w:r w:rsidRPr="00DB7E0B">
        <w:t>not involved in the study w</w:t>
      </w:r>
      <w:r w:rsidR="005969DC" w:rsidRPr="00DB7E0B">
        <w:t>ere</w:t>
      </w:r>
      <w:r w:rsidRPr="00DB7E0B">
        <w:t xml:space="preserve"> </w:t>
      </w:r>
      <w:del w:id="143" w:author="Abigail Harrison" w:date="2025-05-11T19:54:00Z" w16du:dateUtc="2025-05-12T00:54:00Z">
        <w:r w:rsidRPr="00DB7E0B" w:rsidDel="00CF2A94">
          <w:delText xml:space="preserve">be </w:delText>
        </w:r>
      </w:del>
      <w:r w:rsidR="00477248" w:rsidRPr="00DB7E0B">
        <w:t>asked to</w:t>
      </w:r>
      <w:r w:rsidR="00875619" w:rsidRPr="00DB7E0B">
        <w:t xml:space="preserve"> identify</w:t>
      </w:r>
      <w:r w:rsidR="00B51A49" w:rsidRPr="00DB7E0B">
        <w:t xml:space="preserve"> </w:t>
      </w:r>
      <w:r w:rsidR="0073733F" w:rsidRPr="00DB7E0B">
        <w:t xml:space="preserve">all </w:t>
      </w:r>
      <w:r w:rsidR="00B51A49" w:rsidRPr="00DB7E0B">
        <w:t>patients</w:t>
      </w:r>
      <w:r w:rsidR="0073733F" w:rsidRPr="00DB7E0B">
        <w:t xml:space="preserve"> aged 10 – 19 </w:t>
      </w:r>
      <w:ins w:id="144" w:author="Abigail Harrison" w:date="2025-05-11T19:54:00Z" w16du:dateUtc="2025-05-12T00:54:00Z">
        <w:r w:rsidR="00CF2A94">
          <w:t>years</w:t>
        </w:r>
      </w:ins>
      <w:r w:rsidR="00B51A49" w:rsidRPr="00DB7E0B">
        <w:t xml:space="preserve"> with a BMI </w:t>
      </w:r>
      <w:ins w:id="145" w:author="Abigail Harrison" w:date="2025-05-11T19:54:00Z" w16du:dateUtc="2025-05-12T00:54:00Z">
        <w:r w:rsidR="00CF2A94">
          <w:t xml:space="preserve">&gt; </w:t>
        </w:r>
      </w:ins>
      <w:del w:id="146" w:author="Abigail Harrison" w:date="2025-05-11T19:54:00Z" w16du:dateUtc="2025-05-12T00:54:00Z">
        <w:r w:rsidR="00B51A49" w:rsidRPr="00DB7E0B" w:rsidDel="00CF2A94">
          <w:delText xml:space="preserve">greater than the </w:delText>
        </w:r>
      </w:del>
      <w:r w:rsidR="00B51A49" w:rsidRPr="00DB7E0B">
        <w:t>85</w:t>
      </w:r>
      <w:r w:rsidR="00B51A49" w:rsidRPr="00DB7E0B">
        <w:rPr>
          <w:vertAlign w:val="superscript"/>
        </w:rPr>
        <w:t>th</w:t>
      </w:r>
      <w:r w:rsidR="00B51A49" w:rsidRPr="00DB7E0B">
        <w:t xml:space="preserve"> percentile for age and sex</w:t>
      </w:r>
      <w:r w:rsidR="00875619" w:rsidRPr="00DB7E0B">
        <w:t xml:space="preserve"> </w:t>
      </w:r>
      <w:r w:rsidR="008E18FE" w:rsidRPr="00DB7E0B">
        <w:t xml:space="preserve">on each clinic day, </w:t>
      </w:r>
      <w:ins w:id="147" w:author="Abigail Harrison" w:date="2025-05-11T19:54:00Z" w16du:dateUtc="2025-05-12T00:54:00Z">
        <w:r w:rsidR="00CF2A94">
          <w:t xml:space="preserve">and inform those patients </w:t>
        </w:r>
      </w:ins>
      <w:del w:id="148" w:author="Abigail Harrison" w:date="2025-05-11T19:54:00Z" w16du:dateUtc="2025-05-12T00:54:00Z">
        <w:r w:rsidR="00477248" w:rsidRPr="00DB7E0B" w:rsidDel="00CF2A94">
          <w:delText xml:space="preserve">sensitize </w:delText>
        </w:r>
        <w:r w:rsidR="00B51A49" w:rsidRPr="00DB7E0B" w:rsidDel="00CF2A94">
          <w:delText>t</w:delText>
        </w:r>
        <w:r w:rsidRPr="00DB7E0B" w:rsidDel="00CF2A94">
          <w:delText>h</w:delText>
        </w:r>
        <w:r w:rsidR="00B51A49" w:rsidRPr="00DB7E0B" w:rsidDel="00CF2A94">
          <w:delText xml:space="preserve">em </w:delText>
        </w:r>
      </w:del>
      <w:r w:rsidR="00B51A49" w:rsidRPr="00DB7E0B">
        <w:t xml:space="preserve">about the study when </w:t>
      </w:r>
      <w:r w:rsidRPr="00DB7E0B">
        <w:t xml:space="preserve">they </w:t>
      </w:r>
      <w:r w:rsidR="00FF5259" w:rsidRPr="00DB7E0B">
        <w:t>were</w:t>
      </w:r>
      <w:r w:rsidRPr="00DB7E0B">
        <w:t xml:space="preserve"> seen for their visit, and enquire if they </w:t>
      </w:r>
      <w:r w:rsidR="00FF5259" w:rsidRPr="00DB7E0B">
        <w:t>were</w:t>
      </w:r>
      <w:r w:rsidRPr="00DB7E0B">
        <w:t xml:space="preserve"> willing to hear more about the study from the researcher(s). Once the parent and patient agree</w:t>
      </w:r>
      <w:r w:rsidR="00FF5259" w:rsidRPr="00DB7E0B">
        <w:t>d</w:t>
      </w:r>
      <w:r w:rsidRPr="00DB7E0B">
        <w:t>, the researcher w</w:t>
      </w:r>
      <w:r w:rsidR="00FF5259" w:rsidRPr="00DB7E0B">
        <w:t>as</w:t>
      </w:r>
      <w:r w:rsidR="008E18FE" w:rsidRPr="00DB7E0B">
        <w:t xml:space="preserve"> informed and </w:t>
      </w:r>
      <w:ins w:id="149" w:author="Abigail Harrison" w:date="2025-05-11T19:55:00Z" w16du:dateUtc="2025-05-12T00:55:00Z">
        <w:r w:rsidR="00CF2A94">
          <w:t xml:space="preserve">proceeded to </w:t>
        </w:r>
      </w:ins>
      <w:r w:rsidRPr="00DB7E0B">
        <w:t xml:space="preserve">approach the adolescent and their parent/guardian at the clinic.  </w:t>
      </w:r>
    </w:p>
    <w:p w14:paraId="04BC6CF7" w14:textId="492DEAFF" w:rsidR="00F40D64" w:rsidRPr="00DB7E0B" w:rsidRDefault="005211EE" w:rsidP="008F3A41">
      <w:pPr>
        <w:pStyle w:val="pf0"/>
        <w:spacing w:line="480" w:lineRule="auto"/>
      </w:pPr>
      <w:r w:rsidRPr="00DB7E0B">
        <w:t>The purpose and procedure of the study w</w:t>
      </w:r>
      <w:r w:rsidR="00FF5259" w:rsidRPr="00DB7E0B">
        <w:t xml:space="preserve">as </w:t>
      </w:r>
      <w:r w:rsidRPr="00DB7E0B">
        <w:t xml:space="preserve">carefully explained to the parent/guardian and the adolescent by the researcher. </w:t>
      </w:r>
      <w:r w:rsidR="007918CB" w:rsidRPr="00DB7E0B">
        <w:t xml:space="preserve">Any adolescent in </w:t>
      </w:r>
      <w:r w:rsidR="00406B1B" w:rsidRPr="00DB7E0B">
        <w:t xml:space="preserve">the </w:t>
      </w:r>
      <w:r w:rsidR="007918CB" w:rsidRPr="00DB7E0B">
        <w:t xml:space="preserve">clinic who </w:t>
      </w:r>
      <w:r w:rsidR="00FF5259" w:rsidRPr="00DB7E0B">
        <w:t xml:space="preserve">was </w:t>
      </w:r>
      <w:r w:rsidR="007918CB" w:rsidRPr="00DB7E0B">
        <w:t>approached w</w:t>
      </w:r>
      <w:r w:rsidR="00FF5259" w:rsidRPr="00DB7E0B">
        <w:t>as</w:t>
      </w:r>
      <w:r w:rsidR="007918CB" w:rsidRPr="00DB7E0B">
        <w:t xml:space="preserve"> given time to consider the information shared and ask any </w:t>
      </w:r>
      <w:r w:rsidR="00004E20" w:rsidRPr="00DB7E0B">
        <w:t>questions.</w:t>
      </w:r>
      <w:r w:rsidR="00406B1B" w:rsidRPr="00DB7E0B">
        <w:t xml:space="preserve"> </w:t>
      </w:r>
      <w:r w:rsidR="00F05B92" w:rsidRPr="00DB7E0B">
        <w:t>Potential participants were then allowed to determine if they wished to</w:t>
      </w:r>
      <w:r w:rsidR="007918CB" w:rsidRPr="00DB7E0B">
        <w:t xml:space="preserve"> voluntarily participate in the study. </w:t>
      </w:r>
      <w:r w:rsidRPr="00DB7E0B">
        <w:t xml:space="preserve">Any questions raised </w:t>
      </w:r>
      <w:r w:rsidR="002D6173" w:rsidRPr="00DB7E0B">
        <w:t xml:space="preserve">were </w:t>
      </w:r>
      <w:r w:rsidRPr="00DB7E0B">
        <w:t>answered as best as possible.  Efforts w</w:t>
      </w:r>
      <w:r w:rsidR="002D6173" w:rsidRPr="00DB7E0B">
        <w:t>ere</w:t>
      </w:r>
      <w:r w:rsidRPr="00DB7E0B">
        <w:t xml:space="preserve"> taken to ensure neither the parent or adolescent fe</w:t>
      </w:r>
      <w:r w:rsidR="002D6173" w:rsidRPr="00DB7E0B">
        <w:t>lt</w:t>
      </w:r>
      <w:r w:rsidRPr="00DB7E0B">
        <w:t xml:space="preserve"> pressured or coerced to participate and </w:t>
      </w:r>
      <w:r w:rsidR="00406B1B" w:rsidRPr="00DB7E0B">
        <w:t xml:space="preserve">they </w:t>
      </w:r>
      <w:r w:rsidR="00F05B92" w:rsidRPr="00DB7E0B">
        <w:t>were reassured</w:t>
      </w:r>
      <w:r w:rsidRPr="00DB7E0B">
        <w:t xml:space="preserve"> that not participating w</w:t>
      </w:r>
      <w:r w:rsidR="00406B1B" w:rsidRPr="00DB7E0B">
        <w:t xml:space="preserve">ould </w:t>
      </w:r>
      <w:r w:rsidRPr="00DB7E0B">
        <w:t xml:space="preserve">not affect their care in the clinic.  The researcher </w:t>
      </w:r>
      <w:r w:rsidR="00406B1B" w:rsidRPr="00DB7E0B">
        <w:t>explained</w:t>
      </w:r>
      <w:r w:rsidRPr="00DB7E0B">
        <w:t xml:space="preserve"> that participation </w:t>
      </w:r>
      <w:r w:rsidR="00406B1B" w:rsidRPr="00DB7E0B">
        <w:t>was</w:t>
      </w:r>
      <w:r w:rsidRPr="00DB7E0B">
        <w:t xml:space="preserve"> voluntary and c</w:t>
      </w:r>
      <w:r w:rsidR="00406B1B" w:rsidRPr="00DB7E0B">
        <w:t>ould</w:t>
      </w:r>
      <w:r w:rsidRPr="00DB7E0B">
        <w:t xml:space="preserve"> be terminated if the participant wishe</w:t>
      </w:r>
      <w:r w:rsidR="00406B1B" w:rsidRPr="00DB7E0B">
        <w:t>d</w:t>
      </w:r>
      <w:r w:rsidRPr="00DB7E0B">
        <w:t xml:space="preserve">, at any time throughout the course of the study. </w:t>
      </w:r>
    </w:p>
    <w:p w14:paraId="4BACF2D5" w14:textId="754873BC" w:rsidR="00F40D64" w:rsidRPr="00DB7E0B" w:rsidRDefault="005211EE" w:rsidP="008F3A41">
      <w:pPr>
        <w:spacing w:before="100" w:beforeAutospacing="1" w:after="100" w:afterAutospacing="1" w:line="480" w:lineRule="auto"/>
      </w:pPr>
      <w:r w:rsidRPr="00DB7E0B">
        <w:t>Parental consent and participant assent/consent as age-appropriate</w:t>
      </w:r>
      <w:r w:rsidR="007D4415" w:rsidRPr="00DB7E0B">
        <w:t xml:space="preserve"> were</w:t>
      </w:r>
      <w:r w:rsidRPr="00DB7E0B">
        <w:t xml:space="preserve"> obtained by the primary researcher/ researchers as facilitated by parent and adolescent. </w:t>
      </w:r>
    </w:p>
    <w:p w14:paraId="439699EC" w14:textId="77777777" w:rsidR="00F40D64" w:rsidRPr="00DB7E0B" w:rsidRDefault="005211EE" w:rsidP="008F3A41">
      <w:pPr>
        <w:spacing w:line="480" w:lineRule="auto"/>
      </w:pPr>
      <w:r w:rsidRPr="00DB7E0B">
        <w:t xml:space="preserve">Consent </w:t>
      </w:r>
    </w:p>
    <w:p w14:paraId="40A95FB2" w14:textId="27E22B6A" w:rsidR="00E93934" w:rsidRPr="00DB7E0B" w:rsidRDefault="005211EE" w:rsidP="008F3A41">
      <w:pPr>
        <w:spacing w:line="480" w:lineRule="auto"/>
      </w:pPr>
      <w:r w:rsidRPr="00DB7E0B">
        <w:t>Written informed consent w</w:t>
      </w:r>
      <w:r w:rsidR="006243ED" w:rsidRPr="00DB7E0B">
        <w:t>as</w:t>
      </w:r>
      <w:r w:rsidRPr="00DB7E0B">
        <w:t xml:space="preserve"> obtained before enrolment into the study from parents of those participants under 18 years, along with an assent form from those</w:t>
      </w:r>
      <w:r w:rsidR="009E6EA3" w:rsidRPr="00DB7E0B">
        <w:t xml:space="preserve"> </w:t>
      </w:r>
      <w:r w:rsidRPr="00DB7E0B">
        <w:t xml:space="preserve">17 years or younger. </w:t>
      </w:r>
      <w:r w:rsidR="0006270F" w:rsidRPr="00DB7E0B">
        <w:t xml:space="preserve"> Consent w</w:t>
      </w:r>
      <w:r w:rsidR="006243ED" w:rsidRPr="00DB7E0B">
        <w:t xml:space="preserve">as </w:t>
      </w:r>
      <w:r w:rsidR="00C44E47" w:rsidRPr="00DB7E0B">
        <w:t>obtained via telephone from</w:t>
      </w:r>
      <w:r w:rsidR="00FC6C9B" w:rsidRPr="00DB7E0B">
        <w:t xml:space="preserve"> </w:t>
      </w:r>
      <w:r w:rsidR="00B63E71" w:rsidRPr="00DB7E0B">
        <w:t xml:space="preserve">the parents/ </w:t>
      </w:r>
      <w:r w:rsidR="00575D89" w:rsidRPr="00DB7E0B">
        <w:t xml:space="preserve">guardians </w:t>
      </w:r>
      <w:r w:rsidR="00B63E71" w:rsidRPr="00DB7E0B">
        <w:t xml:space="preserve">who </w:t>
      </w:r>
      <w:r w:rsidR="006243ED" w:rsidRPr="00DB7E0B">
        <w:t>wer</w:t>
      </w:r>
      <w:r w:rsidR="00B63E71" w:rsidRPr="00DB7E0B">
        <w:t xml:space="preserve">e not physically present at the </w:t>
      </w:r>
      <w:r w:rsidR="00575D89" w:rsidRPr="00DB7E0B">
        <w:t>time</w:t>
      </w:r>
      <w:r w:rsidR="00B63E71" w:rsidRPr="00DB7E0B">
        <w:t xml:space="preserve"> of the </w:t>
      </w:r>
      <w:proofErr w:type="gramStart"/>
      <w:r w:rsidR="00B63E71" w:rsidRPr="00DB7E0B">
        <w:t xml:space="preserve">visit </w:t>
      </w:r>
      <w:r w:rsidR="00E93934" w:rsidRPr="00DB7E0B">
        <w:t>.</w:t>
      </w:r>
      <w:proofErr w:type="gramEnd"/>
      <w:r w:rsidR="00E93934" w:rsidRPr="00DB7E0B">
        <w:t xml:space="preserve"> Written informed consent </w:t>
      </w:r>
      <w:r w:rsidRPr="00DB7E0B">
        <w:t>w</w:t>
      </w:r>
      <w:r w:rsidR="006243ED" w:rsidRPr="00DB7E0B">
        <w:t>as</w:t>
      </w:r>
      <w:r w:rsidRPr="00DB7E0B">
        <w:t xml:space="preserve"> obtained from adolescent participants 18 years or older.</w:t>
      </w:r>
    </w:p>
    <w:p w14:paraId="04622F5D" w14:textId="15352967" w:rsidR="00E93934" w:rsidRPr="00DB7E0B" w:rsidRDefault="00905B9D" w:rsidP="008F3A41">
      <w:pPr>
        <w:spacing w:line="480" w:lineRule="auto"/>
      </w:pPr>
      <w:r w:rsidRPr="00DB7E0B">
        <w:t>Consent to review the patient’s med</w:t>
      </w:r>
      <w:r w:rsidR="00017289" w:rsidRPr="00DB7E0B">
        <w:t>ic</w:t>
      </w:r>
      <w:r w:rsidRPr="00DB7E0B">
        <w:t xml:space="preserve">al chart </w:t>
      </w:r>
      <w:proofErr w:type="gramStart"/>
      <w:r w:rsidR="00017289" w:rsidRPr="00DB7E0B">
        <w:t>w</w:t>
      </w:r>
      <w:r w:rsidR="006243ED" w:rsidRPr="00DB7E0B">
        <w:t xml:space="preserve">as </w:t>
      </w:r>
      <w:r w:rsidR="00017289" w:rsidRPr="00DB7E0B">
        <w:t xml:space="preserve"> specifically</w:t>
      </w:r>
      <w:proofErr w:type="gramEnd"/>
      <w:r w:rsidR="00017289" w:rsidRPr="00DB7E0B">
        <w:t xml:space="preserve"> </w:t>
      </w:r>
      <w:r w:rsidR="007918CB" w:rsidRPr="00DB7E0B">
        <w:t xml:space="preserve">requested on </w:t>
      </w:r>
      <w:r w:rsidR="00017289" w:rsidRPr="00DB7E0B">
        <w:t xml:space="preserve">the consent forms. Approval to access the medical records of study participants who have consented to same </w:t>
      </w:r>
      <w:r w:rsidR="006243ED" w:rsidRPr="00DB7E0B">
        <w:t xml:space="preserve">was </w:t>
      </w:r>
      <w:r w:rsidR="000B16DA" w:rsidRPr="00DB7E0B">
        <w:t>sought from the director of patient affairs in the department of medical records</w:t>
      </w:r>
      <w:r w:rsidR="00F5457B" w:rsidRPr="00DB7E0B">
        <w:t xml:space="preserve"> </w:t>
      </w:r>
      <w:proofErr w:type="gramStart"/>
      <w:r w:rsidR="00F5457B" w:rsidRPr="00DB7E0B">
        <w:t>( Appendix</w:t>
      </w:r>
      <w:proofErr w:type="gramEnd"/>
      <w:r w:rsidR="00F5457B" w:rsidRPr="00DB7E0B">
        <w:t xml:space="preserve"> 5b)</w:t>
      </w:r>
    </w:p>
    <w:p w14:paraId="0B9C4E39" w14:textId="01583360" w:rsidR="00F40D64" w:rsidRPr="00DB7E0B" w:rsidRDefault="005211EE" w:rsidP="008F3A41">
      <w:pPr>
        <w:spacing w:line="480" w:lineRule="auto"/>
      </w:pPr>
      <w:r w:rsidRPr="00DB7E0B">
        <w:t xml:space="preserve"> Parents and adolescents w</w:t>
      </w:r>
      <w:r w:rsidR="006243ED" w:rsidRPr="00DB7E0B">
        <w:t>ere</w:t>
      </w:r>
      <w:r w:rsidRPr="00DB7E0B">
        <w:t xml:space="preserve"> reassured of the anonymity and confidentiality of their responses.</w:t>
      </w:r>
      <w:r w:rsidRPr="00DB7E0B">
        <w:br/>
      </w:r>
    </w:p>
    <w:p w14:paraId="06719F80" w14:textId="77777777" w:rsidR="00F40D64" w:rsidRPr="002814F1" w:rsidRDefault="005211EE" w:rsidP="002814F1">
      <w:pPr>
        <w:pStyle w:val="Heading1"/>
      </w:pPr>
      <w:bookmarkStart w:id="150" w:name="_Toc197739627"/>
      <w:r w:rsidRPr="002814F1">
        <w:t>Data collection</w:t>
      </w:r>
      <w:bookmarkEnd w:id="150"/>
      <w:r w:rsidRPr="002814F1">
        <w:t xml:space="preserve"> </w:t>
      </w:r>
    </w:p>
    <w:p w14:paraId="59E83BA2" w14:textId="40689794" w:rsidR="002304C9" w:rsidRPr="00DB7E0B" w:rsidRDefault="005211EE" w:rsidP="008F3A41">
      <w:pPr>
        <w:autoSpaceDE w:val="0"/>
        <w:autoSpaceDN w:val="0"/>
        <w:adjustRightInd w:val="0"/>
        <w:spacing w:line="480" w:lineRule="auto"/>
        <w:rPr>
          <w:lang w:val="en-GB"/>
        </w:rPr>
      </w:pPr>
      <w:r w:rsidRPr="00DB7E0B">
        <w:t>After obtaining consent and assent (where age-appropriate)</w:t>
      </w:r>
      <w:r w:rsidR="008E18FE" w:rsidRPr="00DB7E0B">
        <w:t>,</w:t>
      </w:r>
      <w:r w:rsidRPr="00DB7E0B">
        <w:t xml:space="preserve"> </w:t>
      </w:r>
      <w:r w:rsidR="004754D3" w:rsidRPr="00DB7E0B">
        <w:t xml:space="preserve">the </w:t>
      </w:r>
      <w:r w:rsidRPr="00DB7E0B">
        <w:t xml:space="preserve">adolescent participant </w:t>
      </w:r>
      <w:proofErr w:type="gramStart"/>
      <w:r w:rsidR="00D22EF8" w:rsidRPr="00DB7E0B">
        <w:t>was</w:t>
      </w:r>
      <w:r w:rsidRPr="00DB7E0B">
        <w:t xml:space="preserve">  asked</w:t>
      </w:r>
      <w:proofErr w:type="gramEnd"/>
      <w:r w:rsidRPr="00DB7E0B">
        <w:t xml:space="preserve"> to complete a </w:t>
      </w:r>
      <w:r w:rsidR="008E18FE" w:rsidRPr="00DB7E0B">
        <w:t xml:space="preserve">paper-based </w:t>
      </w:r>
      <w:r w:rsidRPr="00DB7E0B">
        <w:t>self-administered, interviewer</w:t>
      </w:r>
      <w:r w:rsidR="008E18FE" w:rsidRPr="00DB7E0B">
        <w:t>-</w:t>
      </w:r>
      <w:r w:rsidRPr="00DB7E0B">
        <w:t>assisted questionnaire in a private space</w:t>
      </w:r>
      <w:r w:rsidR="008E18FE" w:rsidRPr="00DB7E0B">
        <w:t>.</w:t>
      </w:r>
      <w:r w:rsidRPr="00DB7E0B">
        <w:t xml:space="preserve"> </w:t>
      </w:r>
    </w:p>
    <w:p w14:paraId="3CCC4D49" w14:textId="5F976835" w:rsidR="008F15D1" w:rsidRPr="00DB7E0B" w:rsidRDefault="00B4692F" w:rsidP="008F3A41">
      <w:pPr>
        <w:autoSpaceDE w:val="0"/>
        <w:autoSpaceDN w:val="0"/>
        <w:adjustRightInd w:val="0"/>
        <w:spacing w:line="480" w:lineRule="auto"/>
        <w:rPr>
          <w:lang w:val="en-GB"/>
        </w:rPr>
      </w:pPr>
      <w:proofErr w:type="gramStart"/>
      <w:r w:rsidRPr="00DB7E0B">
        <w:rPr>
          <w:lang w:val="en-GB"/>
        </w:rPr>
        <w:t xml:space="preserve">If </w:t>
      </w:r>
      <w:r w:rsidR="001666F2" w:rsidRPr="00DB7E0B">
        <w:rPr>
          <w:lang w:val="en-GB"/>
        </w:rPr>
        <w:t xml:space="preserve"> multiple</w:t>
      </w:r>
      <w:proofErr w:type="gramEnd"/>
      <w:r w:rsidR="001666F2" w:rsidRPr="00DB7E0B">
        <w:rPr>
          <w:lang w:val="en-GB"/>
        </w:rPr>
        <w:t xml:space="preserve"> </w:t>
      </w:r>
      <w:r w:rsidR="003E2F84" w:rsidRPr="00DB7E0B">
        <w:rPr>
          <w:lang w:val="en-GB"/>
        </w:rPr>
        <w:t>participants</w:t>
      </w:r>
      <w:r w:rsidR="00D22EF8" w:rsidRPr="00DB7E0B">
        <w:rPr>
          <w:lang w:val="en-GB"/>
        </w:rPr>
        <w:t xml:space="preserve"> were</w:t>
      </w:r>
      <w:r w:rsidR="001666F2" w:rsidRPr="00DB7E0B">
        <w:rPr>
          <w:lang w:val="en-GB"/>
        </w:rPr>
        <w:t xml:space="preserve"> recruited</w:t>
      </w:r>
      <w:r w:rsidR="008E18FE" w:rsidRPr="00DB7E0B">
        <w:rPr>
          <w:lang w:val="en-GB"/>
        </w:rPr>
        <w:t xml:space="preserve"> on a day</w:t>
      </w:r>
      <w:r w:rsidR="001666F2" w:rsidRPr="00DB7E0B">
        <w:rPr>
          <w:lang w:val="en-GB"/>
        </w:rPr>
        <w:t xml:space="preserve">, </w:t>
      </w:r>
      <w:r w:rsidR="008E18FE" w:rsidRPr="00DB7E0B">
        <w:rPr>
          <w:lang w:val="en-GB"/>
        </w:rPr>
        <w:t>p</w:t>
      </w:r>
      <w:r w:rsidR="001666F2" w:rsidRPr="00DB7E0B">
        <w:rPr>
          <w:lang w:val="en-GB"/>
        </w:rPr>
        <w:t>articipants</w:t>
      </w:r>
      <w:r w:rsidR="00D22EF8" w:rsidRPr="00DB7E0B">
        <w:rPr>
          <w:lang w:val="en-GB"/>
        </w:rPr>
        <w:t xml:space="preserve"> completed </w:t>
      </w:r>
      <w:r w:rsidR="008E18FE" w:rsidRPr="00DB7E0B">
        <w:rPr>
          <w:lang w:val="en-GB"/>
        </w:rPr>
        <w:t xml:space="preserve">the </w:t>
      </w:r>
      <w:r w:rsidR="001666F2" w:rsidRPr="00DB7E0B">
        <w:rPr>
          <w:lang w:val="en-GB"/>
        </w:rPr>
        <w:t xml:space="preserve">questionnaire </w:t>
      </w:r>
      <w:r w:rsidR="008E18FE" w:rsidRPr="00DB7E0B">
        <w:rPr>
          <w:lang w:val="en-GB"/>
        </w:rPr>
        <w:t xml:space="preserve">simultaneously in a large </w:t>
      </w:r>
      <w:r w:rsidR="004754D3" w:rsidRPr="00DB7E0B">
        <w:rPr>
          <w:lang w:val="en-GB"/>
        </w:rPr>
        <w:t xml:space="preserve">enough </w:t>
      </w:r>
      <w:r w:rsidR="008E18FE" w:rsidRPr="00DB7E0B">
        <w:rPr>
          <w:lang w:val="en-GB"/>
        </w:rPr>
        <w:t xml:space="preserve">private room to facilitate sufficient distance between participants to maintain confidentiality of their individual answers. </w:t>
      </w:r>
      <w:r w:rsidR="001666F2" w:rsidRPr="00DB7E0B">
        <w:rPr>
          <w:lang w:val="en-GB"/>
        </w:rPr>
        <w:t>The interviewer w</w:t>
      </w:r>
      <w:r w:rsidR="002275C0" w:rsidRPr="00DB7E0B">
        <w:rPr>
          <w:lang w:val="en-GB"/>
        </w:rPr>
        <w:t xml:space="preserve">as </w:t>
      </w:r>
      <w:r w:rsidR="004754D3" w:rsidRPr="00DB7E0B">
        <w:rPr>
          <w:lang w:val="en-GB"/>
        </w:rPr>
        <w:t xml:space="preserve">available and </w:t>
      </w:r>
      <w:r w:rsidR="001666F2" w:rsidRPr="00DB7E0B">
        <w:rPr>
          <w:lang w:val="en-GB"/>
        </w:rPr>
        <w:t>circulate</w:t>
      </w:r>
      <w:r w:rsidR="002275C0" w:rsidRPr="00DB7E0B">
        <w:rPr>
          <w:lang w:val="en-GB"/>
        </w:rPr>
        <w:t>d</w:t>
      </w:r>
      <w:r w:rsidR="001666F2" w:rsidRPr="00DB7E0B">
        <w:rPr>
          <w:lang w:val="en-GB"/>
        </w:rPr>
        <w:t xml:space="preserve"> the room to assist as </w:t>
      </w:r>
      <w:r w:rsidR="003E2F84" w:rsidRPr="00DB7E0B">
        <w:rPr>
          <w:lang w:val="en-GB"/>
        </w:rPr>
        <w:t>necessary.</w:t>
      </w:r>
      <w:r w:rsidRPr="00DB7E0B">
        <w:t xml:space="preserve"> </w:t>
      </w:r>
      <w:r w:rsidR="008F15D1" w:rsidRPr="00DB7E0B">
        <w:t xml:space="preserve"> </w:t>
      </w:r>
      <w:r w:rsidR="002304C9" w:rsidRPr="00DB7E0B">
        <w:t>P</w:t>
      </w:r>
      <w:r w:rsidR="008F15D1" w:rsidRPr="00DB7E0B">
        <w:t>articipants w</w:t>
      </w:r>
      <w:r w:rsidR="002275C0" w:rsidRPr="00DB7E0B">
        <w:t>ere</w:t>
      </w:r>
      <w:r w:rsidR="008F15D1" w:rsidRPr="00DB7E0B">
        <w:t xml:space="preserve"> be monitored for any signs of </w:t>
      </w:r>
      <w:proofErr w:type="gramStart"/>
      <w:r w:rsidR="008F15D1" w:rsidRPr="00DB7E0B">
        <w:t xml:space="preserve">tiring </w:t>
      </w:r>
      <w:r w:rsidR="002275C0" w:rsidRPr="00DB7E0B">
        <w:t xml:space="preserve"> and</w:t>
      </w:r>
      <w:proofErr w:type="gramEnd"/>
      <w:r w:rsidR="002275C0" w:rsidRPr="00DB7E0B">
        <w:t xml:space="preserve"> </w:t>
      </w:r>
      <w:proofErr w:type="gramStart"/>
      <w:r w:rsidR="002275C0" w:rsidRPr="00DB7E0B">
        <w:t xml:space="preserve">were </w:t>
      </w:r>
      <w:r w:rsidR="008F15D1" w:rsidRPr="00DB7E0B">
        <w:t xml:space="preserve"> offered</w:t>
      </w:r>
      <w:proofErr w:type="gramEnd"/>
      <w:r w:rsidR="008F15D1" w:rsidRPr="00DB7E0B">
        <w:t xml:space="preserve"> a break </w:t>
      </w:r>
      <w:r w:rsidR="00B87DAF" w:rsidRPr="00DB7E0B">
        <w:t xml:space="preserve">if same were </w:t>
      </w:r>
      <w:proofErr w:type="gramStart"/>
      <w:r w:rsidR="00B87DAF" w:rsidRPr="00DB7E0B">
        <w:t>noted .</w:t>
      </w:r>
      <w:proofErr w:type="gramEnd"/>
      <w:r w:rsidR="00B87DAF" w:rsidRPr="00DB7E0B">
        <w:t xml:space="preserve"> This was done </w:t>
      </w:r>
      <w:r w:rsidR="008F15D1" w:rsidRPr="00DB7E0B">
        <w:t xml:space="preserve">to mitigate against potential participant fatigue which may </w:t>
      </w:r>
      <w:r w:rsidR="00B87DAF" w:rsidRPr="00DB7E0B">
        <w:t xml:space="preserve">have </w:t>
      </w:r>
      <w:r w:rsidR="008F15D1" w:rsidRPr="00DB7E0B">
        <w:t>negatively impact</w:t>
      </w:r>
      <w:r w:rsidR="00B87DAF" w:rsidRPr="00DB7E0B">
        <w:t>ed</w:t>
      </w:r>
      <w:r w:rsidR="008F15D1" w:rsidRPr="00DB7E0B">
        <w:t xml:space="preserve"> their ability to answer the questions. The questionnaire </w:t>
      </w:r>
      <w:r w:rsidR="00B87DAF" w:rsidRPr="00DB7E0B">
        <w:t>was</w:t>
      </w:r>
      <w:r w:rsidR="008F15D1" w:rsidRPr="00DB7E0B">
        <w:t xml:space="preserve"> interviewer</w:t>
      </w:r>
      <w:r w:rsidR="00157FDC" w:rsidRPr="00DB7E0B">
        <w:t>-</w:t>
      </w:r>
      <w:r w:rsidR="008F15D1" w:rsidRPr="00DB7E0B">
        <w:t xml:space="preserve">assisted and if the patient </w:t>
      </w:r>
      <w:r w:rsidR="00B87DAF" w:rsidRPr="00DB7E0B">
        <w:t>was</w:t>
      </w:r>
      <w:r w:rsidR="008F15D1" w:rsidRPr="00DB7E0B">
        <w:t xml:space="preserve"> called to see the doctor, the researcher pause</w:t>
      </w:r>
      <w:r w:rsidR="00B87DAF" w:rsidRPr="00DB7E0B">
        <w:t>d</w:t>
      </w:r>
      <w:r w:rsidR="008F15D1" w:rsidRPr="00DB7E0B">
        <w:t xml:space="preserve"> data collection until after the doctor’s visit </w:t>
      </w:r>
      <w:r w:rsidR="00B87DAF" w:rsidRPr="00DB7E0B">
        <w:t>was</w:t>
      </w:r>
      <w:r w:rsidR="008F15D1" w:rsidRPr="00DB7E0B">
        <w:t xml:space="preserve"> complete.</w:t>
      </w:r>
    </w:p>
    <w:p w14:paraId="22C5D68B" w14:textId="04BDC011" w:rsidR="00896012" w:rsidRPr="00DB7E0B" w:rsidRDefault="00896012" w:rsidP="008F3A41">
      <w:pPr>
        <w:autoSpaceDE w:val="0"/>
        <w:autoSpaceDN w:val="0"/>
        <w:adjustRightInd w:val="0"/>
        <w:spacing w:line="480" w:lineRule="auto"/>
        <w:rPr>
          <w:lang w:val="en-GB"/>
        </w:rPr>
      </w:pPr>
    </w:p>
    <w:p w14:paraId="5E3B035B" w14:textId="77777777" w:rsidR="004754D3" w:rsidRPr="00DB7E0B" w:rsidRDefault="004754D3" w:rsidP="008F3A41">
      <w:pPr>
        <w:spacing w:before="100" w:beforeAutospacing="1" w:after="100" w:afterAutospacing="1" w:line="480" w:lineRule="auto"/>
      </w:pPr>
      <w:r w:rsidRPr="00DB7E0B">
        <w:t xml:space="preserve">Tools </w:t>
      </w:r>
    </w:p>
    <w:p w14:paraId="3D7F3D58" w14:textId="77777777" w:rsidR="00106773" w:rsidRPr="00DB7E0B" w:rsidRDefault="00106773" w:rsidP="008F3A41">
      <w:pPr>
        <w:spacing w:before="100" w:beforeAutospacing="1" w:after="100" w:afterAutospacing="1" w:line="480" w:lineRule="auto"/>
        <w:rPr>
          <w:color w:val="000000"/>
        </w:rPr>
      </w:pPr>
      <w:r w:rsidRPr="00DB7E0B">
        <w:rPr>
          <w:color w:val="000000"/>
        </w:rPr>
        <w:t>The questionnaire explored certain biomedical data, disordered eating behaviours and attitudes (DEBAs), depressive symptoms, symptoms of anxiety, self-perceived self-esteem, coping mechanisms, exposure to trauma, and socio-cultural attitudes towards appearance.</w:t>
      </w:r>
    </w:p>
    <w:p w14:paraId="090E2FBE" w14:textId="5E6400CA" w:rsidR="00F40D64" w:rsidRPr="00DB7E0B" w:rsidRDefault="005211EE" w:rsidP="008F3A41">
      <w:pPr>
        <w:spacing w:before="100" w:beforeAutospacing="1" w:after="100" w:afterAutospacing="1" w:line="480" w:lineRule="auto"/>
        <w:rPr>
          <w:lang w:val="en-GB"/>
        </w:rPr>
      </w:pPr>
      <w:r w:rsidRPr="00DB7E0B">
        <w:rPr>
          <w:lang w:val="en-GB"/>
        </w:rPr>
        <w:t xml:space="preserve">Biomedical data </w:t>
      </w:r>
    </w:p>
    <w:p w14:paraId="39CA2E93" w14:textId="4506F8EF" w:rsidR="009E7480" w:rsidRPr="00DB7E0B" w:rsidRDefault="00681227" w:rsidP="008F3A41">
      <w:pPr>
        <w:spacing w:before="100" w:beforeAutospacing="1" w:after="100" w:afterAutospacing="1" w:line="480" w:lineRule="auto"/>
      </w:pPr>
      <w:r w:rsidRPr="00DB7E0B">
        <w:rPr>
          <w:color w:val="000000"/>
        </w:rPr>
        <w:t>The primary researcher performed a chart review to gather data — the adolescent’s age (date of birth), sex, anthropometry (weight in kilograms, height in metres, waist circumference in centimetres) on the date of enrolment and 1 year prior to determine change over time, blood pressure on the date of enrolment (if abnormal, the primary researcher performed a manual repeat of the blood pressure reading while at clinic), record of diagnosed comorbidities in keeping with definitions as below (hypertension, diabetes mellitus, hyperlipidemia), and date of diagnosis.</w:t>
      </w:r>
    </w:p>
    <w:p w14:paraId="69A085C1" w14:textId="77777777" w:rsidR="009E7480" w:rsidRPr="00DB7E0B" w:rsidRDefault="009E7480" w:rsidP="008F3A41">
      <w:pPr>
        <w:spacing w:line="480" w:lineRule="auto"/>
      </w:pPr>
      <w:r w:rsidRPr="00DB7E0B">
        <w:t xml:space="preserve">Definition of terms </w:t>
      </w:r>
    </w:p>
    <w:p w14:paraId="79B78F63" w14:textId="77777777" w:rsidR="0074121F" w:rsidRPr="0074121F" w:rsidRDefault="0074121F" w:rsidP="008F3A41">
      <w:pPr>
        <w:spacing w:before="100" w:beforeAutospacing="1" w:after="100" w:afterAutospacing="1" w:line="480" w:lineRule="auto"/>
        <w:rPr>
          <w:color w:val="000000"/>
        </w:rPr>
      </w:pPr>
      <w:r w:rsidRPr="0074121F">
        <w:rPr>
          <w:color w:val="000000"/>
        </w:rPr>
        <w:t>For this study, the following definitions applied:</w:t>
      </w:r>
    </w:p>
    <w:p w14:paraId="1204BC22" w14:textId="77777777" w:rsidR="0074121F" w:rsidRPr="0074121F" w:rsidRDefault="0074121F" w:rsidP="008465F2">
      <w:pPr>
        <w:numPr>
          <w:ilvl w:val="0"/>
          <w:numId w:val="20"/>
        </w:numPr>
        <w:spacing w:before="100" w:beforeAutospacing="1" w:after="100" w:afterAutospacing="1" w:line="480" w:lineRule="auto"/>
        <w:rPr>
          <w:color w:val="000000"/>
        </w:rPr>
      </w:pPr>
      <w:r w:rsidRPr="0074121F">
        <w:rPr>
          <w:color w:val="000000"/>
        </w:rPr>
        <w:t>Overweight – a body mass index (BMI) value between the 85th and 95th percentiles for age and sex (5).</w:t>
      </w:r>
    </w:p>
    <w:p w14:paraId="5AB21EDF" w14:textId="77777777" w:rsidR="0074121F" w:rsidRDefault="0074121F" w:rsidP="008465F2">
      <w:pPr>
        <w:numPr>
          <w:ilvl w:val="0"/>
          <w:numId w:val="20"/>
        </w:numPr>
        <w:spacing w:before="100" w:beforeAutospacing="1" w:after="100" w:afterAutospacing="1" w:line="480" w:lineRule="auto"/>
        <w:rPr>
          <w:color w:val="000000"/>
        </w:rPr>
      </w:pPr>
      <w:r w:rsidRPr="0074121F">
        <w:rPr>
          <w:color w:val="000000"/>
        </w:rPr>
        <w:t>Obesity – a BMI at or greater than the 95th percentile for age and sex (5).</w:t>
      </w:r>
    </w:p>
    <w:p w14:paraId="6EC2AABE" w14:textId="6B283CE5" w:rsidR="00D34FA2" w:rsidRPr="00D34FA2" w:rsidRDefault="00D34FA2" w:rsidP="008465F2">
      <w:pPr>
        <w:pStyle w:val="ListParagraph"/>
        <w:numPr>
          <w:ilvl w:val="1"/>
          <w:numId w:val="20"/>
        </w:numPr>
        <w:autoSpaceDE w:val="0"/>
        <w:autoSpaceDN w:val="0"/>
        <w:adjustRightInd w:val="0"/>
        <w:spacing w:line="480" w:lineRule="auto"/>
        <w:rPr>
          <w:color w:val="000000"/>
          <w:lang w:val="en-GB"/>
        </w:rPr>
      </w:pPr>
      <w:r w:rsidRPr="00D34FA2">
        <w:rPr>
          <w:color w:val="000000"/>
          <w:lang w:val="en-GB"/>
        </w:rPr>
        <w:t>Class I – BMI ≥95th percentile for age and sex</w:t>
      </w:r>
    </w:p>
    <w:p w14:paraId="3D1D2FFD" w14:textId="1C357D71" w:rsidR="00D34FA2" w:rsidRPr="00D34FA2" w:rsidRDefault="00D34FA2" w:rsidP="008465F2">
      <w:pPr>
        <w:pStyle w:val="ListParagraph"/>
        <w:numPr>
          <w:ilvl w:val="1"/>
          <w:numId w:val="20"/>
        </w:numPr>
        <w:autoSpaceDE w:val="0"/>
        <w:autoSpaceDN w:val="0"/>
        <w:adjustRightInd w:val="0"/>
        <w:spacing w:line="480" w:lineRule="auto"/>
        <w:rPr>
          <w:color w:val="000000"/>
          <w:lang w:val="en-GB"/>
        </w:rPr>
      </w:pPr>
      <w:r w:rsidRPr="00D34FA2">
        <w:rPr>
          <w:color w:val="000000"/>
          <w:lang w:val="en-GB"/>
        </w:rPr>
        <w:t>Class II – BMI ≥120 percent of the 95th percentile value.  </w:t>
      </w:r>
    </w:p>
    <w:p w14:paraId="36B675CE" w14:textId="19B8F4AC" w:rsidR="001755F5" w:rsidRPr="00D34FA2" w:rsidRDefault="00D34FA2" w:rsidP="008465F2">
      <w:pPr>
        <w:pStyle w:val="ListParagraph"/>
        <w:numPr>
          <w:ilvl w:val="1"/>
          <w:numId w:val="20"/>
        </w:numPr>
        <w:autoSpaceDE w:val="0"/>
        <w:autoSpaceDN w:val="0"/>
        <w:adjustRightInd w:val="0"/>
        <w:spacing w:line="480" w:lineRule="auto"/>
        <w:rPr>
          <w:color w:val="000000"/>
          <w:lang w:val="en-GB"/>
        </w:rPr>
      </w:pPr>
      <w:r w:rsidRPr="00D34FA2">
        <w:rPr>
          <w:color w:val="000000"/>
          <w:lang w:val="en-GB"/>
        </w:rPr>
        <w:t>Class III obesity – BMI ≥140 percent of the 95th percentile value</w:t>
      </w:r>
    </w:p>
    <w:p w14:paraId="7E572587" w14:textId="77777777" w:rsidR="0074121F" w:rsidRPr="0074121F" w:rsidRDefault="0074121F" w:rsidP="008465F2">
      <w:pPr>
        <w:numPr>
          <w:ilvl w:val="0"/>
          <w:numId w:val="20"/>
        </w:numPr>
        <w:spacing w:before="100" w:beforeAutospacing="1" w:after="100" w:afterAutospacing="1" w:line="480" w:lineRule="auto"/>
        <w:rPr>
          <w:color w:val="000000"/>
        </w:rPr>
      </w:pPr>
      <w:r w:rsidRPr="0074121F">
        <w:rPr>
          <w:color w:val="000000"/>
        </w:rPr>
        <w:t>Hypertension was defined as systolic and/or diastolic blood pressure ≥95th percentile (based on age, sex, and height percentiles) as per the American Academy of Paediatrics (AAP) (57).</w:t>
      </w:r>
    </w:p>
    <w:p w14:paraId="7047A80C" w14:textId="77777777" w:rsidR="0074121F" w:rsidRPr="0074121F" w:rsidRDefault="0074121F" w:rsidP="008465F2">
      <w:pPr>
        <w:numPr>
          <w:ilvl w:val="0"/>
          <w:numId w:val="20"/>
        </w:numPr>
        <w:spacing w:before="100" w:beforeAutospacing="1" w:after="100" w:afterAutospacing="1" w:line="480" w:lineRule="auto"/>
        <w:rPr>
          <w:color w:val="000000"/>
        </w:rPr>
      </w:pPr>
      <w:r w:rsidRPr="0074121F">
        <w:rPr>
          <w:color w:val="000000"/>
        </w:rPr>
        <w:t>Diabetes Mellitus was defined using one of three criteria per the International Society for Paediatric and Adolescent Diabetes (ISPAD) (58):</w:t>
      </w:r>
    </w:p>
    <w:p w14:paraId="0806C5E1" w14:textId="77777777" w:rsidR="0074121F" w:rsidRPr="0074121F" w:rsidRDefault="0074121F" w:rsidP="008465F2">
      <w:pPr>
        <w:numPr>
          <w:ilvl w:val="1"/>
          <w:numId w:val="20"/>
        </w:numPr>
        <w:spacing w:before="100" w:beforeAutospacing="1" w:after="100" w:afterAutospacing="1" w:line="480" w:lineRule="auto"/>
        <w:rPr>
          <w:color w:val="000000"/>
        </w:rPr>
      </w:pPr>
      <w:r w:rsidRPr="0074121F">
        <w:rPr>
          <w:color w:val="000000"/>
        </w:rPr>
        <w:t>Symptoms of diabetes plus casual plasma glucose concentration ≥11.1 mmol/L (200 mg/dl), OR</w:t>
      </w:r>
    </w:p>
    <w:p w14:paraId="06E20369" w14:textId="77777777" w:rsidR="0074121F" w:rsidRPr="0074121F" w:rsidRDefault="0074121F" w:rsidP="008465F2">
      <w:pPr>
        <w:numPr>
          <w:ilvl w:val="1"/>
          <w:numId w:val="20"/>
        </w:numPr>
        <w:spacing w:before="100" w:beforeAutospacing="1" w:after="100" w:afterAutospacing="1" w:line="480" w:lineRule="auto"/>
        <w:rPr>
          <w:color w:val="000000"/>
        </w:rPr>
      </w:pPr>
      <w:r w:rsidRPr="0074121F">
        <w:rPr>
          <w:color w:val="000000"/>
        </w:rPr>
        <w:t>Fasting plasma glucose ≥7.0 mmol/L (≥126 mg/dl), OR</w:t>
      </w:r>
    </w:p>
    <w:p w14:paraId="27A98F3D" w14:textId="77777777" w:rsidR="0074121F" w:rsidRPr="0074121F" w:rsidRDefault="0074121F" w:rsidP="008465F2">
      <w:pPr>
        <w:numPr>
          <w:ilvl w:val="1"/>
          <w:numId w:val="20"/>
        </w:numPr>
        <w:spacing w:before="100" w:beforeAutospacing="1" w:after="100" w:afterAutospacing="1" w:line="480" w:lineRule="auto"/>
        <w:rPr>
          <w:color w:val="000000"/>
        </w:rPr>
      </w:pPr>
      <w:r w:rsidRPr="0074121F">
        <w:rPr>
          <w:color w:val="000000"/>
        </w:rPr>
        <w:t>2-hour post-load glucose ≥11.1 mmol/L (≥200 mg/dl) during an OGTT (58).</w:t>
      </w:r>
    </w:p>
    <w:p w14:paraId="29BCFCB4" w14:textId="593B1B59" w:rsidR="0074121F" w:rsidRPr="002814F1" w:rsidRDefault="0074121F" w:rsidP="008465F2">
      <w:pPr>
        <w:numPr>
          <w:ilvl w:val="0"/>
          <w:numId w:val="20"/>
        </w:numPr>
        <w:spacing w:before="100" w:beforeAutospacing="1" w:after="100" w:afterAutospacing="1" w:line="480" w:lineRule="auto"/>
        <w:rPr>
          <w:color w:val="000000"/>
        </w:rPr>
      </w:pPr>
      <w:r w:rsidRPr="0074121F">
        <w:rPr>
          <w:color w:val="000000"/>
        </w:rPr>
        <w:t>Hyperlipidemia was defined as low-density lipoprotein cholesterol (LDL-C) ≥130 mg/dL (3.4 mmol/L) per AAP (59).</w:t>
      </w:r>
    </w:p>
    <w:p w14:paraId="2F2B04AE" w14:textId="77777777" w:rsidR="0074121F" w:rsidRPr="00DB7E0B" w:rsidRDefault="0074121F" w:rsidP="008F3A41">
      <w:pPr>
        <w:spacing w:before="100" w:beforeAutospacing="1" w:after="100" w:afterAutospacing="1" w:line="480" w:lineRule="auto"/>
      </w:pPr>
    </w:p>
    <w:p w14:paraId="33042FDF" w14:textId="77777777" w:rsidR="00F40D64" w:rsidRPr="00DB7E0B" w:rsidRDefault="005211EE" w:rsidP="008F3A41">
      <w:pPr>
        <w:spacing w:before="100" w:beforeAutospacing="1" w:after="100" w:afterAutospacing="1" w:line="480" w:lineRule="auto"/>
      </w:pPr>
      <w:r w:rsidRPr="00DB7E0B">
        <w:t xml:space="preserve">Psychosocial data </w:t>
      </w:r>
    </w:p>
    <w:p w14:paraId="17365EC5" w14:textId="77777777" w:rsidR="00705B35" w:rsidRPr="00705B35" w:rsidRDefault="00705B35" w:rsidP="008F3A41">
      <w:pPr>
        <w:spacing w:before="100" w:beforeAutospacing="1" w:after="100" w:afterAutospacing="1" w:line="480" w:lineRule="auto"/>
        <w:rPr>
          <w:color w:val="000000"/>
        </w:rPr>
      </w:pPr>
      <w:r w:rsidRPr="00705B35">
        <w:rPr>
          <w:color w:val="000000"/>
        </w:rPr>
        <w:t>Eight instruments were used to examine adolescents’ disordered eating behaviours and attitudes and associated factors:</w:t>
      </w:r>
    </w:p>
    <w:p w14:paraId="1BDE71C7" w14:textId="77777777" w:rsidR="00705B35" w:rsidRPr="00705B35" w:rsidRDefault="00705B35" w:rsidP="008465F2">
      <w:pPr>
        <w:numPr>
          <w:ilvl w:val="0"/>
          <w:numId w:val="21"/>
        </w:numPr>
        <w:spacing w:before="100" w:beforeAutospacing="1" w:after="100" w:afterAutospacing="1" w:line="480" w:lineRule="auto"/>
        <w:rPr>
          <w:color w:val="000000"/>
        </w:rPr>
      </w:pPr>
      <w:r w:rsidRPr="00705B35">
        <w:rPr>
          <w:color w:val="000000"/>
        </w:rPr>
        <w:t>Disordered eating behaviours: Eating Disorder Examination Questionnaire – Youth (YEDE-Q); Three Factor Eating Questionnaire – R21 (TFEQ-R21), emotional eating domain</w:t>
      </w:r>
    </w:p>
    <w:p w14:paraId="3FBF9A56" w14:textId="77777777" w:rsidR="00705B35" w:rsidRPr="00705B35" w:rsidRDefault="00705B35" w:rsidP="008465F2">
      <w:pPr>
        <w:numPr>
          <w:ilvl w:val="0"/>
          <w:numId w:val="21"/>
        </w:numPr>
        <w:spacing w:before="100" w:beforeAutospacing="1" w:after="100" w:afterAutospacing="1" w:line="480" w:lineRule="auto"/>
        <w:rPr>
          <w:color w:val="000000"/>
        </w:rPr>
      </w:pPr>
      <w:r w:rsidRPr="00705B35">
        <w:rPr>
          <w:color w:val="000000"/>
        </w:rPr>
        <w:t>Depressive symptoms: Patient Health Questionnaire - 2 (PHQ-2) and single-item for depression</w:t>
      </w:r>
    </w:p>
    <w:p w14:paraId="3490B42D" w14:textId="77777777" w:rsidR="00705B35" w:rsidRPr="00705B35" w:rsidRDefault="00705B35" w:rsidP="008465F2">
      <w:pPr>
        <w:numPr>
          <w:ilvl w:val="0"/>
          <w:numId w:val="21"/>
        </w:numPr>
        <w:spacing w:before="100" w:beforeAutospacing="1" w:after="100" w:afterAutospacing="1" w:line="480" w:lineRule="auto"/>
        <w:rPr>
          <w:color w:val="000000"/>
        </w:rPr>
      </w:pPr>
      <w:r w:rsidRPr="00705B35">
        <w:rPr>
          <w:color w:val="000000"/>
        </w:rPr>
        <w:t>Anxious symptoms: Generalized Anxiety Disorder scale – 2 item (GAD-2) and single-item for anxiety</w:t>
      </w:r>
    </w:p>
    <w:p w14:paraId="2E5D0182" w14:textId="77777777" w:rsidR="00705B35" w:rsidRPr="00705B35" w:rsidRDefault="00705B35" w:rsidP="008465F2">
      <w:pPr>
        <w:numPr>
          <w:ilvl w:val="0"/>
          <w:numId w:val="21"/>
        </w:numPr>
        <w:spacing w:before="100" w:beforeAutospacing="1" w:after="100" w:afterAutospacing="1" w:line="480" w:lineRule="auto"/>
        <w:rPr>
          <w:color w:val="000000"/>
        </w:rPr>
      </w:pPr>
      <w:r w:rsidRPr="00705B35">
        <w:rPr>
          <w:color w:val="000000"/>
        </w:rPr>
        <w:t>Self-esteem: Rosenberg Self-Esteem Scale</w:t>
      </w:r>
    </w:p>
    <w:p w14:paraId="410FA5ED" w14:textId="77777777" w:rsidR="00705B35" w:rsidRPr="00705B35" w:rsidRDefault="00705B35" w:rsidP="008465F2">
      <w:pPr>
        <w:numPr>
          <w:ilvl w:val="0"/>
          <w:numId w:val="21"/>
        </w:numPr>
        <w:spacing w:before="100" w:beforeAutospacing="1" w:after="100" w:afterAutospacing="1" w:line="480" w:lineRule="auto"/>
        <w:rPr>
          <w:color w:val="000000"/>
        </w:rPr>
      </w:pPr>
      <w:r w:rsidRPr="00705B35">
        <w:rPr>
          <w:color w:val="000000"/>
        </w:rPr>
        <w:t>Coping mechanisms: The Coping Scale</w:t>
      </w:r>
    </w:p>
    <w:p w14:paraId="7CBA6A45" w14:textId="77777777" w:rsidR="00F95A13" w:rsidRDefault="00705B35" w:rsidP="008465F2">
      <w:pPr>
        <w:numPr>
          <w:ilvl w:val="0"/>
          <w:numId w:val="21"/>
        </w:numPr>
        <w:spacing w:before="100" w:beforeAutospacing="1" w:after="100" w:afterAutospacing="1" w:line="480" w:lineRule="auto"/>
        <w:rPr>
          <w:color w:val="000000"/>
        </w:rPr>
      </w:pPr>
      <w:r w:rsidRPr="00705B35">
        <w:rPr>
          <w:color w:val="000000"/>
        </w:rPr>
        <w:t xml:space="preserve">Trauma: </w:t>
      </w:r>
      <w:r w:rsidR="00F95A13" w:rsidRPr="00DB7E0B">
        <w:rPr>
          <w:color w:val="000000"/>
        </w:rPr>
        <w:t>The Adverse Childhood Experiences Screen (</w:t>
      </w:r>
      <w:proofErr w:type="gramStart"/>
      <w:r w:rsidR="00F95A13" w:rsidRPr="00DB7E0B">
        <w:rPr>
          <w:color w:val="000000"/>
        </w:rPr>
        <w:t>ACES</w:t>
      </w:r>
      <w:r w:rsidR="00F95A13" w:rsidRPr="00705B35">
        <w:rPr>
          <w:color w:val="000000"/>
        </w:rPr>
        <w:t xml:space="preserve"> </w:t>
      </w:r>
      <w:r w:rsidR="00F95A13">
        <w:rPr>
          <w:color w:val="000000"/>
        </w:rPr>
        <w:t>)</w:t>
      </w:r>
      <w:proofErr w:type="gramEnd"/>
    </w:p>
    <w:p w14:paraId="68BDE6EF" w14:textId="6551586E" w:rsidR="00705B35" w:rsidRPr="00705B35" w:rsidRDefault="00705B35" w:rsidP="008465F2">
      <w:pPr>
        <w:numPr>
          <w:ilvl w:val="0"/>
          <w:numId w:val="21"/>
        </w:numPr>
        <w:spacing w:before="100" w:beforeAutospacing="1" w:after="100" w:afterAutospacing="1" w:line="480" w:lineRule="auto"/>
        <w:rPr>
          <w:color w:val="000000"/>
        </w:rPr>
      </w:pPr>
      <w:r w:rsidRPr="00705B35">
        <w:rPr>
          <w:color w:val="000000"/>
        </w:rPr>
        <w:t>Sociocultural factors: Sociocultural Attitudes Towards Appearance Questionnaire - SATAQ-4R</w:t>
      </w:r>
    </w:p>
    <w:p w14:paraId="58513D15" w14:textId="77777777" w:rsidR="00705B35" w:rsidRPr="00705B35" w:rsidRDefault="00705B35" w:rsidP="008465F2">
      <w:pPr>
        <w:numPr>
          <w:ilvl w:val="0"/>
          <w:numId w:val="21"/>
        </w:numPr>
        <w:spacing w:before="100" w:beforeAutospacing="1" w:after="100" w:afterAutospacing="1" w:line="480" w:lineRule="auto"/>
        <w:rPr>
          <w:color w:val="000000"/>
        </w:rPr>
      </w:pPr>
      <w:r w:rsidRPr="00705B35">
        <w:rPr>
          <w:color w:val="000000"/>
        </w:rPr>
        <w:t>Sociodemographic factors: Questions previously used in Jamaican adolescents, including from the Jamaican Youth Risk and Resiliency Questionnaire (31, 60) (Appendix 14)</w:t>
      </w:r>
    </w:p>
    <w:p w14:paraId="3FA13BCD" w14:textId="01493564" w:rsidR="00705B35" w:rsidRPr="00705B35" w:rsidRDefault="00705B35" w:rsidP="008F3A41">
      <w:pPr>
        <w:spacing w:before="100" w:beforeAutospacing="1" w:after="100" w:afterAutospacing="1" w:line="480" w:lineRule="auto"/>
        <w:rPr>
          <w:color w:val="000000"/>
        </w:rPr>
      </w:pPr>
      <w:r w:rsidRPr="00705B35">
        <w:rPr>
          <w:color w:val="000000"/>
        </w:rPr>
        <w:t xml:space="preserve">All instruments used were either open source or had permission for use (see Appendices). Instruments not previously used in the Jamaican adolescent population (YEDE-Q and </w:t>
      </w:r>
      <w:r w:rsidR="001F2556">
        <w:rPr>
          <w:color w:val="000000"/>
        </w:rPr>
        <w:t>ACES</w:t>
      </w:r>
      <w:r w:rsidRPr="00705B35">
        <w:rPr>
          <w:color w:val="000000"/>
        </w:rPr>
        <w:t>) were pre-tested for face validity and amended for cultural appropriateness as necessary. All instruments were collated into one paper-based questionnaire (Appendix 15), which was self-administered and interviewer-assisted as needed.</w:t>
      </w:r>
    </w:p>
    <w:p w14:paraId="3A542D82" w14:textId="77777777" w:rsidR="00F64A25" w:rsidRPr="00DB7E0B" w:rsidRDefault="00F64A25" w:rsidP="008F3A41">
      <w:pPr>
        <w:pStyle w:val="Heading2"/>
        <w:spacing w:line="480" w:lineRule="auto"/>
        <w:rPr>
          <w:rFonts w:ascii="Times New Roman" w:hAnsi="Times New Roman" w:cs="Times New Roman"/>
          <w:color w:val="000000"/>
          <w:sz w:val="24"/>
          <w:szCs w:val="24"/>
        </w:rPr>
      </w:pPr>
      <w:bookmarkStart w:id="151" w:name="_Toc197739628"/>
      <w:r w:rsidRPr="00DB7E0B">
        <w:rPr>
          <w:rStyle w:val="Strong"/>
          <w:rFonts w:ascii="Times New Roman" w:hAnsi="Times New Roman" w:cs="Times New Roman"/>
          <w:b w:val="0"/>
          <w:bCs w:val="0"/>
          <w:color w:val="000000"/>
          <w:sz w:val="24"/>
          <w:szCs w:val="24"/>
        </w:rPr>
        <w:t>Instruments</w:t>
      </w:r>
      <w:bookmarkEnd w:id="151"/>
    </w:p>
    <w:p w14:paraId="4A62B9D4"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52" w:name="_Toc197739629"/>
      <w:r w:rsidRPr="00DB7E0B">
        <w:rPr>
          <w:rStyle w:val="Strong"/>
          <w:rFonts w:ascii="Times New Roman" w:hAnsi="Times New Roman" w:cs="Times New Roman"/>
          <w:b w:val="0"/>
          <w:bCs w:val="0"/>
          <w:color w:val="000000"/>
          <w:sz w:val="24"/>
          <w:szCs w:val="24"/>
        </w:rPr>
        <w:t>Eating Disorder Examination Questionnaire – Youth Version (YEDE-Q)</w:t>
      </w:r>
      <w:bookmarkEnd w:id="152"/>
    </w:p>
    <w:p w14:paraId="487FDF8B" w14:textId="44039043" w:rsidR="00F64A25" w:rsidRPr="00DB7E0B" w:rsidRDefault="00F64A25" w:rsidP="008F3A41">
      <w:pPr>
        <w:spacing w:before="100" w:beforeAutospacing="1" w:after="100" w:afterAutospacing="1" w:line="480" w:lineRule="auto"/>
        <w:rPr>
          <w:color w:val="000000"/>
        </w:rPr>
      </w:pPr>
      <w:r w:rsidRPr="00DB7E0B">
        <w:rPr>
          <w:color w:val="000000"/>
        </w:rPr>
        <w:t xml:space="preserve">The open-source Eating Disorder Examination Questionnaire – Youth Version (YEDE-Q) (57) </w:t>
      </w:r>
      <w:r w:rsidR="00264B41" w:rsidRPr="00DB7E0B">
        <w:rPr>
          <w:color w:val="000000"/>
        </w:rPr>
        <w:t xml:space="preserve">is </w:t>
      </w:r>
      <w:r w:rsidRPr="00DB7E0B">
        <w:rPr>
          <w:color w:val="000000"/>
        </w:rPr>
        <w:t xml:space="preserve">adapted from the Eating Disorder Examination Questionnaire (EDE-Q) and was designed for use with children and adolescents, with a literacy level consistent with third grade (aged 8–9 years) reading ability (58) (Appendix 6). It </w:t>
      </w:r>
      <w:r w:rsidR="00264B41" w:rsidRPr="00DB7E0B">
        <w:rPr>
          <w:color w:val="000000"/>
        </w:rPr>
        <w:t>is</w:t>
      </w:r>
      <w:r w:rsidRPr="00DB7E0B">
        <w:rPr>
          <w:color w:val="000000"/>
        </w:rPr>
        <w:t xml:space="preserve"> a 28-item tool designed to assess the range, frequency, and severity of behaviours associated with an eating disorder.</w:t>
      </w:r>
    </w:p>
    <w:p w14:paraId="6CAFB60E" w14:textId="557DF05D" w:rsidR="00F64A25" w:rsidRPr="00DB7E0B" w:rsidRDefault="00F64A25" w:rsidP="008F3A41">
      <w:pPr>
        <w:spacing w:before="100" w:beforeAutospacing="1" w:after="100" w:afterAutospacing="1" w:line="480" w:lineRule="auto"/>
        <w:rPr>
          <w:color w:val="000000"/>
        </w:rPr>
      </w:pPr>
      <w:r w:rsidRPr="00DB7E0B">
        <w:rPr>
          <w:color w:val="000000"/>
        </w:rPr>
        <w:t xml:space="preserve">It </w:t>
      </w:r>
      <w:r w:rsidR="00264B41" w:rsidRPr="00DB7E0B">
        <w:rPr>
          <w:color w:val="000000"/>
        </w:rPr>
        <w:t>is</w:t>
      </w:r>
      <w:r w:rsidRPr="00DB7E0B">
        <w:rPr>
          <w:color w:val="000000"/>
        </w:rPr>
        <w:t xml:space="preserve"> separated into four different subscales (Restraint, Eating Concern, Shape Concern, and Weight Concern), as well as an overall global score, with a higher score being interpreted as more problematic eating difficulties. Items regarding frequency were rated 0 to 6, severity 0 to 6, and all other items were answered “yes” or “no.” To obtain a subscale score, the ratings for the relevant items were summed and then divided by the number of items forming the subscale. To obtain the global score, subscale scores were summed and divided by four. Scores could be compared to the community norm reference (58). The YEDE-Q had previously been used in adolescents with overweight/obesity (59) and demonstrated reliability with Cronbach’s alpha ranging from 0.63–0.93 (59).</w:t>
      </w:r>
    </w:p>
    <w:p w14:paraId="2BE819C5"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53" w:name="_Toc197739630"/>
      <w:r w:rsidRPr="00DB7E0B">
        <w:rPr>
          <w:rStyle w:val="Strong"/>
          <w:rFonts w:ascii="Times New Roman" w:hAnsi="Times New Roman" w:cs="Times New Roman"/>
          <w:b w:val="0"/>
          <w:bCs w:val="0"/>
          <w:color w:val="000000"/>
          <w:sz w:val="24"/>
          <w:szCs w:val="24"/>
        </w:rPr>
        <w:t>Three Factor Eating Questionnaire – R21 (TFEQ-R21)</w:t>
      </w:r>
      <w:bookmarkEnd w:id="153"/>
    </w:p>
    <w:p w14:paraId="02315697" w14:textId="0991D58E" w:rsidR="00F64A25" w:rsidRPr="00DB7E0B" w:rsidRDefault="00F64A25" w:rsidP="008F3A41">
      <w:pPr>
        <w:spacing w:before="100" w:beforeAutospacing="1" w:after="100" w:afterAutospacing="1" w:line="480" w:lineRule="auto"/>
        <w:rPr>
          <w:color w:val="000000"/>
        </w:rPr>
      </w:pPr>
      <w:r w:rsidRPr="00DB7E0B">
        <w:rPr>
          <w:color w:val="000000"/>
        </w:rPr>
        <w:t xml:space="preserve">The Three Factor Eating Questionnaire – R21 (TFEQ-R21) (60, 61) </w:t>
      </w:r>
      <w:r w:rsidR="00264B41" w:rsidRPr="00DB7E0B">
        <w:rPr>
          <w:color w:val="000000"/>
        </w:rPr>
        <w:t xml:space="preserve">is </w:t>
      </w:r>
      <w:r w:rsidRPr="00DB7E0B">
        <w:rPr>
          <w:color w:val="000000"/>
        </w:rPr>
        <w:t>an instrument widely used to study eating behaviours (Appendix 7) and ha</w:t>
      </w:r>
      <w:r w:rsidR="005F1D91">
        <w:rPr>
          <w:color w:val="000000"/>
        </w:rPr>
        <w:t>s</w:t>
      </w:r>
      <w:r w:rsidRPr="00DB7E0B">
        <w:rPr>
          <w:color w:val="000000"/>
        </w:rPr>
        <w:t xml:space="preserve"> previously been used in the Jamaican population. It measure</w:t>
      </w:r>
      <w:r w:rsidR="00264B41" w:rsidRPr="00DB7E0B">
        <w:rPr>
          <w:color w:val="000000"/>
        </w:rPr>
        <w:t xml:space="preserve">s </w:t>
      </w:r>
      <w:r w:rsidRPr="00DB7E0B">
        <w:rPr>
          <w:color w:val="000000"/>
        </w:rPr>
        <w:t>three domains of eating behaviours: cognitive restraint (CR), uncontrolled eating (UE), and emotional eating (EE). It consisted of 21 questions on a four-point Likert scale (scored 1 to 4) for items 1–20, and an eight-point numerical rating scale was used for item 21.</w:t>
      </w:r>
      <w:r w:rsidR="007717F3">
        <w:rPr>
          <w:color w:val="000000"/>
        </w:rPr>
        <w:t xml:space="preserve"> Before </w:t>
      </w:r>
      <w:r w:rsidR="005F1D91">
        <w:rPr>
          <w:color w:val="000000"/>
        </w:rPr>
        <w:t xml:space="preserve">the </w:t>
      </w:r>
      <w:r w:rsidR="007717F3">
        <w:rPr>
          <w:color w:val="000000"/>
        </w:rPr>
        <w:t xml:space="preserve">calculation of domain scores, items 1-16 </w:t>
      </w:r>
      <w:r w:rsidR="005F1D91">
        <w:rPr>
          <w:color w:val="000000"/>
        </w:rPr>
        <w:t xml:space="preserve">were reverse-coded. </w:t>
      </w:r>
      <w:r w:rsidRPr="00DB7E0B">
        <w:rPr>
          <w:color w:val="000000"/>
        </w:rPr>
        <w:t xml:space="preserve"> Domain scores </w:t>
      </w:r>
      <w:r w:rsidR="00264B41" w:rsidRPr="00DB7E0B">
        <w:rPr>
          <w:color w:val="000000"/>
        </w:rPr>
        <w:t>a</w:t>
      </w:r>
      <w:r w:rsidR="00F9019E">
        <w:rPr>
          <w:color w:val="000000"/>
        </w:rPr>
        <w:t>re</w:t>
      </w:r>
      <w:r w:rsidR="00264B41" w:rsidRPr="00DB7E0B">
        <w:rPr>
          <w:color w:val="000000"/>
        </w:rPr>
        <w:t xml:space="preserve"> </w:t>
      </w:r>
      <w:r w:rsidRPr="00DB7E0B">
        <w:rPr>
          <w:color w:val="000000"/>
        </w:rPr>
        <w:t xml:space="preserve">calculated as the mean of all items within each domain; higher scores on each scale </w:t>
      </w:r>
      <w:r w:rsidR="00264B41" w:rsidRPr="00DB7E0B">
        <w:rPr>
          <w:color w:val="000000"/>
        </w:rPr>
        <w:t>are</w:t>
      </w:r>
      <w:r w:rsidRPr="00DB7E0B">
        <w:rPr>
          <w:color w:val="000000"/>
        </w:rPr>
        <w:t xml:space="preserve"> indicative of greater CR, UE, and EE (60).</w:t>
      </w:r>
    </w:p>
    <w:p w14:paraId="39D37EED" w14:textId="77777777" w:rsidR="00F64A25" w:rsidRPr="00DB7E0B" w:rsidRDefault="00F64A25" w:rsidP="008F3A41">
      <w:pPr>
        <w:spacing w:before="100" w:beforeAutospacing="1" w:after="100" w:afterAutospacing="1" w:line="480" w:lineRule="auto"/>
        <w:rPr>
          <w:color w:val="000000"/>
        </w:rPr>
      </w:pPr>
      <w:r w:rsidRPr="00DB7E0B">
        <w:rPr>
          <w:color w:val="000000"/>
        </w:rPr>
        <w:t>The TFEQ-R21 had been used in adolescents with fair internal consistency (62, 63), and among participants with overweight/obesity, and was found to be a robust, reliable tool, with a Cronbach’s alpha of 0.79 to 0.91 (64). In this study, the emotional eating subscale of the TFEQ-R21 was utilised.</w:t>
      </w:r>
    </w:p>
    <w:p w14:paraId="0ACEB795" w14:textId="77777777" w:rsidR="00264B41" w:rsidRPr="00DB7E0B" w:rsidRDefault="00264B41" w:rsidP="008F3A41">
      <w:pPr>
        <w:spacing w:before="100" w:beforeAutospacing="1" w:after="100" w:afterAutospacing="1" w:line="480" w:lineRule="auto"/>
        <w:rPr>
          <w:color w:val="000000"/>
        </w:rPr>
      </w:pPr>
    </w:p>
    <w:p w14:paraId="01B91A0D"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54" w:name="_Toc197739631"/>
      <w:r w:rsidRPr="00DB7E0B">
        <w:rPr>
          <w:rStyle w:val="Strong"/>
          <w:rFonts w:ascii="Times New Roman" w:hAnsi="Times New Roman" w:cs="Times New Roman"/>
          <w:b w:val="0"/>
          <w:bCs w:val="0"/>
          <w:color w:val="000000"/>
          <w:sz w:val="24"/>
          <w:szCs w:val="24"/>
        </w:rPr>
        <w:t xml:space="preserve">Patient Health Questionnaire – 2 </w:t>
      </w:r>
      <w:proofErr w:type="gramStart"/>
      <w:r w:rsidRPr="00DB7E0B">
        <w:rPr>
          <w:rStyle w:val="Strong"/>
          <w:rFonts w:ascii="Times New Roman" w:hAnsi="Times New Roman" w:cs="Times New Roman"/>
          <w:b w:val="0"/>
          <w:bCs w:val="0"/>
          <w:color w:val="000000"/>
          <w:sz w:val="24"/>
          <w:szCs w:val="24"/>
        </w:rPr>
        <w:t>item</w:t>
      </w:r>
      <w:proofErr w:type="gramEnd"/>
      <w:r w:rsidRPr="00DB7E0B">
        <w:rPr>
          <w:rStyle w:val="Strong"/>
          <w:rFonts w:ascii="Times New Roman" w:hAnsi="Times New Roman" w:cs="Times New Roman"/>
          <w:b w:val="0"/>
          <w:bCs w:val="0"/>
          <w:color w:val="000000"/>
          <w:sz w:val="24"/>
          <w:szCs w:val="24"/>
        </w:rPr>
        <w:t xml:space="preserve"> (PHQ-2)</w:t>
      </w:r>
      <w:bookmarkEnd w:id="154"/>
    </w:p>
    <w:p w14:paraId="352927EF" w14:textId="6855BF81" w:rsidR="00F64A25" w:rsidRPr="00DB7E0B" w:rsidRDefault="00F64A25" w:rsidP="008F3A41">
      <w:pPr>
        <w:spacing w:before="100" w:beforeAutospacing="1" w:after="100" w:afterAutospacing="1" w:line="480" w:lineRule="auto"/>
        <w:rPr>
          <w:color w:val="000000"/>
        </w:rPr>
      </w:pPr>
      <w:r w:rsidRPr="00DB7E0B">
        <w:rPr>
          <w:color w:val="000000"/>
        </w:rPr>
        <w:t xml:space="preserve">The Patient Health Questionnaire – 2 item (Appendix 8) </w:t>
      </w:r>
      <w:r w:rsidR="002A3CEE" w:rsidRPr="00DB7E0B">
        <w:rPr>
          <w:color w:val="000000"/>
        </w:rPr>
        <w:t>is</w:t>
      </w:r>
      <w:r w:rsidRPr="00DB7E0B">
        <w:rPr>
          <w:color w:val="000000"/>
        </w:rPr>
        <w:t xml:space="preserve"> an open-source brief screen for depression, derived from the Patient Health Questionnaire – 9 (PHQ-9). Each item </w:t>
      </w:r>
      <w:r w:rsidR="002A3CEE" w:rsidRPr="00DB7E0B">
        <w:rPr>
          <w:color w:val="000000"/>
        </w:rPr>
        <w:t>is</w:t>
      </w:r>
      <w:r w:rsidRPr="00DB7E0B">
        <w:rPr>
          <w:color w:val="000000"/>
        </w:rPr>
        <w:t xml:space="preserve"> scored on a 4-point Likert scale from 0 (not at all) to 3 (nearly every day). Scores on the PHQ-2 ranged from 0 to 6, and scores above 2 or 3 represented a positive screen for clinical depression. It demonstrated good sensitivity and specificity in adolescents (65</w:t>
      </w:r>
      <w:proofErr w:type="gramStart"/>
      <w:r w:rsidRPr="00DB7E0B">
        <w:rPr>
          <w:color w:val="000000"/>
        </w:rPr>
        <w:t>), and</w:t>
      </w:r>
      <w:proofErr w:type="gramEnd"/>
      <w:r w:rsidRPr="00DB7E0B">
        <w:rPr>
          <w:color w:val="000000"/>
        </w:rPr>
        <w:t xml:space="preserve"> had good internal reliability with a Cronbach’s alpha of 0.79 (66).</w:t>
      </w:r>
    </w:p>
    <w:p w14:paraId="06EDD30C"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55" w:name="_Toc197739632"/>
      <w:r w:rsidRPr="00DB7E0B">
        <w:rPr>
          <w:rStyle w:val="Strong"/>
          <w:rFonts w:ascii="Times New Roman" w:hAnsi="Times New Roman" w:cs="Times New Roman"/>
          <w:b w:val="0"/>
          <w:bCs w:val="0"/>
          <w:color w:val="000000"/>
          <w:sz w:val="24"/>
          <w:szCs w:val="24"/>
        </w:rPr>
        <w:t xml:space="preserve">Generalized Anxiety Disorder – 2 </w:t>
      </w:r>
      <w:proofErr w:type="gramStart"/>
      <w:r w:rsidRPr="00DB7E0B">
        <w:rPr>
          <w:rStyle w:val="Strong"/>
          <w:rFonts w:ascii="Times New Roman" w:hAnsi="Times New Roman" w:cs="Times New Roman"/>
          <w:b w:val="0"/>
          <w:bCs w:val="0"/>
          <w:color w:val="000000"/>
          <w:sz w:val="24"/>
          <w:szCs w:val="24"/>
        </w:rPr>
        <w:t>item</w:t>
      </w:r>
      <w:proofErr w:type="gramEnd"/>
      <w:r w:rsidRPr="00DB7E0B">
        <w:rPr>
          <w:rStyle w:val="Strong"/>
          <w:rFonts w:ascii="Times New Roman" w:hAnsi="Times New Roman" w:cs="Times New Roman"/>
          <w:b w:val="0"/>
          <w:bCs w:val="0"/>
          <w:color w:val="000000"/>
          <w:sz w:val="24"/>
          <w:szCs w:val="24"/>
        </w:rPr>
        <w:t xml:space="preserve"> (GAD-2)</w:t>
      </w:r>
      <w:bookmarkEnd w:id="155"/>
    </w:p>
    <w:p w14:paraId="6CC627F5" w14:textId="4A1F034A" w:rsidR="00F64A25" w:rsidRPr="00DB7E0B" w:rsidRDefault="00F64A25" w:rsidP="008F3A41">
      <w:pPr>
        <w:spacing w:before="100" w:beforeAutospacing="1" w:after="100" w:afterAutospacing="1" w:line="480" w:lineRule="auto"/>
        <w:rPr>
          <w:color w:val="000000"/>
        </w:rPr>
      </w:pPr>
      <w:r w:rsidRPr="00DB7E0B">
        <w:rPr>
          <w:color w:val="000000"/>
        </w:rPr>
        <w:t xml:space="preserve">The Generalized Anxiety Disorder – 2 item (GAD-2) </w:t>
      </w:r>
      <w:r w:rsidR="002A3CEE" w:rsidRPr="00DB7E0B">
        <w:rPr>
          <w:color w:val="000000"/>
        </w:rPr>
        <w:t>is</w:t>
      </w:r>
      <w:r w:rsidRPr="00DB7E0B">
        <w:rPr>
          <w:color w:val="000000"/>
        </w:rPr>
        <w:t xml:space="preserve"> a 2-item open-source instrument, derived from the GAD-7, that assesse</w:t>
      </w:r>
      <w:r w:rsidR="002A3CEE" w:rsidRPr="00DB7E0B">
        <w:rPr>
          <w:color w:val="000000"/>
        </w:rPr>
        <w:t>s</w:t>
      </w:r>
      <w:r w:rsidRPr="00DB7E0B">
        <w:rPr>
          <w:color w:val="000000"/>
        </w:rPr>
        <w:t xml:space="preserve"> core anxious symptoms (Appendix 9). Each item </w:t>
      </w:r>
      <w:r w:rsidR="002A3CEE" w:rsidRPr="00DB7E0B">
        <w:rPr>
          <w:color w:val="000000"/>
        </w:rPr>
        <w:t>is</w:t>
      </w:r>
      <w:r w:rsidRPr="00DB7E0B">
        <w:rPr>
          <w:color w:val="000000"/>
        </w:rPr>
        <w:t xml:space="preserve"> scored on a 4-point Likert scale from 0 (not at all) to 3 (nearly every day). The total score ranged from 0–6, and a score of 3 or more was considered a positive screen for generalized anxiety disorder. It demonstrated good validity and sensitivity in adolescents (67</w:t>
      </w:r>
      <w:proofErr w:type="gramStart"/>
      <w:r w:rsidRPr="00DB7E0B">
        <w:rPr>
          <w:color w:val="000000"/>
        </w:rPr>
        <w:t>), and</w:t>
      </w:r>
      <w:proofErr w:type="gramEnd"/>
      <w:r w:rsidRPr="00DB7E0B">
        <w:rPr>
          <w:color w:val="000000"/>
        </w:rPr>
        <w:t xml:space="preserve"> had good internal reliability with a Cronbach’s alpha of 0.84 (66).</w:t>
      </w:r>
    </w:p>
    <w:p w14:paraId="08F7CF7A"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56" w:name="_Toc197739633"/>
      <w:r w:rsidRPr="00DB7E0B">
        <w:rPr>
          <w:rStyle w:val="Strong"/>
          <w:rFonts w:ascii="Times New Roman" w:hAnsi="Times New Roman" w:cs="Times New Roman"/>
          <w:b w:val="0"/>
          <w:bCs w:val="0"/>
          <w:color w:val="000000"/>
          <w:sz w:val="24"/>
          <w:szCs w:val="24"/>
        </w:rPr>
        <w:t>Single-Item Measures of Depression and Anxiety</w:t>
      </w:r>
      <w:bookmarkEnd w:id="156"/>
    </w:p>
    <w:p w14:paraId="25DF3D56" w14:textId="034CF620" w:rsidR="00F64A25" w:rsidRPr="00DB7E0B" w:rsidRDefault="00F64A25" w:rsidP="008F3A41">
      <w:pPr>
        <w:spacing w:before="100" w:beforeAutospacing="1" w:after="100" w:afterAutospacing="1" w:line="480" w:lineRule="auto"/>
        <w:rPr>
          <w:color w:val="000000"/>
        </w:rPr>
      </w:pPr>
      <w:r w:rsidRPr="00DB7E0B">
        <w:rPr>
          <w:color w:val="000000"/>
        </w:rPr>
        <w:t xml:space="preserve">The single-item measure of depression and the single-item measure of anxiety </w:t>
      </w:r>
      <w:r w:rsidR="00635ADC" w:rsidRPr="00DB7E0B">
        <w:rPr>
          <w:color w:val="000000"/>
        </w:rPr>
        <w:t>are</w:t>
      </w:r>
      <w:r w:rsidRPr="00DB7E0B">
        <w:rPr>
          <w:color w:val="000000"/>
        </w:rPr>
        <w:t xml:space="preserve"> open-source instruments (Appendix 10), which assess</w:t>
      </w:r>
      <w:r w:rsidR="00635ADC" w:rsidRPr="00DB7E0B">
        <w:rPr>
          <w:color w:val="000000"/>
        </w:rPr>
        <w:t xml:space="preserve"> </w:t>
      </w:r>
      <w:r w:rsidRPr="00DB7E0B">
        <w:rPr>
          <w:color w:val="000000"/>
        </w:rPr>
        <w:t>whether patients felt depressed and anxious, respectively, by asking whether they had felt anxious and/or depressed in the past week. When compared with the Hospital Anxiety and Depression Scale (HADS), the single-item measures showed good sensitivity and specificity (68).</w:t>
      </w:r>
      <w:r w:rsidR="00F331CE">
        <w:rPr>
          <w:color w:val="000000"/>
        </w:rPr>
        <w:t xml:space="preserve"> </w:t>
      </w:r>
      <w:r w:rsidR="0048560F">
        <w:rPr>
          <w:color w:val="000000"/>
        </w:rPr>
        <w:t xml:space="preserve">Responses were scored with 1 for yes and 0 for </w:t>
      </w:r>
      <w:proofErr w:type="gramStart"/>
      <w:r w:rsidR="0048560F">
        <w:rPr>
          <w:color w:val="000000"/>
        </w:rPr>
        <w:t xml:space="preserve">no </w:t>
      </w:r>
      <w:r w:rsidR="00AA527E">
        <w:rPr>
          <w:color w:val="000000"/>
        </w:rPr>
        <w:t>.</w:t>
      </w:r>
      <w:proofErr w:type="gramEnd"/>
    </w:p>
    <w:p w14:paraId="0040C0B2"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57" w:name="_Toc197739634"/>
      <w:r w:rsidRPr="00DB7E0B">
        <w:rPr>
          <w:rStyle w:val="Strong"/>
          <w:rFonts w:ascii="Times New Roman" w:hAnsi="Times New Roman" w:cs="Times New Roman"/>
          <w:b w:val="0"/>
          <w:bCs w:val="0"/>
          <w:color w:val="000000"/>
          <w:sz w:val="24"/>
          <w:szCs w:val="24"/>
        </w:rPr>
        <w:t>Rosenberg Self-Esteem Scale (RSES)</w:t>
      </w:r>
      <w:bookmarkEnd w:id="157"/>
    </w:p>
    <w:p w14:paraId="4F2D25D5" w14:textId="1510762D" w:rsidR="00F64A25" w:rsidRPr="00DB7E0B" w:rsidRDefault="00F64A25" w:rsidP="008F3A41">
      <w:pPr>
        <w:spacing w:before="100" w:beforeAutospacing="1" w:after="100" w:afterAutospacing="1" w:line="480" w:lineRule="auto"/>
        <w:rPr>
          <w:color w:val="000000"/>
        </w:rPr>
      </w:pPr>
      <w:r w:rsidRPr="00DB7E0B">
        <w:rPr>
          <w:color w:val="000000"/>
        </w:rPr>
        <w:t>The open-source Rosenberg Self-Esteem Scale (RSES) consist</w:t>
      </w:r>
      <w:r w:rsidR="00635ADC" w:rsidRPr="00DB7E0B">
        <w:rPr>
          <w:color w:val="000000"/>
        </w:rPr>
        <w:t>s</w:t>
      </w:r>
      <w:r w:rsidRPr="00DB7E0B">
        <w:rPr>
          <w:color w:val="000000"/>
        </w:rPr>
        <w:t xml:space="preserve"> of 10 items using a 4-point Likert scale and </w:t>
      </w:r>
      <w:r w:rsidR="00635ADC" w:rsidRPr="00DB7E0B">
        <w:rPr>
          <w:color w:val="000000"/>
        </w:rPr>
        <w:t xml:space="preserve">is </w:t>
      </w:r>
      <w:r w:rsidRPr="00DB7E0B">
        <w:rPr>
          <w:color w:val="000000"/>
        </w:rPr>
        <w:t xml:space="preserve">used to assess global self-esteem, with responses ranging from “strongly disagree” to “strongly agree,” scored </w:t>
      </w:r>
      <w:r w:rsidR="0053309A">
        <w:rPr>
          <w:color w:val="000000"/>
        </w:rPr>
        <w:t>0-3</w:t>
      </w:r>
      <w:r w:rsidRPr="00DB7E0B">
        <w:rPr>
          <w:color w:val="000000"/>
        </w:rPr>
        <w:t xml:space="preserve"> respectively (Appendix 11). </w:t>
      </w:r>
      <w:r w:rsidR="0093552A">
        <w:rPr>
          <w:color w:val="000000"/>
        </w:rPr>
        <w:t xml:space="preserve">Regarding </w:t>
      </w:r>
      <w:proofErr w:type="gramStart"/>
      <w:r w:rsidR="0093552A">
        <w:rPr>
          <w:color w:val="000000"/>
        </w:rPr>
        <w:t xml:space="preserve">scoring </w:t>
      </w:r>
      <w:r w:rsidR="005D612A">
        <w:rPr>
          <w:color w:val="000000"/>
        </w:rPr>
        <w:t>,</w:t>
      </w:r>
      <w:proofErr w:type="gramEnd"/>
      <w:r w:rsidR="005D612A">
        <w:rPr>
          <w:color w:val="000000"/>
        </w:rPr>
        <w:t xml:space="preserve"> items 3,5,8, 9 and 10 were reverse </w:t>
      </w:r>
      <w:proofErr w:type="gramStart"/>
      <w:r w:rsidR="005D612A">
        <w:rPr>
          <w:color w:val="000000"/>
        </w:rPr>
        <w:t>scored ,</w:t>
      </w:r>
      <w:proofErr w:type="gramEnd"/>
      <w:r w:rsidR="005D612A">
        <w:rPr>
          <w:color w:val="000000"/>
        </w:rPr>
        <w:t xml:space="preserve"> and then </w:t>
      </w:r>
      <w:r w:rsidR="0053309A">
        <w:rPr>
          <w:color w:val="000000"/>
        </w:rPr>
        <w:t>sc</w:t>
      </w:r>
      <w:r w:rsidRPr="00DB7E0B">
        <w:rPr>
          <w:color w:val="000000"/>
        </w:rPr>
        <w:t>ores were summ</w:t>
      </w:r>
      <w:r w:rsidR="00181F8A">
        <w:rPr>
          <w:color w:val="000000"/>
        </w:rPr>
        <w:t>ed</w:t>
      </w:r>
      <w:r w:rsidR="005D612A">
        <w:rPr>
          <w:color w:val="000000"/>
        </w:rPr>
        <w:t xml:space="preserve">. </w:t>
      </w:r>
      <w:r w:rsidR="00181F8A">
        <w:rPr>
          <w:color w:val="000000"/>
        </w:rPr>
        <w:t xml:space="preserve">The scale ranged from 0 to </w:t>
      </w:r>
      <w:proofErr w:type="gramStart"/>
      <w:r w:rsidR="00181F8A">
        <w:rPr>
          <w:color w:val="000000"/>
        </w:rPr>
        <w:t>30 ,</w:t>
      </w:r>
      <w:proofErr w:type="gramEnd"/>
      <w:r w:rsidRPr="00DB7E0B">
        <w:rPr>
          <w:color w:val="000000"/>
        </w:rPr>
        <w:t xml:space="preserve"> with higher total scores indicating higher self-esteem (69). </w:t>
      </w:r>
      <w:r w:rsidR="00181F8A">
        <w:rPr>
          <w:color w:val="000000"/>
        </w:rPr>
        <w:t xml:space="preserve"> Scores between </w:t>
      </w:r>
      <w:r w:rsidR="003F3F64">
        <w:rPr>
          <w:color w:val="000000"/>
        </w:rPr>
        <w:t xml:space="preserve">15 and 25 were within normal </w:t>
      </w:r>
      <w:proofErr w:type="gramStart"/>
      <w:r w:rsidR="003F3F64">
        <w:rPr>
          <w:color w:val="000000"/>
        </w:rPr>
        <w:t>range ,</w:t>
      </w:r>
      <w:proofErr w:type="gramEnd"/>
      <w:r w:rsidR="003F3F64">
        <w:rPr>
          <w:color w:val="000000"/>
        </w:rPr>
        <w:t xml:space="preserve"> with scores below 15 suggesting low </w:t>
      </w:r>
      <w:r w:rsidR="00020529">
        <w:rPr>
          <w:color w:val="000000"/>
        </w:rPr>
        <w:t>self-esteem</w:t>
      </w:r>
      <w:r w:rsidR="003F3F64">
        <w:rPr>
          <w:color w:val="000000"/>
        </w:rPr>
        <w:t xml:space="preserve">. </w:t>
      </w:r>
      <w:r w:rsidRPr="00DB7E0B">
        <w:rPr>
          <w:color w:val="000000"/>
        </w:rPr>
        <w:t>The scale demonstrated good reliability and validity among male and female adolescents (70), with Cronbach’s alpha ranging from 0.77 to 0.88 (71), and had previously been used among Jamaican adolescents (31).</w:t>
      </w:r>
    </w:p>
    <w:p w14:paraId="12114CED"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58" w:name="_Toc197739635"/>
      <w:r w:rsidRPr="00DB7E0B">
        <w:rPr>
          <w:rStyle w:val="Strong"/>
          <w:rFonts w:ascii="Times New Roman" w:hAnsi="Times New Roman" w:cs="Times New Roman"/>
          <w:b w:val="0"/>
          <w:bCs w:val="0"/>
          <w:color w:val="000000"/>
          <w:sz w:val="24"/>
          <w:szCs w:val="24"/>
        </w:rPr>
        <w:t>The Coping Scale</w:t>
      </w:r>
      <w:bookmarkEnd w:id="158"/>
    </w:p>
    <w:p w14:paraId="3CC0DB37" w14:textId="47EE1639" w:rsidR="00F64A25" w:rsidRPr="000A63B0" w:rsidRDefault="00F64A25" w:rsidP="008F3A41">
      <w:pPr>
        <w:spacing w:before="100" w:beforeAutospacing="1" w:after="100" w:afterAutospacing="1" w:line="480" w:lineRule="auto"/>
        <w:rPr>
          <w:color w:val="000000"/>
          <w:lang w:val="en-GB"/>
        </w:rPr>
      </w:pPr>
      <w:r w:rsidRPr="00DB7E0B">
        <w:rPr>
          <w:color w:val="000000"/>
        </w:rPr>
        <w:t xml:space="preserve">The Coping Scale (72) </w:t>
      </w:r>
      <w:r w:rsidR="003F3F64">
        <w:rPr>
          <w:color w:val="000000"/>
        </w:rPr>
        <w:t>i</w:t>
      </w:r>
      <w:r w:rsidRPr="00DB7E0B">
        <w:rPr>
          <w:color w:val="000000"/>
        </w:rPr>
        <w:t>s a 13-item instrument (73) that assesse</w:t>
      </w:r>
      <w:r w:rsidR="00080E3E" w:rsidRPr="00DB7E0B">
        <w:rPr>
          <w:color w:val="000000"/>
        </w:rPr>
        <w:t xml:space="preserve">s </w:t>
      </w:r>
      <w:r w:rsidRPr="00DB7E0B">
        <w:rPr>
          <w:color w:val="000000"/>
        </w:rPr>
        <w:t xml:space="preserve">cognitive, emotional, and behavioural methods of dealing with problems (Appendix 12a). Available responses ranged from “mostly true about me” to “not true about me,” with scores assigned from 4 to 1. The total score </w:t>
      </w:r>
      <w:r w:rsidR="00080E3E" w:rsidRPr="00DB7E0B">
        <w:rPr>
          <w:color w:val="000000"/>
        </w:rPr>
        <w:t>is</w:t>
      </w:r>
      <w:r w:rsidRPr="00DB7E0B">
        <w:rPr>
          <w:color w:val="000000"/>
        </w:rPr>
        <w:t xml:space="preserve"> summative of all items, with higher scores indicating higher levels of coping (73). </w:t>
      </w:r>
      <w:r w:rsidR="005C2B80">
        <w:rPr>
          <w:color w:val="000000"/>
        </w:rPr>
        <w:t xml:space="preserve"> Previous researchers categorized coping skills into </w:t>
      </w:r>
      <w:r w:rsidR="000A63B0" w:rsidRPr="000A63B0">
        <w:rPr>
          <w:color w:val="000000"/>
          <w:lang w:val="en-GB"/>
        </w:rPr>
        <w:t>into low (&lt;22), medium (22 – 32.99), and high (≥33)</w:t>
      </w:r>
      <w:r w:rsidR="000A63B0">
        <w:rPr>
          <w:color w:val="000000"/>
          <w:lang w:val="en-GB"/>
        </w:rPr>
        <w:t xml:space="preserve">. </w:t>
      </w:r>
      <w:r w:rsidRPr="00DB7E0B">
        <w:rPr>
          <w:color w:val="000000"/>
        </w:rPr>
        <w:t>The scale had a Cronbach’s alpha of 0.88 (74). Permission for use was obtained (Appendix 12b).</w:t>
      </w:r>
    </w:p>
    <w:p w14:paraId="4DA6B2E2"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59" w:name="_Toc197739636"/>
      <w:r w:rsidRPr="00DB7E0B">
        <w:rPr>
          <w:rStyle w:val="Strong"/>
          <w:rFonts w:ascii="Times New Roman" w:hAnsi="Times New Roman" w:cs="Times New Roman"/>
          <w:b w:val="0"/>
          <w:bCs w:val="0"/>
          <w:color w:val="000000"/>
          <w:sz w:val="24"/>
          <w:szCs w:val="24"/>
        </w:rPr>
        <w:t>Adverse Childhood Experiences Screen (ACES)</w:t>
      </w:r>
      <w:bookmarkEnd w:id="159"/>
    </w:p>
    <w:p w14:paraId="0F296325" w14:textId="7FBE9DBC" w:rsidR="00F64A25" w:rsidRPr="00DB7E0B" w:rsidRDefault="00F64A25" w:rsidP="008F3A41">
      <w:pPr>
        <w:spacing w:before="100" w:beforeAutospacing="1" w:after="100" w:afterAutospacing="1" w:line="480" w:lineRule="auto"/>
        <w:rPr>
          <w:color w:val="000000"/>
        </w:rPr>
      </w:pPr>
      <w:r w:rsidRPr="00DB7E0B">
        <w:rPr>
          <w:color w:val="000000"/>
        </w:rPr>
        <w:t xml:space="preserve">The Adverse Childhood Experiences Screen (ACES) </w:t>
      </w:r>
      <w:r w:rsidR="00080E3E" w:rsidRPr="00DB7E0B">
        <w:rPr>
          <w:color w:val="000000"/>
        </w:rPr>
        <w:t xml:space="preserve">is </w:t>
      </w:r>
      <w:r w:rsidRPr="00DB7E0B">
        <w:rPr>
          <w:color w:val="000000"/>
        </w:rPr>
        <w:t xml:space="preserve">an open-source questionnaire that enquired about childhood abuse, neglect, and household challenges (Appendix 13) (75). It consisted of 10 questions, and the score referred to the total number of ACE categories experienced (75). The total score ranged between 0 and 10. </w:t>
      </w:r>
      <w:r w:rsidR="008E3447">
        <w:rPr>
          <w:color w:val="000000"/>
        </w:rPr>
        <w:t xml:space="preserve"> </w:t>
      </w:r>
      <w:r w:rsidR="007E7F98">
        <w:rPr>
          <w:color w:val="000000"/>
        </w:rPr>
        <w:t xml:space="preserve">Risk for </w:t>
      </w:r>
      <w:r w:rsidR="00560816">
        <w:rPr>
          <w:color w:val="000000"/>
        </w:rPr>
        <w:t xml:space="preserve">toxic stress was then categorised based on </w:t>
      </w:r>
      <w:proofErr w:type="gramStart"/>
      <w:r w:rsidR="00560816">
        <w:rPr>
          <w:color w:val="000000"/>
        </w:rPr>
        <w:t>score ,</w:t>
      </w:r>
      <w:proofErr w:type="gramEnd"/>
      <w:r w:rsidR="00560816">
        <w:rPr>
          <w:color w:val="000000"/>
        </w:rPr>
        <w:t xml:space="preserve"> where participants with a score of 0 were low </w:t>
      </w:r>
      <w:proofErr w:type="gramStart"/>
      <w:r w:rsidR="00560816">
        <w:rPr>
          <w:color w:val="000000"/>
        </w:rPr>
        <w:t>risk ,</w:t>
      </w:r>
      <w:proofErr w:type="gramEnd"/>
      <w:r w:rsidR="00560816">
        <w:rPr>
          <w:color w:val="000000"/>
        </w:rPr>
        <w:t xml:space="preserve"> 1-3 were intermediate risk and </w:t>
      </w:r>
      <w:r w:rsidR="001A6F88">
        <w:rPr>
          <w:color w:val="000000"/>
        </w:rPr>
        <w:t xml:space="preserve">&gt;3 were seen as high risk. </w:t>
      </w:r>
      <w:r w:rsidR="00560816">
        <w:rPr>
          <w:color w:val="000000"/>
        </w:rPr>
        <w:t xml:space="preserve"> </w:t>
      </w:r>
      <w:r w:rsidRPr="00DB7E0B">
        <w:rPr>
          <w:color w:val="000000"/>
        </w:rPr>
        <w:t>The instrument had good internal reliability with a Cronbach’s alpha of 0.81 (76).</w:t>
      </w:r>
    </w:p>
    <w:p w14:paraId="41CD2A27" w14:textId="77777777" w:rsidR="00F64A25" w:rsidRPr="00DB7E0B" w:rsidRDefault="00F64A25" w:rsidP="008F3A41">
      <w:pPr>
        <w:pStyle w:val="Heading3"/>
        <w:spacing w:line="480" w:lineRule="auto"/>
        <w:rPr>
          <w:rFonts w:ascii="Times New Roman" w:hAnsi="Times New Roman" w:cs="Times New Roman"/>
          <w:color w:val="000000"/>
          <w:sz w:val="24"/>
          <w:szCs w:val="24"/>
        </w:rPr>
      </w:pPr>
      <w:bookmarkStart w:id="160" w:name="_Toc197739637"/>
      <w:r w:rsidRPr="00DB7E0B">
        <w:rPr>
          <w:rStyle w:val="Strong"/>
          <w:rFonts w:ascii="Times New Roman" w:hAnsi="Times New Roman" w:cs="Times New Roman"/>
          <w:b w:val="0"/>
          <w:bCs w:val="0"/>
          <w:color w:val="000000"/>
          <w:sz w:val="24"/>
          <w:szCs w:val="24"/>
        </w:rPr>
        <w:t>Sociocultural Attitudes Towards Appearance Questionnaire – 4 Revised (SATAQ-4R)</w:t>
      </w:r>
      <w:bookmarkEnd w:id="160"/>
    </w:p>
    <w:p w14:paraId="76D6FE58" w14:textId="047F7ADB" w:rsidR="00F64A25" w:rsidRPr="00DB7E0B" w:rsidRDefault="00F64A25" w:rsidP="008F3A41">
      <w:pPr>
        <w:spacing w:before="100" w:beforeAutospacing="1" w:after="100" w:afterAutospacing="1" w:line="480" w:lineRule="auto"/>
        <w:rPr>
          <w:color w:val="000000"/>
        </w:rPr>
      </w:pPr>
      <w:r w:rsidRPr="00DB7E0B">
        <w:rPr>
          <w:color w:val="000000"/>
        </w:rPr>
        <w:t xml:space="preserve">The Sociocultural Attitudes Towards Appearance Questionnaire – 4 Revised (SATAQ-4R) </w:t>
      </w:r>
      <w:r w:rsidR="00080E3E" w:rsidRPr="00DB7E0B">
        <w:rPr>
          <w:color w:val="000000"/>
        </w:rPr>
        <w:t>is</w:t>
      </w:r>
      <w:r w:rsidRPr="00DB7E0B">
        <w:rPr>
          <w:color w:val="000000"/>
        </w:rPr>
        <w:t xml:space="preserve"> used to assess internalisation of appearance ideals and sociocultural pressures from peers (Appendix 14a). The female version ha</w:t>
      </w:r>
      <w:r w:rsidR="00080E3E" w:rsidRPr="00DB7E0B">
        <w:rPr>
          <w:color w:val="000000"/>
        </w:rPr>
        <w:t>s</w:t>
      </w:r>
      <w:r w:rsidRPr="00DB7E0B">
        <w:rPr>
          <w:color w:val="000000"/>
        </w:rPr>
        <w:t xml:space="preserve"> 31 items, and the male version had 28. Items were grouped into seven subscales: Internalisation – Thin/Low Body Fat, Internalisation – Muscular, Internalisation – General Attractiveness, Pressures – Peers, Pressures – Family, Pressures – Significant Others, and Pressures – Media.</w:t>
      </w:r>
    </w:p>
    <w:p w14:paraId="30E8708D" w14:textId="77777777" w:rsidR="00F64A25" w:rsidRDefault="00F64A25" w:rsidP="008F3A41">
      <w:pPr>
        <w:spacing w:before="100" w:beforeAutospacing="1" w:after="100" w:afterAutospacing="1" w:line="480" w:lineRule="auto"/>
        <w:rPr>
          <w:color w:val="000000"/>
        </w:rPr>
      </w:pPr>
      <w:r w:rsidRPr="00DB7E0B">
        <w:rPr>
          <w:color w:val="000000"/>
        </w:rPr>
        <w:t>Each item had five response options ranging from “definitely disagree” (1) to “definitely agree” (5). Scores for each subscale were obtained by summing the relevant item scores and dividing by the number of items. Higher mean scores indicated greater internalisation or pressure. The questionnaire was validated in adolescents and demonstrated satisfactory reliability (Cronbach’s alpha = 0.70–0.69) across the subscales (77). Permission for use was obtained (Appendix 14b).</w:t>
      </w:r>
    </w:p>
    <w:p w14:paraId="2845EAE5" w14:textId="460C3A35" w:rsidR="00F95A13" w:rsidRDefault="00F95A13" w:rsidP="008F3A41">
      <w:pPr>
        <w:spacing w:before="100" w:beforeAutospacing="1" w:after="100" w:afterAutospacing="1" w:line="480" w:lineRule="auto"/>
        <w:rPr>
          <w:color w:val="000000"/>
        </w:rPr>
      </w:pPr>
      <w:r w:rsidRPr="00705B35">
        <w:rPr>
          <w:color w:val="000000"/>
        </w:rPr>
        <w:t>Sociodemographic factors</w:t>
      </w:r>
    </w:p>
    <w:p w14:paraId="552E67C0" w14:textId="77777777" w:rsidR="00F95A13" w:rsidRDefault="00F95A13" w:rsidP="008F3A41">
      <w:pPr>
        <w:spacing w:before="100" w:beforeAutospacing="1" w:after="100" w:afterAutospacing="1" w:line="480" w:lineRule="auto"/>
        <w:rPr>
          <w:color w:val="000000"/>
        </w:rPr>
      </w:pPr>
    </w:p>
    <w:p w14:paraId="252D7F52" w14:textId="6D8E7F2D" w:rsidR="00F95A13" w:rsidRDefault="001F2556" w:rsidP="008F3A41">
      <w:pPr>
        <w:spacing w:before="100" w:beforeAutospacing="1" w:after="100" w:afterAutospacing="1" w:line="480" w:lineRule="auto"/>
        <w:rPr>
          <w:color w:val="000000"/>
        </w:rPr>
      </w:pPr>
      <w:r w:rsidRPr="00705B35">
        <w:rPr>
          <w:color w:val="000000"/>
        </w:rPr>
        <w:t>Sociodemographic factors</w:t>
      </w:r>
      <w:r>
        <w:rPr>
          <w:color w:val="000000"/>
        </w:rPr>
        <w:t xml:space="preserve"> </w:t>
      </w:r>
      <w:r w:rsidR="005A26CE">
        <w:rPr>
          <w:color w:val="000000"/>
        </w:rPr>
        <w:t>were enquired about using q</w:t>
      </w:r>
      <w:r w:rsidR="005A26CE" w:rsidRPr="00705B35">
        <w:rPr>
          <w:color w:val="000000"/>
        </w:rPr>
        <w:t>uestions previously used in Jamaican adolescents, including from the Jamaican Youth Risk and Resiliency Questionnaire</w:t>
      </w:r>
      <w:r w:rsidR="005A26CE">
        <w:rPr>
          <w:color w:val="000000"/>
        </w:rPr>
        <w:t>.</w:t>
      </w:r>
    </w:p>
    <w:p w14:paraId="54BD02B8" w14:textId="73A0038B" w:rsidR="005A26CE" w:rsidRPr="00DB7E0B" w:rsidRDefault="00B34C3C" w:rsidP="008F3A41">
      <w:pPr>
        <w:spacing w:before="100" w:beforeAutospacing="1" w:after="100" w:afterAutospacing="1" w:line="480" w:lineRule="auto"/>
        <w:rPr>
          <w:color w:val="000000"/>
        </w:rPr>
      </w:pPr>
      <w:r>
        <w:rPr>
          <w:color w:val="000000"/>
        </w:rPr>
        <w:t xml:space="preserve">A possession score was then calculated </w:t>
      </w:r>
      <w:r w:rsidR="00A1008F">
        <w:rPr>
          <w:color w:val="000000"/>
        </w:rPr>
        <w:t xml:space="preserve">with the score indicating the total number of working household </w:t>
      </w:r>
      <w:proofErr w:type="gramStart"/>
      <w:r w:rsidR="00A1008F">
        <w:rPr>
          <w:color w:val="000000"/>
        </w:rPr>
        <w:t>items .</w:t>
      </w:r>
      <w:proofErr w:type="gramEnd"/>
      <w:r w:rsidR="00A1008F">
        <w:rPr>
          <w:color w:val="000000"/>
        </w:rPr>
        <w:t xml:space="preserve"> A sanitation index was also calculated by summing </w:t>
      </w:r>
      <w:r w:rsidR="00BF3BFC">
        <w:rPr>
          <w:color w:val="000000"/>
        </w:rPr>
        <w:t xml:space="preserve">the score assigned to toilet facilities available and source of drinking </w:t>
      </w:r>
      <w:proofErr w:type="gramStart"/>
      <w:r w:rsidR="00BF3BFC">
        <w:rPr>
          <w:color w:val="000000"/>
        </w:rPr>
        <w:t>water ,</w:t>
      </w:r>
      <w:proofErr w:type="gramEnd"/>
      <w:r w:rsidR="00BF3BFC">
        <w:rPr>
          <w:color w:val="000000"/>
        </w:rPr>
        <w:t xml:space="preserve"> where flush toilet in one’s own household and bottled water for drinking were assigned the highest scores. </w:t>
      </w:r>
    </w:p>
    <w:p w14:paraId="6032B15B" w14:textId="4B951C8B" w:rsidR="00F64A25" w:rsidRDefault="00F64A25" w:rsidP="008F3A41">
      <w:pPr>
        <w:spacing w:line="480" w:lineRule="auto"/>
      </w:pPr>
    </w:p>
    <w:p w14:paraId="47DA878F" w14:textId="77777777" w:rsidR="002814F1" w:rsidRDefault="002814F1" w:rsidP="008F3A41">
      <w:pPr>
        <w:spacing w:line="480" w:lineRule="auto"/>
      </w:pPr>
    </w:p>
    <w:p w14:paraId="47B7024A" w14:textId="77777777" w:rsidR="002814F1" w:rsidRDefault="002814F1" w:rsidP="008F3A41">
      <w:pPr>
        <w:spacing w:line="480" w:lineRule="auto"/>
      </w:pPr>
    </w:p>
    <w:p w14:paraId="6C658D31" w14:textId="77777777" w:rsidR="002814F1" w:rsidRPr="00DB7E0B" w:rsidRDefault="002814F1" w:rsidP="008F3A41">
      <w:pPr>
        <w:spacing w:line="480" w:lineRule="auto"/>
      </w:pPr>
    </w:p>
    <w:p w14:paraId="13CACBA0" w14:textId="77777777" w:rsidR="00F64A25" w:rsidRPr="00DB7E0B" w:rsidRDefault="00F64A25" w:rsidP="008F3A41">
      <w:pPr>
        <w:pStyle w:val="Heading2"/>
        <w:spacing w:line="480" w:lineRule="auto"/>
        <w:rPr>
          <w:rFonts w:ascii="Times New Roman" w:hAnsi="Times New Roman" w:cs="Times New Roman"/>
          <w:color w:val="000000"/>
          <w:sz w:val="24"/>
          <w:szCs w:val="24"/>
        </w:rPr>
      </w:pPr>
      <w:bookmarkStart w:id="161" w:name="_Toc197739638"/>
      <w:r w:rsidRPr="00DB7E0B">
        <w:rPr>
          <w:rStyle w:val="Strong"/>
          <w:rFonts w:ascii="Times New Roman" w:hAnsi="Times New Roman" w:cs="Times New Roman"/>
          <w:b w:val="0"/>
          <w:bCs w:val="0"/>
          <w:color w:val="000000"/>
          <w:sz w:val="24"/>
          <w:szCs w:val="24"/>
        </w:rPr>
        <w:t>Sample Size</w:t>
      </w:r>
      <w:bookmarkEnd w:id="161"/>
    </w:p>
    <w:p w14:paraId="65F26B40" w14:textId="77777777" w:rsidR="00F64A25" w:rsidRPr="00DB7E0B" w:rsidRDefault="00F64A25" w:rsidP="008F3A41">
      <w:pPr>
        <w:spacing w:before="100" w:beforeAutospacing="1" w:after="100" w:afterAutospacing="1" w:line="480" w:lineRule="auto"/>
        <w:rPr>
          <w:color w:val="000000"/>
        </w:rPr>
      </w:pPr>
      <w:r w:rsidRPr="00DB7E0B">
        <w:rPr>
          <w:color w:val="000000"/>
        </w:rPr>
        <w:t>Based on the literature, with an expected prevalence of 20% of adolescents (10–19 years) with overweight/obesity enrolled in the paediatric endocrine clinic at UHWI reporting disordered eating behaviours and attitudes, and assuming a power of 80% and a significance level of 5%, the study required a final sample size of 126 participants, as estimated using the ‘power’ command in STATA 17. This ensured the study had adequate power to estimate a representative prevalence of DEBAs and draw robust conclusions.</w:t>
      </w:r>
    </w:p>
    <w:p w14:paraId="200963F3" w14:textId="77777777" w:rsidR="00F64A25" w:rsidRPr="00DB7E0B" w:rsidRDefault="00F64A25" w:rsidP="008F3A41">
      <w:pPr>
        <w:spacing w:before="100" w:beforeAutospacing="1" w:after="100" w:afterAutospacing="1" w:line="480" w:lineRule="auto"/>
        <w:rPr>
          <w:color w:val="000000"/>
        </w:rPr>
      </w:pPr>
      <w:r w:rsidRPr="00DB7E0B">
        <w:rPr>
          <w:color w:val="000000"/>
        </w:rPr>
        <w:t>The sample size was also calculated using the Slovin Formula:</w:t>
      </w:r>
      <w:r w:rsidRPr="00DB7E0B">
        <w:rPr>
          <w:color w:val="000000"/>
        </w:rPr>
        <w:br/>
      </w:r>
      <w:r w:rsidRPr="00DB7E0B">
        <w:rPr>
          <w:rStyle w:val="Strong"/>
          <w:b w:val="0"/>
          <w:bCs w:val="0"/>
          <w:color w:val="000000"/>
        </w:rPr>
        <w:t>n = N / (1 + Ne²)</w:t>
      </w:r>
      <w:r w:rsidRPr="00DB7E0B">
        <w:rPr>
          <w:color w:val="000000"/>
        </w:rPr>
        <w:br/>
        <w:t>Where</w:t>
      </w:r>
      <w:r w:rsidRPr="00DB7E0B">
        <w:rPr>
          <w:rStyle w:val="apple-converted-space"/>
          <w:color w:val="000000"/>
        </w:rPr>
        <w:t> </w:t>
      </w:r>
      <w:r w:rsidRPr="00DB7E0B">
        <w:rPr>
          <w:rStyle w:val="Strong"/>
          <w:b w:val="0"/>
          <w:bCs w:val="0"/>
          <w:color w:val="000000"/>
        </w:rPr>
        <w:t>N</w:t>
      </w:r>
      <w:r w:rsidRPr="00DB7E0B">
        <w:rPr>
          <w:rStyle w:val="apple-converted-space"/>
          <w:color w:val="000000"/>
        </w:rPr>
        <w:t> </w:t>
      </w:r>
      <w:r w:rsidRPr="00DB7E0B">
        <w:rPr>
          <w:color w:val="000000"/>
        </w:rPr>
        <w:t>represented the target population size and</w:t>
      </w:r>
      <w:r w:rsidRPr="00DB7E0B">
        <w:rPr>
          <w:rStyle w:val="apple-converted-space"/>
          <w:color w:val="000000"/>
        </w:rPr>
        <w:t> </w:t>
      </w:r>
      <w:r w:rsidRPr="00DB7E0B">
        <w:rPr>
          <w:rStyle w:val="Strong"/>
          <w:b w:val="0"/>
          <w:bCs w:val="0"/>
          <w:color w:val="000000"/>
        </w:rPr>
        <w:t>e</w:t>
      </w:r>
      <w:r w:rsidRPr="00DB7E0B">
        <w:rPr>
          <w:rStyle w:val="apple-converted-space"/>
          <w:color w:val="000000"/>
        </w:rPr>
        <w:t> </w:t>
      </w:r>
      <w:r w:rsidRPr="00DB7E0B">
        <w:rPr>
          <w:color w:val="000000"/>
        </w:rPr>
        <w:t>the margin of error.</w:t>
      </w:r>
    </w:p>
    <w:p w14:paraId="234C11C2" w14:textId="0EE68458" w:rsidR="00F64A25" w:rsidRPr="00DB7E0B" w:rsidRDefault="00F64A25" w:rsidP="008F3A41">
      <w:pPr>
        <w:spacing w:line="480" w:lineRule="auto"/>
      </w:pPr>
    </w:p>
    <w:p w14:paraId="385206F5" w14:textId="77777777" w:rsidR="00F64A25" w:rsidRPr="002814F1" w:rsidRDefault="00F64A25" w:rsidP="002814F1">
      <w:pPr>
        <w:pStyle w:val="Heading1"/>
      </w:pPr>
      <w:bookmarkStart w:id="162" w:name="_Toc197739639"/>
      <w:r w:rsidRPr="002814F1">
        <w:rPr>
          <w:rStyle w:val="Strong"/>
          <w:b w:val="0"/>
          <w:bCs w:val="0"/>
        </w:rPr>
        <w:t>Data Handling</w:t>
      </w:r>
      <w:bookmarkEnd w:id="162"/>
    </w:p>
    <w:p w14:paraId="3DE1C9C8" w14:textId="511ECB6D" w:rsidR="00F64A25" w:rsidRPr="00DB7E0B" w:rsidRDefault="00F64A25" w:rsidP="008F3A41">
      <w:pPr>
        <w:spacing w:before="100" w:beforeAutospacing="1" w:after="100" w:afterAutospacing="1" w:line="480" w:lineRule="auto"/>
        <w:rPr>
          <w:color w:val="000000"/>
        </w:rPr>
      </w:pPr>
      <w:r w:rsidRPr="00DB7E0B">
        <w:rPr>
          <w:color w:val="000000"/>
        </w:rPr>
        <w:t xml:space="preserve">Only researchers or research assistants directly responsible for data entry and analysis had access to the data. Data extraction sheets and questionnaires were labelled using a unique study ID with no identifying information. Hard copies were stored securely in a locked filing cabinet in the principal investigator’s office at UWI, Mona, and </w:t>
      </w:r>
      <w:r w:rsidR="0032643B" w:rsidRPr="00DB7E0B">
        <w:rPr>
          <w:color w:val="000000"/>
        </w:rPr>
        <w:t>are</w:t>
      </w:r>
      <w:r w:rsidRPr="00DB7E0B">
        <w:rPr>
          <w:color w:val="000000"/>
        </w:rPr>
        <w:t xml:space="preserve"> scheduled for destruction five years after collection. Data were entered into SPSS Version 28.0 and stored on a password-protected computer, accessible only to the research team.</w:t>
      </w:r>
    </w:p>
    <w:p w14:paraId="1A06E343" w14:textId="59238D42" w:rsidR="00F64A25" w:rsidRPr="00DB7E0B" w:rsidRDefault="00F64A25" w:rsidP="008F3A41">
      <w:pPr>
        <w:spacing w:line="480" w:lineRule="auto"/>
      </w:pPr>
    </w:p>
    <w:p w14:paraId="15494082" w14:textId="77777777" w:rsidR="00F64A25" w:rsidRPr="002814F1" w:rsidRDefault="00F64A25" w:rsidP="002814F1">
      <w:pPr>
        <w:pStyle w:val="Heading1"/>
      </w:pPr>
      <w:bookmarkStart w:id="163" w:name="_Toc197739640"/>
      <w:r w:rsidRPr="002814F1">
        <w:rPr>
          <w:rStyle w:val="Strong"/>
          <w:b w:val="0"/>
          <w:bCs w:val="0"/>
        </w:rPr>
        <w:t>Data Analysis</w:t>
      </w:r>
      <w:bookmarkEnd w:id="163"/>
    </w:p>
    <w:p w14:paraId="4824D8EA" w14:textId="5207731F" w:rsidR="00324FC0" w:rsidRDefault="00F64A25" w:rsidP="002814F1">
      <w:pPr>
        <w:spacing w:before="100" w:beforeAutospacing="1" w:after="100" w:afterAutospacing="1" w:line="480" w:lineRule="auto"/>
        <w:rPr>
          <w:color w:val="000000"/>
        </w:rPr>
      </w:pPr>
      <w:r w:rsidRPr="00DB7E0B">
        <w:rPr>
          <w:color w:val="000000"/>
        </w:rPr>
        <w:t>Data collected were entered and analysed using SPSS Version 28.0. Only researchers had access to the de</w:t>
      </w:r>
      <w:r w:rsidR="001A7950">
        <w:rPr>
          <w:color w:val="000000"/>
        </w:rPr>
        <w:t>-</w:t>
      </w:r>
      <w:r w:rsidRPr="00DB7E0B">
        <w:rPr>
          <w:color w:val="000000"/>
        </w:rPr>
        <w:t xml:space="preserve">identified data. Descriptive statistics were calculated using proportions and frequencies for categorical </w:t>
      </w:r>
      <w:proofErr w:type="gramStart"/>
      <w:r w:rsidRPr="00DB7E0B">
        <w:rPr>
          <w:color w:val="000000"/>
        </w:rPr>
        <w:t>variables, and</w:t>
      </w:r>
      <w:proofErr w:type="gramEnd"/>
      <w:r w:rsidRPr="00DB7E0B">
        <w:rPr>
          <w:color w:val="000000"/>
        </w:rPr>
        <w:t xml:space="preserve"> means or medians for continuous variables. Inferential analyses (e.g., regression and correlation) were used to examine associations between factors and outcomes. Statistical significance was set at the 5% level.</w:t>
      </w:r>
    </w:p>
    <w:p w14:paraId="4BE6666A" w14:textId="77777777" w:rsidR="00324FC0" w:rsidRDefault="00324FC0">
      <w:pPr>
        <w:rPr>
          <w:color w:val="000000"/>
        </w:rPr>
      </w:pPr>
      <w:r>
        <w:rPr>
          <w:color w:val="000000"/>
        </w:rPr>
        <w:br w:type="page"/>
      </w:r>
    </w:p>
    <w:p w14:paraId="31387428" w14:textId="77777777" w:rsidR="00324FC0" w:rsidRDefault="00324FC0" w:rsidP="00324FC0">
      <w:pPr>
        <w:pStyle w:val="Heading1"/>
      </w:pPr>
      <w:bookmarkStart w:id="164" w:name="_Toc197739641"/>
      <w:r>
        <w:t>Results</w:t>
      </w:r>
      <w:bookmarkEnd w:id="164"/>
      <w:r>
        <w:t xml:space="preserve"> </w:t>
      </w:r>
    </w:p>
    <w:p w14:paraId="1AC14848" w14:textId="77777777" w:rsidR="00324FC0" w:rsidRDefault="00324FC0" w:rsidP="00324FC0">
      <w:pPr>
        <w:pStyle w:val="Heading1"/>
      </w:pPr>
    </w:p>
    <w:p w14:paraId="73DC9E2E" w14:textId="77777777" w:rsidR="009435FA" w:rsidRDefault="009435FA" w:rsidP="009435FA">
      <w:pPr>
        <w:autoSpaceDE w:val="0"/>
        <w:autoSpaceDN w:val="0"/>
        <w:adjustRightInd w:val="0"/>
        <w:spacing w:after="280"/>
        <w:rPr>
          <w:rFonts w:ascii="Times-Bold" w:hAnsi="Times-Bold" w:cs="Times-Bold"/>
          <w:b/>
          <w:bCs/>
          <w:color w:val="000000"/>
          <w:sz w:val="28"/>
          <w:szCs w:val="28"/>
          <w:lang w:val="en-GB"/>
        </w:rPr>
      </w:pPr>
      <w:r>
        <w:rPr>
          <w:rFonts w:ascii="Times-Bold" w:hAnsi="Times-Bold" w:cs="Times-Bold"/>
          <w:b/>
          <w:bCs/>
          <w:color w:val="000000"/>
          <w:sz w:val="28"/>
          <w:szCs w:val="28"/>
          <w:lang w:val="en-GB"/>
        </w:rPr>
        <w:t>Table 1: Participant Characteristics by sex</w:t>
      </w:r>
    </w:p>
    <w:tbl>
      <w:tblPr>
        <w:tblW w:w="10789"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3926"/>
        <w:gridCol w:w="2077"/>
        <w:gridCol w:w="2393"/>
        <w:gridCol w:w="2393"/>
      </w:tblGrid>
      <w:tr w:rsidR="009435FA" w14:paraId="3B5EC4C5" w14:textId="77777777" w:rsidTr="000C7391">
        <w:trPr>
          <w:trHeight w:val="270"/>
        </w:trPr>
        <w:tc>
          <w:tcPr>
            <w:tcW w:w="3926"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1AD3C13"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Characteristic</w:t>
            </w:r>
          </w:p>
        </w:tc>
        <w:tc>
          <w:tcPr>
            <w:tcW w:w="2077" w:type="dxa"/>
            <w:tcBorders>
              <w:top w:val="single" w:sz="8" w:space="0" w:color="000000"/>
              <w:left w:val="single" w:sz="8" w:space="0" w:color="000000"/>
              <w:bottom w:val="single" w:sz="8" w:space="0" w:color="000000"/>
              <w:right w:val="single" w:sz="8" w:space="0" w:color="000000"/>
            </w:tcBorders>
          </w:tcPr>
          <w:p w14:paraId="1DE69E5D"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Male n, (%)</w:t>
            </w:r>
          </w:p>
        </w:tc>
        <w:tc>
          <w:tcPr>
            <w:tcW w:w="2393" w:type="dxa"/>
            <w:tcBorders>
              <w:top w:val="single" w:sz="8" w:space="0" w:color="000000"/>
              <w:left w:val="single" w:sz="8" w:space="0" w:color="000000"/>
              <w:bottom w:val="single" w:sz="8" w:space="0" w:color="000000"/>
              <w:right w:val="single" w:sz="8" w:space="0" w:color="000000"/>
            </w:tcBorders>
          </w:tcPr>
          <w:p w14:paraId="33561A32"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Female n, (%)</w:t>
            </w:r>
          </w:p>
        </w:tc>
        <w:tc>
          <w:tcPr>
            <w:tcW w:w="2393" w:type="dxa"/>
            <w:tcBorders>
              <w:top w:val="single" w:sz="8" w:space="0" w:color="000000"/>
              <w:left w:val="single" w:sz="8" w:space="0" w:color="000000"/>
              <w:bottom w:val="single" w:sz="8" w:space="0" w:color="000000"/>
              <w:right w:val="single" w:sz="8" w:space="0" w:color="000000"/>
            </w:tcBorders>
          </w:tcPr>
          <w:p w14:paraId="0937C3CA"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Total N (%)</w:t>
            </w:r>
          </w:p>
        </w:tc>
      </w:tr>
      <w:tr w:rsidR="009435FA" w14:paraId="3FCC25D5" w14:textId="77777777" w:rsidTr="000C7391">
        <w:tblPrEx>
          <w:tblBorders>
            <w:top w:val="none" w:sz="0" w:space="0" w:color="auto"/>
          </w:tblBorders>
        </w:tblPrEx>
        <w:trPr>
          <w:trHeight w:val="792"/>
        </w:trPr>
        <w:tc>
          <w:tcPr>
            <w:tcW w:w="3926" w:type="dxa"/>
            <w:tcBorders>
              <w:top w:val="single" w:sz="8" w:space="0" w:color="000000"/>
              <w:left w:val="single" w:sz="8" w:space="0" w:color="000000"/>
              <w:bottom w:val="single" w:sz="8" w:space="0" w:color="000000"/>
              <w:right w:val="single" w:sz="8" w:space="0" w:color="000000"/>
            </w:tcBorders>
            <w:shd w:val="clear" w:color="auto" w:fill="F2F2F2"/>
          </w:tcPr>
          <w:p w14:paraId="3DAF8FBC" w14:textId="77777777" w:rsidR="009435FA" w:rsidRDefault="009435FA" w:rsidP="000C7391">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Age Category </w:t>
            </w:r>
          </w:p>
          <w:p w14:paraId="1329F4CB" w14:textId="77777777" w:rsidR="009435FA" w:rsidRPr="000C7391" w:rsidRDefault="009435FA" w:rsidP="000C7391">
            <w:pPr>
              <w:autoSpaceDE w:val="0"/>
              <w:autoSpaceDN w:val="0"/>
              <w:adjustRightInd w:val="0"/>
              <w:rPr>
                <w:rFonts w:ascii="Times-Bold" w:hAnsi="Times-Bold" w:cs="Times-Bold"/>
                <w:color w:val="000000"/>
                <w:lang w:val="en-GB"/>
              </w:rPr>
            </w:pPr>
            <w:r>
              <w:rPr>
                <w:rFonts w:ascii="Times-Bold" w:hAnsi="Times-Bold" w:cs="Times-Bold"/>
                <w:b/>
                <w:bCs/>
                <w:color w:val="000000"/>
                <w:lang w:val="en-GB"/>
              </w:rPr>
              <w:t xml:space="preserve">     </w:t>
            </w:r>
            <w:r w:rsidRPr="000C7391">
              <w:rPr>
                <w:rFonts w:ascii="Times-Bold" w:hAnsi="Times-Bold" w:cs="Times-Bold"/>
                <w:color w:val="000000"/>
                <w:lang w:val="en-GB"/>
              </w:rPr>
              <w:t>Early adolescents: 1</w:t>
            </w:r>
            <w:r>
              <w:rPr>
                <w:rFonts w:ascii="Times-Bold" w:hAnsi="Times-Bold" w:cs="Times-Bold"/>
                <w:color w:val="000000"/>
                <w:lang w:val="en-GB"/>
              </w:rPr>
              <w:t>0</w:t>
            </w:r>
            <w:r w:rsidRPr="000C7391">
              <w:rPr>
                <w:rFonts w:ascii="Times-Bold" w:hAnsi="Times-Bold" w:cs="Times-Bold"/>
                <w:color w:val="000000"/>
                <w:lang w:val="en-GB"/>
              </w:rPr>
              <w:t>–15 years</w:t>
            </w:r>
          </w:p>
          <w:p w14:paraId="4BA0CCE3" w14:textId="77777777" w:rsidR="009435FA" w:rsidRDefault="009435FA" w:rsidP="000C7391">
            <w:pPr>
              <w:autoSpaceDE w:val="0"/>
              <w:autoSpaceDN w:val="0"/>
              <w:adjustRightInd w:val="0"/>
              <w:rPr>
                <w:rFonts w:ascii="Helvetica" w:hAnsi="Helvetica" w:cs="Helvetica"/>
                <w:lang w:val="en-GB"/>
              </w:rPr>
            </w:pPr>
            <w:r w:rsidRPr="000C7391">
              <w:rPr>
                <w:rFonts w:ascii="Times-Bold" w:hAnsi="Times-Bold" w:cs="Times-Bold"/>
                <w:color w:val="000000"/>
                <w:lang w:val="en-GB"/>
              </w:rPr>
              <w:t xml:space="preserve">     Late adolescents: 16-19 years</w:t>
            </w:r>
          </w:p>
        </w:tc>
        <w:tc>
          <w:tcPr>
            <w:tcW w:w="2077" w:type="dxa"/>
            <w:tcBorders>
              <w:top w:val="single" w:sz="8" w:space="0" w:color="000000"/>
              <w:left w:val="single" w:sz="8" w:space="0" w:color="000000"/>
              <w:bottom w:val="single" w:sz="8" w:space="0" w:color="000000"/>
              <w:right w:val="single" w:sz="8" w:space="0" w:color="000000"/>
            </w:tcBorders>
            <w:shd w:val="clear" w:color="auto" w:fill="F2F2F2"/>
          </w:tcPr>
          <w:p w14:paraId="72E102B1" w14:textId="4BA96D5F" w:rsidR="009A0EFF" w:rsidRDefault="009A0EFF"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shd w:val="clear" w:color="auto" w:fill="F2F2F2"/>
          </w:tcPr>
          <w:p w14:paraId="3D31458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shd w:val="clear" w:color="auto" w:fill="F2F2F2"/>
          </w:tcPr>
          <w:p w14:paraId="2644FDDF"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6715BC9F" w14:textId="77777777" w:rsidTr="000C7391">
        <w:tblPrEx>
          <w:tblBorders>
            <w:top w:val="none" w:sz="0" w:space="0" w:color="auto"/>
          </w:tblBorders>
        </w:tblPrEx>
        <w:trPr>
          <w:trHeight w:val="1333"/>
        </w:trPr>
        <w:tc>
          <w:tcPr>
            <w:tcW w:w="3926" w:type="dxa"/>
            <w:tcBorders>
              <w:top w:val="single" w:sz="8" w:space="0" w:color="000000"/>
              <w:left w:val="single" w:sz="8" w:space="0" w:color="000000"/>
              <w:bottom w:val="single" w:sz="8" w:space="0" w:color="000000"/>
              <w:right w:val="single" w:sz="8" w:space="0" w:color="000000"/>
            </w:tcBorders>
          </w:tcPr>
          <w:p w14:paraId="098224DC"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Nutritional Status</w:t>
            </w:r>
          </w:p>
          <w:p w14:paraId="60CCC850"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Overweight</w:t>
            </w:r>
          </w:p>
          <w:p w14:paraId="2B2D8E57"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 Obesity</w:t>
            </w:r>
          </w:p>
          <w:p w14:paraId="0DBA5AF4"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II Obesity</w:t>
            </w:r>
          </w:p>
          <w:p w14:paraId="413FF0B9"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 xml:space="preserve">     Class III Obesity </w:t>
            </w:r>
          </w:p>
        </w:tc>
        <w:tc>
          <w:tcPr>
            <w:tcW w:w="2077" w:type="dxa"/>
            <w:tcBorders>
              <w:top w:val="single" w:sz="8" w:space="0" w:color="000000"/>
              <w:left w:val="single" w:sz="8" w:space="0" w:color="000000"/>
              <w:bottom w:val="single" w:sz="8" w:space="0" w:color="000000"/>
              <w:right w:val="single" w:sz="8" w:space="0" w:color="000000"/>
            </w:tcBorders>
          </w:tcPr>
          <w:p w14:paraId="4D02B7E2"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tcPr>
          <w:p w14:paraId="7C55284C"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tcPr>
          <w:p w14:paraId="69F7EB9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548D280F" w14:textId="77777777" w:rsidTr="000C7391">
        <w:tblPrEx>
          <w:tblBorders>
            <w:top w:val="none" w:sz="0" w:space="0" w:color="auto"/>
          </w:tblBorders>
        </w:tblPrEx>
        <w:trPr>
          <w:trHeight w:val="1072"/>
        </w:trPr>
        <w:tc>
          <w:tcPr>
            <w:tcW w:w="3926" w:type="dxa"/>
            <w:tcBorders>
              <w:top w:val="single" w:sz="8" w:space="0" w:color="000000"/>
              <w:left w:val="single" w:sz="8" w:space="0" w:color="000000"/>
              <w:bottom w:val="single" w:sz="8" w:space="0" w:color="000000"/>
              <w:right w:val="single" w:sz="8" w:space="0" w:color="000000"/>
            </w:tcBorders>
          </w:tcPr>
          <w:p w14:paraId="63DCAEB2"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Clinic Attended </w:t>
            </w:r>
          </w:p>
          <w:p w14:paraId="2426E0D8"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Endocrine </w:t>
            </w:r>
          </w:p>
          <w:p w14:paraId="028C93D1"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General Paediatrics</w:t>
            </w:r>
          </w:p>
          <w:p w14:paraId="660F6821" w14:textId="77777777" w:rsidR="009435FA" w:rsidRPr="000C7391"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Teen </w:t>
            </w:r>
          </w:p>
        </w:tc>
        <w:tc>
          <w:tcPr>
            <w:tcW w:w="2077" w:type="dxa"/>
            <w:tcBorders>
              <w:top w:val="single" w:sz="8" w:space="0" w:color="000000"/>
              <w:left w:val="single" w:sz="8" w:space="0" w:color="000000"/>
              <w:bottom w:val="single" w:sz="8" w:space="0" w:color="000000"/>
              <w:right w:val="single" w:sz="8" w:space="0" w:color="000000"/>
            </w:tcBorders>
          </w:tcPr>
          <w:p w14:paraId="781AA47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r>
              <w:rPr>
                <w:rFonts w:ascii="Helvetica" w:hAnsi="Helvetica" w:cs="Helvetica"/>
                <w:lang w:val="en-GB"/>
              </w:rPr>
              <w:t xml:space="preserve">  </w:t>
            </w:r>
          </w:p>
        </w:tc>
        <w:tc>
          <w:tcPr>
            <w:tcW w:w="2393" w:type="dxa"/>
            <w:tcBorders>
              <w:top w:val="single" w:sz="8" w:space="0" w:color="000000"/>
              <w:left w:val="single" w:sz="8" w:space="0" w:color="000000"/>
              <w:bottom w:val="single" w:sz="8" w:space="0" w:color="000000"/>
              <w:right w:val="single" w:sz="8" w:space="0" w:color="000000"/>
            </w:tcBorders>
          </w:tcPr>
          <w:p w14:paraId="312437FB"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tcPr>
          <w:p w14:paraId="55846E6D"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1BB1AC91" w14:textId="77777777" w:rsidTr="000C7391">
        <w:tblPrEx>
          <w:tblBorders>
            <w:top w:val="none" w:sz="0" w:space="0" w:color="auto"/>
          </w:tblBorders>
        </w:tblPrEx>
        <w:trPr>
          <w:trHeight w:val="1063"/>
        </w:trPr>
        <w:tc>
          <w:tcPr>
            <w:tcW w:w="3926" w:type="dxa"/>
            <w:tcBorders>
              <w:top w:val="single" w:sz="8" w:space="0" w:color="000000"/>
              <w:left w:val="single" w:sz="8" w:space="0" w:color="000000"/>
              <w:bottom w:val="single" w:sz="8" w:space="0" w:color="000000"/>
              <w:right w:val="single" w:sz="8" w:space="0" w:color="000000"/>
            </w:tcBorders>
            <w:shd w:val="clear" w:color="auto" w:fill="F2F2F2"/>
          </w:tcPr>
          <w:p w14:paraId="230CF597"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Comorbidities</w:t>
            </w:r>
          </w:p>
          <w:p w14:paraId="433673E7"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Diabetes Mellitus</w:t>
            </w:r>
          </w:p>
          <w:p w14:paraId="1B093ACA"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Hypertension</w:t>
            </w:r>
          </w:p>
          <w:p w14:paraId="4C211101" w14:textId="77777777" w:rsidR="009435FA" w:rsidRPr="000C7391"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Metabolic Syndrome</w:t>
            </w:r>
          </w:p>
        </w:tc>
        <w:tc>
          <w:tcPr>
            <w:tcW w:w="2077" w:type="dxa"/>
            <w:tcBorders>
              <w:top w:val="single" w:sz="8" w:space="0" w:color="000000"/>
              <w:left w:val="single" w:sz="8" w:space="0" w:color="000000"/>
              <w:bottom w:val="single" w:sz="8" w:space="0" w:color="000000"/>
              <w:right w:val="single" w:sz="8" w:space="0" w:color="000000"/>
            </w:tcBorders>
            <w:shd w:val="clear" w:color="auto" w:fill="F2F2F2"/>
          </w:tcPr>
          <w:p w14:paraId="2B9620FE"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shd w:val="clear" w:color="auto" w:fill="F2F2F2"/>
          </w:tcPr>
          <w:p w14:paraId="397C6AA5"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shd w:val="clear" w:color="auto" w:fill="F2F2F2"/>
          </w:tcPr>
          <w:p w14:paraId="75140285"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142F9874" w14:textId="77777777" w:rsidTr="000C7391">
        <w:tblPrEx>
          <w:tblBorders>
            <w:top w:val="none" w:sz="0" w:space="0" w:color="auto"/>
          </w:tblBorders>
        </w:tblPrEx>
        <w:trPr>
          <w:trHeight w:val="318"/>
        </w:trPr>
        <w:tc>
          <w:tcPr>
            <w:tcW w:w="3926" w:type="dxa"/>
            <w:tcBorders>
              <w:top w:val="single" w:sz="8" w:space="0" w:color="000000"/>
              <w:left w:val="single" w:sz="8" w:space="0" w:color="000000"/>
              <w:bottom w:val="single" w:sz="8" w:space="0" w:color="000000"/>
              <w:right w:val="single" w:sz="8" w:space="0" w:color="000000"/>
            </w:tcBorders>
            <w:shd w:val="clear" w:color="auto" w:fill="F2F2F2"/>
          </w:tcPr>
          <w:p w14:paraId="0A360115"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Socioeconomic measures</w:t>
            </w:r>
          </w:p>
        </w:tc>
        <w:tc>
          <w:tcPr>
            <w:tcW w:w="2077" w:type="dxa"/>
            <w:tcBorders>
              <w:top w:val="single" w:sz="8" w:space="0" w:color="000000"/>
              <w:left w:val="single" w:sz="8" w:space="0" w:color="000000"/>
              <w:bottom w:val="single" w:sz="8" w:space="0" w:color="000000"/>
              <w:right w:val="single" w:sz="8" w:space="0" w:color="000000"/>
            </w:tcBorders>
            <w:shd w:val="clear" w:color="auto" w:fill="F2F2F2"/>
          </w:tcPr>
          <w:p w14:paraId="54D44444"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r>
              <w:rPr>
                <w:rFonts w:ascii="Helvetica" w:hAnsi="Helvetica" w:cs="Helvetica"/>
                <w:lang w:val="en-GB"/>
              </w:rPr>
              <w:t>Mean (SD)</w:t>
            </w:r>
          </w:p>
        </w:tc>
        <w:tc>
          <w:tcPr>
            <w:tcW w:w="2393" w:type="dxa"/>
            <w:tcBorders>
              <w:top w:val="single" w:sz="8" w:space="0" w:color="000000"/>
              <w:left w:val="single" w:sz="8" w:space="0" w:color="000000"/>
              <w:bottom w:val="single" w:sz="8" w:space="0" w:color="000000"/>
              <w:right w:val="single" w:sz="8" w:space="0" w:color="000000"/>
            </w:tcBorders>
            <w:shd w:val="clear" w:color="auto" w:fill="F2F2F2"/>
          </w:tcPr>
          <w:p w14:paraId="6E4BC309" w14:textId="2322FB61" w:rsidR="009435FA" w:rsidRDefault="009A0EFF"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r>
              <w:rPr>
                <w:rFonts w:ascii="Helvetica" w:hAnsi="Helvetica" w:cs="Helvetica"/>
                <w:lang w:val="en-GB"/>
              </w:rPr>
              <w:t xml:space="preserve">Mean </w:t>
            </w:r>
            <w:proofErr w:type="gramStart"/>
            <w:r>
              <w:rPr>
                <w:rFonts w:ascii="Helvetica" w:hAnsi="Helvetica" w:cs="Helvetica"/>
                <w:lang w:val="en-GB"/>
              </w:rPr>
              <w:t>( SD</w:t>
            </w:r>
            <w:proofErr w:type="gramEnd"/>
            <w:r>
              <w:rPr>
                <w:rFonts w:ascii="Helvetica" w:hAnsi="Helvetica" w:cs="Helvetica"/>
                <w:lang w:val="en-GB"/>
              </w:rPr>
              <w:t xml:space="preserve"> ) </w:t>
            </w:r>
          </w:p>
        </w:tc>
        <w:tc>
          <w:tcPr>
            <w:tcW w:w="2393" w:type="dxa"/>
            <w:tcBorders>
              <w:top w:val="single" w:sz="8" w:space="0" w:color="000000"/>
              <w:left w:val="single" w:sz="8" w:space="0" w:color="000000"/>
              <w:bottom w:val="single" w:sz="8" w:space="0" w:color="000000"/>
              <w:right w:val="single" w:sz="8" w:space="0" w:color="000000"/>
            </w:tcBorders>
            <w:shd w:val="clear" w:color="auto" w:fill="F2F2F2"/>
          </w:tcPr>
          <w:p w14:paraId="6B862468"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68AA8252" w14:textId="77777777" w:rsidTr="000C7391">
        <w:tblPrEx>
          <w:tblBorders>
            <w:top w:val="none" w:sz="0" w:space="0" w:color="auto"/>
          </w:tblBorders>
        </w:tblPrEx>
        <w:trPr>
          <w:trHeight w:val="1063"/>
        </w:trPr>
        <w:tc>
          <w:tcPr>
            <w:tcW w:w="3926" w:type="dxa"/>
            <w:tcBorders>
              <w:top w:val="single" w:sz="8" w:space="0" w:color="000000"/>
              <w:left w:val="single" w:sz="8" w:space="0" w:color="000000"/>
              <w:bottom w:val="single" w:sz="8" w:space="0" w:color="000000"/>
              <w:right w:val="single" w:sz="8" w:space="0" w:color="000000"/>
            </w:tcBorders>
            <w:shd w:val="clear" w:color="auto" w:fill="F2F2F2"/>
          </w:tcPr>
          <w:p w14:paraId="00F8588F"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Possession score </w:t>
            </w:r>
          </w:p>
          <w:p w14:paraId="526A2530" w14:textId="77777777" w:rsidR="009435FA" w:rsidRDefault="009435FA" w:rsidP="000C7391">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Sanitation Index</w:t>
            </w:r>
          </w:p>
          <w:p w14:paraId="4D2187F7" w14:textId="77777777" w:rsidR="009435FA" w:rsidRDefault="009435FA" w:rsidP="000C7391">
            <w:pPr>
              <w:autoSpaceDE w:val="0"/>
              <w:autoSpaceDN w:val="0"/>
              <w:adjustRightInd w:val="0"/>
              <w:rPr>
                <w:rFonts w:ascii="Times-Roman" w:hAnsi="Times-Roman" w:cs="Times-Roman"/>
                <w:color w:val="000000"/>
                <w:lang w:val="en-GB"/>
              </w:rPr>
            </w:pPr>
          </w:p>
        </w:tc>
        <w:tc>
          <w:tcPr>
            <w:tcW w:w="2077" w:type="dxa"/>
            <w:tcBorders>
              <w:top w:val="single" w:sz="8" w:space="0" w:color="000000"/>
              <w:left w:val="single" w:sz="8" w:space="0" w:color="000000"/>
              <w:bottom w:val="single" w:sz="8" w:space="0" w:color="000000"/>
              <w:right w:val="single" w:sz="8" w:space="0" w:color="000000"/>
            </w:tcBorders>
            <w:shd w:val="clear" w:color="auto" w:fill="F2F2F2"/>
          </w:tcPr>
          <w:p w14:paraId="1A69F8C2"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shd w:val="clear" w:color="auto" w:fill="F2F2F2"/>
          </w:tcPr>
          <w:p w14:paraId="6E78DEC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93" w:type="dxa"/>
            <w:tcBorders>
              <w:top w:val="single" w:sz="8" w:space="0" w:color="000000"/>
              <w:left w:val="single" w:sz="8" w:space="0" w:color="000000"/>
              <w:bottom w:val="single" w:sz="8" w:space="0" w:color="000000"/>
              <w:right w:val="single" w:sz="8" w:space="0" w:color="000000"/>
            </w:tcBorders>
            <w:shd w:val="clear" w:color="auto" w:fill="F2F2F2"/>
          </w:tcPr>
          <w:p w14:paraId="2E0749E4"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bl>
    <w:p w14:paraId="70568377" w14:textId="77777777" w:rsidR="009435FA" w:rsidRDefault="009435FA" w:rsidP="009435FA">
      <w:pPr>
        <w:autoSpaceDE w:val="0"/>
        <w:autoSpaceDN w:val="0"/>
        <w:adjustRightInd w:val="0"/>
        <w:rPr>
          <w:rFonts w:ascii="Times-Roman" w:hAnsi="Times-Roman" w:cs="Times-Roman"/>
          <w:color w:val="000000"/>
          <w:lang w:val="en-GB"/>
        </w:rPr>
      </w:pPr>
    </w:p>
    <w:p w14:paraId="41FE59DA" w14:textId="77777777" w:rsidR="009435FA" w:rsidRDefault="009435FA" w:rsidP="009435FA">
      <w:pPr>
        <w:autoSpaceDE w:val="0"/>
        <w:autoSpaceDN w:val="0"/>
        <w:adjustRightInd w:val="0"/>
        <w:rPr>
          <w:rFonts w:ascii="Times-Roman" w:hAnsi="Times-Roman" w:cs="Times-Roman"/>
          <w:color w:val="000000"/>
          <w:lang w:val="en-GB"/>
        </w:rPr>
      </w:pPr>
    </w:p>
    <w:p w14:paraId="3A42EE03" w14:textId="02D83F5C" w:rsidR="009435FA" w:rsidRDefault="009435FA" w:rsidP="009435FA">
      <w:pPr>
        <w:autoSpaceDE w:val="0"/>
        <w:autoSpaceDN w:val="0"/>
        <w:adjustRightInd w:val="0"/>
        <w:spacing w:after="280"/>
        <w:rPr>
          <w:rFonts w:ascii="Times-Bold" w:hAnsi="Times-Bold" w:cs="Times-Bold"/>
          <w:b/>
          <w:bCs/>
          <w:color w:val="000000"/>
          <w:sz w:val="28"/>
          <w:szCs w:val="28"/>
          <w:lang w:val="en-GB"/>
        </w:rPr>
      </w:pPr>
      <w:r>
        <w:rPr>
          <w:rFonts w:ascii="Times-Roman" w:hAnsi="Times-Roman" w:cs="Times-Roman"/>
          <w:color w:val="000000"/>
          <w:lang w:val="en-GB"/>
        </w:rPr>
        <w:br w:type="page"/>
      </w:r>
      <w:r>
        <w:rPr>
          <w:rFonts w:ascii="Times-Bold" w:hAnsi="Times-Bold" w:cs="Times-Bold"/>
          <w:b/>
          <w:bCs/>
          <w:color w:val="000000"/>
          <w:sz w:val="28"/>
          <w:szCs w:val="28"/>
          <w:lang w:val="en-GB"/>
        </w:rPr>
        <w:t>Table 2</w:t>
      </w:r>
      <w:r w:rsidR="003730CC">
        <w:rPr>
          <w:rFonts w:ascii="Times-Bold" w:hAnsi="Times-Bold" w:cs="Times-Bold"/>
          <w:b/>
          <w:bCs/>
          <w:color w:val="000000"/>
          <w:sz w:val="28"/>
          <w:szCs w:val="28"/>
          <w:lang w:val="en-GB"/>
        </w:rPr>
        <w:t>a</w:t>
      </w:r>
      <w:r>
        <w:rPr>
          <w:rFonts w:ascii="Times-Bold" w:hAnsi="Times-Bold" w:cs="Times-Bold"/>
          <w:b/>
          <w:bCs/>
          <w:color w:val="000000"/>
          <w:sz w:val="28"/>
          <w:szCs w:val="28"/>
          <w:lang w:val="en-GB"/>
        </w:rPr>
        <w:t xml:space="preserve">: Prevalence of disordered eating behaviours and attitudes </w:t>
      </w:r>
      <w:proofErr w:type="gramStart"/>
      <w:r w:rsidR="0027389E">
        <w:rPr>
          <w:rFonts w:ascii="Times-Bold" w:hAnsi="Times-Bold" w:cs="Times-Bold"/>
          <w:b/>
          <w:bCs/>
          <w:color w:val="000000"/>
          <w:sz w:val="28"/>
          <w:szCs w:val="28"/>
          <w:lang w:val="en-GB"/>
        </w:rPr>
        <w:t>( as</w:t>
      </w:r>
      <w:proofErr w:type="gramEnd"/>
      <w:r w:rsidR="0027389E">
        <w:rPr>
          <w:rFonts w:ascii="Times-Bold" w:hAnsi="Times-Bold" w:cs="Times-Bold"/>
          <w:b/>
          <w:bCs/>
          <w:color w:val="000000"/>
          <w:sz w:val="28"/>
          <w:szCs w:val="28"/>
          <w:lang w:val="en-GB"/>
        </w:rPr>
        <w:t xml:space="preserve"> per </w:t>
      </w:r>
      <w:r w:rsidR="003730CC">
        <w:rPr>
          <w:rFonts w:ascii="Times-Bold" w:hAnsi="Times-Bold" w:cs="Times-Bold"/>
          <w:b/>
          <w:bCs/>
          <w:color w:val="000000"/>
          <w:sz w:val="28"/>
          <w:szCs w:val="28"/>
          <w:lang w:val="en-GB"/>
        </w:rPr>
        <w:t xml:space="preserve">YEDE-Q) </w:t>
      </w:r>
      <w:r>
        <w:rPr>
          <w:rFonts w:ascii="Times-Bold" w:hAnsi="Times-Bold" w:cs="Times-Bold"/>
          <w:b/>
          <w:bCs/>
          <w:color w:val="000000"/>
          <w:sz w:val="28"/>
          <w:szCs w:val="28"/>
          <w:lang w:val="en-GB"/>
        </w:rPr>
        <w:t>by sex, age</w:t>
      </w:r>
      <w:r w:rsidR="001A7950">
        <w:rPr>
          <w:rFonts w:ascii="Times-Bold" w:hAnsi="Times-Bold" w:cs="Times-Bold"/>
          <w:b/>
          <w:bCs/>
          <w:color w:val="000000"/>
          <w:sz w:val="28"/>
          <w:szCs w:val="28"/>
          <w:lang w:val="en-GB"/>
        </w:rPr>
        <w:t>,</w:t>
      </w:r>
      <w:r>
        <w:rPr>
          <w:rFonts w:ascii="Times-Bold" w:hAnsi="Times-Bold" w:cs="Times-Bold"/>
          <w:b/>
          <w:bCs/>
          <w:color w:val="000000"/>
          <w:sz w:val="28"/>
          <w:szCs w:val="28"/>
          <w:lang w:val="en-GB"/>
        </w:rPr>
        <w:t xml:space="preserve"> and nutritional status </w:t>
      </w:r>
    </w:p>
    <w:tbl>
      <w:tblPr>
        <w:tblW w:w="11023"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3708"/>
        <w:gridCol w:w="1463"/>
        <w:gridCol w:w="1463"/>
        <w:gridCol w:w="1463"/>
        <w:gridCol w:w="1463"/>
        <w:gridCol w:w="1463"/>
      </w:tblGrid>
      <w:tr w:rsidR="00DE2372" w14:paraId="7F7EEDA9" w14:textId="77777777" w:rsidTr="00DE2372">
        <w:trPr>
          <w:trHeight w:val="450"/>
        </w:trPr>
        <w:tc>
          <w:tcPr>
            <w:tcW w:w="3708" w:type="dxa"/>
            <w:tcBorders>
              <w:top w:val="single" w:sz="8" w:space="0" w:color="000000"/>
              <w:left w:val="single" w:sz="8" w:space="0" w:color="000000"/>
              <w:bottom w:val="single" w:sz="8" w:space="0" w:color="000000"/>
              <w:right w:val="single" w:sz="8" w:space="0" w:color="000000"/>
            </w:tcBorders>
            <w:vAlign w:val="center"/>
          </w:tcPr>
          <w:p w14:paraId="2C3AF291" w14:textId="491A0036" w:rsidR="00DE2372" w:rsidRDefault="00DE2372" w:rsidP="009A0EFF">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Characteristic</w:t>
            </w:r>
          </w:p>
        </w:tc>
        <w:tc>
          <w:tcPr>
            <w:tcW w:w="1463" w:type="dxa"/>
            <w:tcBorders>
              <w:top w:val="single" w:sz="8" w:space="0" w:color="000000"/>
              <w:left w:val="single" w:sz="8" w:space="0" w:color="000000"/>
              <w:bottom w:val="single" w:sz="8" w:space="0" w:color="000000"/>
              <w:right w:val="single" w:sz="8" w:space="0" w:color="000000"/>
            </w:tcBorders>
          </w:tcPr>
          <w:p w14:paraId="23872B03" w14:textId="77777777" w:rsidR="00DE2372" w:rsidRDefault="00DE2372" w:rsidP="009A0EFF">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Total YEDE-Q score </w:t>
            </w:r>
          </w:p>
          <w:p w14:paraId="1389E257" w14:textId="77777777" w:rsidR="00DE2372" w:rsidRDefault="00DE2372" w:rsidP="009A0EFF">
            <w:pPr>
              <w:autoSpaceDE w:val="0"/>
              <w:autoSpaceDN w:val="0"/>
              <w:adjustRightInd w:val="0"/>
              <w:jc w:val="center"/>
              <w:rPr>
                <w:rFonts w:ascii="Helvetica" w:hAnsi="Helvetica" w:cs="Helvetica"/>
                <w:lang w:val="en-GB"/>
              </w:rPr>
            </w:pPr>
            <w:r>
              <w:rPr>
                <w:rFonts w:ascii="Times-Bold" w:hAnsi="Times-Bold" w:cs="Times-Bold"/>
                <w:b/>
                <w:bCs/>
                <w:color w:val="000000"/>
                <w:lang w:val="en-GB"/>
              </w:rPr>
              <w:t xml:space="preserve">Mean (SD) </w:t>
            </w:r>
          </w:p>
        </w:tc>
        <w:tc>
          <w:tcPr>
            <w:tcW w:w="1463" w:type="dxa"/>
            <w:tcBorders>
              <w:top w:val="single" w:sz="8" w:space="0" w:color="000000"/>
              <w:left w:val="single" w:sz="8" w:space="0" w:color="000000"/>
              <w:bottom w:val="single" w:sz="8" w:space="0" w:color="000000"/>
              <w:right w:val="single" w:sz="8" w:space="0" w:color="000000"/>
            </w:tcBorders>
          </w:tcPr>
          <w:p w14:paraId="2BBCEBB0" w14:textId="77777777" w:rsidR="00DE2372" w:rsidRPr="00D555B7" w:rsidRDefault="00DE2372" w:rsidP="009A0EFF">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Restraint </w:t>
            </w:r>
            <w:r w:rsidRPr="00D555B7">
              <w:rPr>
                <w:rFonts w:ascii="Times-Bold" w:hAnsi="Times-Bold" w:cs="Times-Bold"/>
                <w:b/>
                <w:bCs/>
                <w:color w:val="000000"/>
                <w:lang w:val="en-GB"/>
              </w:rPr>
              <w:t xml:space="preserve">subscale score </w:t>
            </w:r>
          </w:p>
          <w:p w14:paraId="09AA8EBD" w14:textId="77777777" w:rsidR="00DE2372" w:rsidRDefault="00DE2372" w:rsidP="009A0EFF">
            <w:pPr>
              <w:autoSpaceDE w:val="0"/>
              <w:autoSpaceDN w:val="0"/>
              <w:adjustRightInd w:val="0"/>
              <w:jc w:val="center"/>
              <w:rPr>
                <w:rFonts w:ascii="Helvetica" w:hAnsi="Helvetica" w:cs="Helvetica"/>
                <w:lang w:val="en-GB"/>
              </w:rPr>
            </w:pPr>
            <w:r w:rsidRPr="00D555B7">
              <w:rPr>
                <w:rFonts w:ascii="Times-Bold" w:hAnsi="Times-Bold" w:cs="Times-Bold"/>
                <w:b/>
                <w:bCs/>
                <w:color w:val="000000"/>
                <w:lang w:val="en-GB"/>
              </w:rPr>
              <w:t>Mean (SD)</w:t>
            </w:r>
          </w:p>
        </w:tc>
        <w:tc>
          <w:tcPr>
            <w:tcW w:w="1463" w:type="dxa"/>
            <w:tcBorders>
              <w:top w:val="single" w:sz="8" w:space="0" w:color="000000"/>
              <w:left w:val="single" w:sz="8" w:space="0" w:color="000000"/>
              <w:bottom w:val="single" w:sz="8" w:space="0" w:color="000000"/>
              <w:right w:val="single" w:sz="8" w:space="0" w:color="000000"/>
            </w:tcBorders>
          </w:tcPr>
          <w:p w14:paraId="1E09767F" w14:textId="77777777" w:rsidR="00DE2372" w:rsidRDefault="00DE2372" w:rsidP="009A0EFF">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Eating concern subscale score </w:t>
            </w:r>
          </w:p>
          <w:p w14:paraId="6F32AD4B" w14:textId="26169D62" w:rsidR="00DE2372" w:rsidRDefault="00DE2372" w:rsidP="009A0EFF">
            <w:pPr>
              <w:autoSpaceDE w:val="0"/>
              <w:autoSpaceDN w:val="0"/>
              <w:adjustRightInd w:val="0"/>
              <w:jc w:val="center"/>
              <w:rPr>
                <w:rFonts w:ascii="Helvetica" w:hAnsi="Helvetica" w:cs="Helvetica"/>
                <w:lang w:val="en-GB"/>
              </w:rPr>
            </w:pPr>
            <w:r>
              <w:rPr>
                <w:rFonts w:ascii="Times-Bold" w:hAnsi="Times-Bold" w:cs="Times-Bold"/>
                <w:b/>
                <w:bCs/>
                <w:color w:val="000000"/>
                <w:lang w:val="en-GB"/>
              </w:rPr>
              <w:t xml:space="preserve">Mean </w:t>
            </w:r>
            <w:proofErr w:type="gramStart"/>
            <w:r>
              <w:rPr>
                <w:rFonts w:ascii="Times-Bold" w:hAnsi="Times-Bold" w:cs="Times-Bold"/>
                <w:b/>
                <w:bCs/>
                <w:color w:val="000000"/>
                <w:lang w:val="en-GB"/>
              </w:rPr>
              <w:t>( SD</w:t>
            </w:r>
            <w:proofErr w:type="gramEnd"/>
            <w:r>
              <w:rPr>
                <w:rFonts w:ascii="Times-Bold" w:hAnsi="Times-Bold" w:cs="Times-Bold"/>
                <w:b/>
                <w:bCs/>
                <w:color w:val="000000"/>
                <w:lang w:val="en-GB"/>
              </w:rPr>
              <w:t xml:space="preserve">) </w:t>
            </w:r>
          </w:p>
        </w:tc>
        <w:tc>
          <w:tcPr>
            <w:tcW w:w="1463" w:type="dxa"/>
            <w:tcBorders>
              <w:top w:val="single" w:sz="8" w:space="0" w:color="000000"/>
              <w:left w:val="single" w:sz="8" w:space="0" w:color="000000"/>
              <w:bottom w:val="single" w:sz="8" w:space="0" w:color="000000"/>
              <w:right w:val="single" w:sz="8" w:space="0" w:color="000000"/>
            </w:tcBorders>
          </w:tcPr>
          <w:p w14:paraId="241F1CB2" w14:textId="77777777" w:rsidR="00DE2372" w:rsidRDefault="00DE2372" w:rsidP="009A0EFF">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Weight Concern subscale score </w:t>
            </w:r>
          </w:p>
          <w:p w14:paraId="062EFEC6" w14:textId="7148D8EC" w:rsidR="00DE2372" w:rsidRDefault="00DE2372" w:rsidP="009A0EFF">
            <w:pPr>
              <w:autoSpaceDE w:val="0"/>
              <w:autoSpaceDN w:val="0"/>
              <w:adjustRightInd w:val="0"/>
              <w:jc w:val="center"/>
              <w:rPr>
                <w:rFonts w:ascii="Helvetica" w:hAnsi="Helvetica" w:cs="Helvetica"/>
                <w:lang w:val="en-GB"/>
              </w:rPr>
            </w:pPr>
            <w:r>
              <w:rPr>
                <w:rFonts w:ascii="Times-Bold" w:hAnsi="Times-Bold" w:cs="Times-Bold"/>
                <w:b/>
                <w:bCs/>
                <w:color w:val="000000"/>
                <w:lang w:val="en-GB"/>
              </w:rPr>
              <w:t xml:space="preserve">Mean </w:t>
            </w:r>
            <w:proofErr w:type="gramStart"/>
            <w:r>
              <w:rPr>
                <w:rFonts w:ascii="Times-Bold" w:hAnsi="Times-Bold" w:cs="Times-Bold"/>
                <w:b/>
                <w:bCs/>
                <w:color w:val="000000"/>
                <w:lang w:val="en-GB"/>
              </w:rPr>
              <w:t>( SD</w:t>
            </w:r>
            <w:proofErr w:type="gramEnd"/>
            <w:r>
              <w:rPr>
                <w:rFonts w:ascii="Times-Bold" w:hAnsi="Times-Bold" w:cs="Times-Bold"/>
                <w:b/>
                <w:bCs/>
                <w:color w:val="000000"/>
                <w:lang w:val="en-GB"/>
              </w:rPr>
              <w:t xml:space="preserve">) </w:t>
            </w:r>
          </w:p>
        </w:tc>
        <w:tc>
          <w:tcPr>
            <w:tcW w:w="1463" w:type="dxa"/>
            <w:tcBorders>
              <w:top w:val="single" w:sz="8" w:space="0" w:color="000000"/>
              <w:left w:val="single" w:sz="8" w:space="0" w:color="000000"/>
              <w:bottom w:val="single" w:sz="8" w:space="0" w:color="000000"/>
              <w:right w:val="single" w:sz="8" w:space="0" w:color="000000"/>
            </w:tcBorders>
          </w:tcPr>
          <w:p w14:paraId="3F4C2C2D" w14:textId="77777777" w:rsidR="00DE2372" w:rsidRDefault="00DE2372" w:rsidP="00FD0EC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Shape Concern</w:t>
            </w:r>
          </w:p>
          <w:p w14:paraId="08CB44EB" w14:textId="1CFA0986" w:rsidR="00DE2372" w:rsidRDefault="00DE2372" w:rsidP="00FD0EC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Subscale score </w:t>
            </w:r>
          </w:p>
          <w:p w14:paraId="53F0B464" w14:textId="2EFA95AF" w:rsidR="00DE2372" w:rsidRDefault="00DE2372" w:rsidP="009A0EFF">
            <w:pPr>
              <w:autoSpaceDE w:val="0"/>
              <w:autoSpaceDN w:val="0"/>
              <w:adjustRightInd w:val="0"/>
              <w:jc w:val="center"/>
              <w:rPr>
                <w:rFonts w:ascii="Helvetica" w:hAnsi="Helvetica" w:cs="Helvetica"/>
                <w:lang w:val="en-GB"/>
              </w:rPr>
            </w:pPr>
            <w:r>
              <w:rPr>
                <w:rFonts w:ascii="Times-Bold" w:hAnsi="Times-Bold" w:cs="Times-Bold"/>
                <w:b/>
                <w:bCs/>
                <w:color w:val="000000"/>
                <w:lang w:val="en-GB"/>
              </w:rPr>
              <w:t xml:space="preserve">Mean (SD) </w:t>
            </w:r>
          </w:p>
        </w:tc>
      </w:tr>
      <w:tr w:rsidR="00E70D48" w14:paraId="66A5217A" w14:textId="77777777" w:rsidTr="00DE2372">
        <w:tblPrEx>
          <w:tblBorders>
            <w:top w:val="none" w:sz="0" w:space="0" w:color="auto"/>
          </w:tblBorders>
        </w:tblPrEx>
        <w:trPr>
          <w:trHeight w:val="229"/>
        </w:trPr>
        <w:tc>
          <w:tcPr>
            <w:tcW w:w="3708" w:type="dxa"/>
            <w:tcBorders>
              <w:top w:val="single" w:sz="8" w:space="0" w:color="000000"/>
              <w:left w:val="single" w:sz="8" w:space="0" w:color="000000"/>
              <w:bottom w:val="single" w:sz="8" w:space="0" w:color="000000"/>
              <w:right w:val="single" w:sz="8" w:space="0" w:color="000000"/>
            </w:tcBorders>
            <w:shd w:val="clear" w:color="auto" w:fill="F2F2F2"/>
          </w:tcPr>
          <w:p w14:paraId="4B21501A" w14:textId="77777777" w:rsidR="00E70D48" w:rsidRDefault="00E70D48" w:rsidP="009A0EFF">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Sex</w:t>
            </w:r>
          </w:p>
          <w:p w14:paraId="5117C311" w14:textId="6783A567" w:rsidR="00E70D48" w:rsidRDefault="00E70D48" w:rsidP="00E70D48">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Male </w:t>
            </w:r>
          </w:p>
          <w:p w14:paraId="4F75412A" w14:textId="160DE737" w:rsidR="00E70D48" w:rsidRDefault="00E70D48" w:rsidP="009A0EFF">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Female </w:t>
            </w: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6051D50D" w14:textId="77777777" w:rsidR="00E70D48" w:rsidRDefault="00E70D48"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3E674A09" w14:textId="77777777" w:rsidR="00E70D48" w:rsidRDefault="00E70D48"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1B900DD8" w14:textId="77777777" w:rsidR="00E70D48" w:rsidRDefault="00E70D48"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006FD164" w14:textId="77777777" w:rsidR="00E70D48" w:rsidRDefault="00E70D48"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5CC0AC76" w14:textId="77777777" w:rsidR="00E70D48" w:rsidRDefault="00E70D48"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DE2372" w14:paraId="65394397" w14:textId="77777777" w:rsidTr="00DE2372">
        <w:tblPrEx>
          <w:tblBorders>
            <w:top w:val="none" w:sz="0" w:space="0" w:color="auto"/>
          </w:tblBorders>
        </w:tblPrEx>
        <w:trPr>
          <w:trHeight w:val="229"/>
        </w:trPr>
        <w:tc>
          <w:tcPr>
            <w:tcW w:w="3708" w:type="dxa"/>
            <w:tcBorders>
              <w:top w:val="single" w:sz="8" w:space="0" w:color="000000"/>
              <w:left w:val="single" w:sz="8" w:space="0" w:color="000000"/>
              <w:bottom w:val="single" w:sz="8" w:space="0" w:color="000000"/>
              <w:right w:val="single" w:sz="8" w:space="0" w:color="000000"/>
            </w:tcBorders>
            <w:shd w:val="clear" w:color="auto" w:fill="F2F2F2"/>
          </w:tcPr>
          <w:p w14:paraId="126E66B7" w14:textId="77777777" w:rsidR="00DE2372" w:rsidRDefault="00DE2372" w:rsidP="009A0EFF">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Age Category </w:t>
            </w:r>
          </w:p>
          <w:p w14:paraId="30672A5C" w14:textId="77777777" w:rsidR="00DE2372" w:rsidRPr="000C7391" w:rsidRDefault="00DE2372" w:rsidP="009A0EFF">
            <w:pPr>
              <w:autoSpaceDE w:val="0"/>
              <w:autoSpaceDN w:val="0"/>
              <w:adjustRightInd w:val="0"/>
              <w:rPr>
                <w:rFonts w:ascii="Times-Bold" w:hAnsi="Times-Bold" w:cs="Times-Bold"/>
                <w:color w:val="000000"/>
                <w:lang w:val="en-GB"/>
              </w:rPr>
            </w:pPr>
            <w:r>
              <w:rPr>
                <w:rFonts w:ascii="Times-Bold" w:hAnsi="Times-Bold" w:cs="Times-Bold"/>
                <w:b/>
                <w:bCs/>
                <w:color w:val="000000"/>
                <w:lang w:val="en-GB"/>
              </w:rPr>
              <w:t xml:space="preserve">     </w:t>
            </w:r>
            <w:r w:rsidRPr="000C7391">
              <w:rPr>
                <w:rFonts w:ascii="Times-Bold" w:hAnsi="Times-Bold" w:cs="Times-Bold"/>
                <w:color w:val="000000"/>
                <w:lang w:val="en-GB"/>
              </w:rPr>
              <w:t>Early adolescents: 1</w:t>
            </w:r>
            <w:r>
              <w:rPr>
                <w:rFonts w:ascii="Times-Bold" w:hAnsi="Times-Bold" w:cs="Times-Bold"/>
                <w:color w:val="000000"/>
                <w:lang w:val="en-GB"/>
              </w:rPr>
              <w:t>0</w:t>
            </w:r>
            <w:r w:rsidRPr="000C7391">
              <w:rPr>
                <w:rFonts w:ascii="Times-Bold" w:hAnsi="Times-Bold" w:cs="Times-Bold"/>
                <w:color w:val="000000"/>
                <w:lang w:val="en-GB"/>
              </w:rPr>
              <w:t>–15 years</w:t>
            </w:r>
          </w:p>
          <w:p w14:paraId="58C878E5" w14:textId="00D0E7E3" w:rsidR="00DE2372" w:rsidRPr="000C7391" w:rsidRDefault="00DE2372" w:rsidP="009A0EFF">
            <w:pPr>
              <w:autoSpaceDE w:val="0"/>
              <w:autoSpaceDN w:val="0"/>
              <w:adjustRightInd w:val="0"/>
              <w:rPr>
                <w:rFonts w:ascii="Times-Roman" w:hAnsi="Times-Roman" w:cs="Times-Roman"/>
                <w:b/>
                <w:bCs/>
                <w:color w:val="000000"/>
                <w:lang w:val="en-GB"/>
              </w:rPr>
            </w:pPr>
            <w:r w:rsidRPr="000C7391">
              <w:rPr>
                <w:rFonts w:ascii="Times-Bold" w:hAnsi="Times-Bold" w:cs="Times-Bold"/>
                <w:color w:val="000000"/>
                <w:lang w:val="en-GB"/>
              </w:rPr>
              <w:t xml:space="preserve">     Late adolescents: 16-19 years</w:t>
            </w: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49007267"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3131BB93"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5BF5CE4B"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7FF7EF8E"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shd w:val="clear" w:color="auto" w:fill="F2F2F2"/>
          </w:tcPr>
          <w:p w14:paraId="65AE1265"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DE2372" w14:paraId="271318ED" w14:textId="77777777" w:rsidTr="00DE2372">
        <w:tblPrEx>
          <w:tblBorders>
            <w:top w:val="none" w:sz="0" w:space="0" w:color="auto"/>
          </w:tblBorders>
        </w:tblPrEx>
        <w:trPr>
          <w:trHeight w:val="220"/>
        </w:trPr>
        <w:tc>
          <w:tcPr>
            <w:tcW w:w="3708" w:type="dxa"/>
            <w:tcBorders>
              <w:top w:val="single" w:sz="8" w:space="0" w:color="000000"/>
              <w:left w:val="single" w:sz="8" w:space="0" w:color="000000"/>
              <w:bottom w:val="single" w:sz="8" w:space="0" w:color="000000"/>
              <w:right w:val="single" w:sz="8" w:space="0" w:color="000000"/>
            </w:tcBorders>
          </w:tcPr>
          <w:p w14:paraId="695CA87C" w14:textId="77777777" w:rsidR="00DE2372" w:rsidRDefault="00DE2372" w:rsidP="009A0EFF">
            <w:pPr>
              <w:autoSpaceDE w:val="0"/>
              <w:autoSpaceDN w:val="0"/>
              <w:adjustRightInd w:val="0"/>
              <w:rPr>
                <w:rFonts w:ascii="Times-Roman" w:hAnsi="Times-Roman" w:cs="Times-Roman"/>
                <w:color w:val="000000"/>
                <w:lang w:val="en-GB"/>
              </w:rPr>
            </w:pPr>
            <w:r>
              <w:rPr>
                <w:rFonts w:ascii="Times-Roman" w:hAnsi="Times-Roman" w:cs="Times-Roman"/>
                <w:color w:val="000000"/>
                <w:lang w:val="en-GB"/>
              </w:rPr>
              <w:t>Nutritional Status</w:t>
            </w:r>
          </w:p>
          <w:p w14:paraId="22B87FA8" w14:textId="77777777" w:rsidR="00DE2372" w:rsidRDefault="00DE2372" w:rsidP="009A0EFF">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Overweight</w:t>
            </w:r>
          </w:p>
          <w:p w14:paraId="1B061079" w14:textId="77777777" w:rsidR="00DE2372" w:rsidRDefault="00DE2372" w:rsidP="009A0EFF">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 Obesity</w:t>
            </w:r>
          </w:p>
          <w:p w14:paraId="52B2AD86" w14:textId="77777777" w:rsidR="00DE2372" w:rsidRDefault="00DE2372" w:rsidP="009A0EFF">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II Obesity</w:t>
            </w:r>
          </w:p>
          <w:p w14:paraId="7CE5665E" w14:textId="2BB7D708" w:rsidR="00DE2372" w:rsidRDefault="00DE2372" w:rsidP="009A0EFF">
            <w:pPr>
              <w:autoSpaceDE w:val="0"/>
              <w:autoSpaceDN w:val="0"/>
              <w:adjustRightInd w:val="0"/>
              <w:rPr>
                <w:rFonts w:ascii="Times-Bold" w:hAnsi="Times-Bold" w:cs="Times-Bold"/>
                <w:b/>
                <w:bCs/>
                <w:color w:val="000000"/>
                <w:lang w:val="en-GB"/>
              </w:rPr>
            </w:pPr>
            <w:r>
              <w:rPr>
                <w:rFonts w:ascii="Times-Roman" w:hAnsi="Times-Roman" w:cs="Times-Roman"/>
                <w:color w:val="000000"/>
                <w:lang w:val="en-GB"/>
              </w:rPr>
              <w:t xml:space="preserve">     Class III Obesity </w:t>
            </w:r>
          </w:p>
        </w:tc>
        <w:tc>
          <w:tcPr>
            <w:tcW w:w="1463" w:type="dxa"/>
            <w:tcBorders>
              <w:top w:val="single" w:sz="8" w:space="0" w:color="000000"/>
              <w:left w:val="single" w:sz="8" w:space="0" w:color="000000"/>
              <w:bottom w:val="single" w:sz="8" w:space="0" w:color="000000"/>
              <w:right w:val="single" w:sz="8" w:space="0" w:color="000000"/>
            </w:tcBorders>
          </w:tcPr>
          <w:p w14:paraId="3466ABDC"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tcPr>
          <w:p w14:paraId="61DBF7A7"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tcPr>
          <w:p w14:paraId="4EB8AE9D"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tcPr>
          <w:p w14:paraId="1E0F9AEC"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463" w:type="dxa"/>
            <w:tcBorders>
              <w:top w:val="single" w:sz="8" w:space="0" w:color="000000"/>
              <w:left w:val="single" w:sz="8" w:space="0" w:color="000000"/>
              <w:bottom w:val="single" w:sz="8" w:space="0" w:color="000000"/>
              <w:right w:val="single" w:sz="8" w:space="0" w:color="000000"/>
            </w:tcBorders>
          </w:tcPr>
          <w:p w14:paraId="57B71A10" w14:textId="77777777" w:rsidR="00DE2372" w:rsidRDefault="00DE2372" w:rsidP="009A0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bl>
    <w:p w14:paraId="288A2576" w14:textId="77777777" w:rsidR="003730CC" w:rsidRDefault="009435FA">
      <w:pPr>
        <w:rPr>
          <w:rFonts w:ascii="Times-Roman" w:hAnsi="Times-Roman" w:cs="Times-Roman"/>
          <w:color w:val="000000"/>
          <w:lang w:val="en-GB"/>
        </w:rPr>
      </w:pPr>
      <w:r>
        <w:rPr>
          <w:rFonts w:ascii="Times-Roman" w:hAnsi="Times-Roman" w:cs="Times-Roman"/>
          <w:color w:val="000000"/>
          <w:lang w:val="en-GB"/>
        </w:rPr>
        <w:br w:type="page"/>
      </w:r>
    </w:p>
    <w:tbl>
      <w:tblPr>
        <w:tblpPr w:leftFromText="180" w:rightFromText="180" w:horzAnchor="margin" w:tblpY="718"/>
        <w:tblW w:w="10274"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5750"/>
        <w:gridCol w:w="4524"/>
      </w:tblGrid>
      <w:tr w:rsidR="00C87A7A" w14:paraId="137FF29C" w14:textId="77777777" w:rsidTr="00C87A7A">
        <w:trPr>
          <w:trHeight w:val="475"/>
        </w:trPr>
        <w:tc>
          <w:tcPr>
            <w:tcW w:w="5750" w:type="dxa"/>
            <w:tcBorders>
              <w:top w:val="single" w:sz="8" w:space="0" w:color="000000"/>
              <w:left w:val="single" w:sz="8" w:space="0" w:color="000000"/>
              <w:bottom w:val="single" w:sz="8" w:space="0" w:color="000000"/>
              <w:right w:val="single" w:sz="8" w:space="0" w:color="000000"/>
            </w:tcBorders>
            <w:vAlign w:val="center"/>
          </w:tcPr>
          <w:p w14:paraId="3B6FD6B0" w14:textId="239D6E08" w:rsidR="00C87A7A" w:rsidRDefault="00C87A7A" w:rsidP="00E70D48">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Characteristic</w:t>
            </w:r>
          </w:p>
        </w:tc>
        <w:tc>
          <w:tcPr>
            <w:tcW w:w="4524" w:type="dxa"/>
            <w:tcBorders>
              <w:top w:val="single" w:sz="8" w:space="0" w:color="000000"/>
              <w:left w:val="single" w:sz="8" w:space="0" w:color="000000"/>
              <w:bottom w:val="single" w:sz="8" w:space="0" w:color="000000"/>
              <w:right w:val="single" w:sz="8" w:space="0" w:color="000000"/>
            </w:tcBorders>
          </w:tcPr>
          <w:p w14:paraId="6980B1A3" w14:textId="77777777" w:rsidR="00C87A7A" w:rsidRDefault="00C87A7A" w:rsidP="00E70D48">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Emotional eating subscale </w:t>
            </w:r>
          </w:p>
          <w:p w14:paraId="5D4F3AC1" w14:textId="077BCD64" w:rsidR="00C87A7A" w:rsidRDefault="00C87A7A" w:rsidP="00E70D48">
            <w:pPr>
              <w:autoSpaceDE w:val="0"/>
              <w:autoSpaceDN w:val="0"/>
              <w:adjustRightInd w:val="0"/>
              <w:jc w:val="center"/>
              <w:rPr>
                <w:rFonts w:ascii="Helvetica" w:hAnsi="Helvetica" w:cs="Helvetica"/>
                <w:lang w:val="en-GB"/>
              </w:rPr>
            </w:pPr>
            <w:r>
              <w:rPr>
                <w:rFonts w:ascii="Times-Bold" w:hAnsi="Times-Bold" w:cs="Times-Bold"/>
                <w:b/>
                <w:bCs/>
                <w:color w:val="000000"/>
                <w:lang w:val="en-GB"/>
              </w:rPr>
              <w:t xml:space="preserve">Mean (SD)  </w:t>
            </w:r>
          </w:p>
        </w:tc>
      </w:tr>
      <w:tr w:rsidR="00C87A7A" w14:paraId="11B5AFD4" w14:textId="77777777" w:rsidTr="00C87A7A">
        <w:tblPrEx>
          <w:tblBorders>
            <w:top w:val="none" w:sz="0" w:space="0" w:color="auto"/>
          </w:tblBorders>
        </w:tblPrEx>
        <w:trPr>
          <w:trHeight w:val="242"/>
        </w:trPr>
        <w:tc>
          <w:tcPr>
            <w:tcW w:w="5750" w:type="dxa"/>
            <w:tcBorders>
              <w:top w:val="single" w:sz="8" w:space="0" w:color="000000"/>
              <w:left w:val="single" w:sz="8" w:space="0" w:color="000000"/>
              <w:bottom w:val="single" w:sz="8" w:space="0" w:color="000000"/>
              <w:right w:val="single" w:sz="8" w:space="0" w:color="000000"/>
            </w:tcBorders>
            <w:shd w:val="clear" w:color="auto" w:fill="F2F2F2"/>
          </w:tcPr>
          <w:p w14:paraId="7D96E9D3" w14:textId="77777777" w:rsidR="00C87A7A" w:rsidRDefault="00C87A7A" w:rsidP="00E70D48">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Sex</w:t>
            </w:r>
          </w:p>
          <w:p w14:paraId="219544FB" w14:textId="77777777" w:rsidR="00C87A7A" w:rsidRDefault="00C87A7A" w:rsidP="00E70D48">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Male </w:t>
            </w:r>
          </w:p>
          <w:p w14:paraId="64F5F4A4" w14:textId="7684184A" w:rsidR="00C87A7A" w:rsidRDefault="00C87A7A" w:rsidP="00E70D48">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Female </w:t>
            </w:r>
          </w:p>
        </w:tc>
        <w:tc>
          <w:tcPr>
            <w:tcW w:w="4524" w:type="dxa"/>
            <w:tcBorders>
              <w:top w:val="single" w:sz="8" w:space="0" w:color="000000"/>
              <w:left w:val="single" w:sz="8" w:space="0" w:color="000000"/>
              <w:bottom w:val="single" w:sz="8" w:space="0" w:color="000000"/>
              <w:right w:val="single" w:sz="8" w:space="0" w:color="000000"/>
            </w:tcBorders>
            <w:shd w:val="clear" w:color="auto" w:fill="F2F2F2"/>
          </w:tcPr>
          <w:p w14:paraId="7F0D7903" w14:textId="77777777" w:rsidR="00C87A7A" w:rsidRDefault="00C87A7A" w:rsidP="00E70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C87A7A" w14:paraId="05E17784" w14:textId="77777777" w:rsidTr="00C87A7A">
        <w:tblPrEx>
          <w:tblBorders>
            <w:top w:val="none" w:sz="0" w:space="0" w:color="auto"/>
          </w:tblBorders>
        </w:tblPrEx>
        <w:trPr>
          <w:trHeight w:val="232"/>
        </w:trPr>
        <w:tc>
          <w:tcPr>
            <w:tcW w:w="5750" w:type="dxa"/>
            <w:tcBorders>
              <w:top w:val="single" w:sz="8" w:space="0" w:color="000000"/>
              <w:left w:val="single" w:sz="8" w:space="0" w:color="000000"/>
              <w:bottom w:val="single" w:sz="8" w:space="0" w:color="000000"/>
              <w:right w:val="single" w:sz="8" w:space="0" w:color="000000"/>
            </w:tcBorders>
          </w:tcPr>
          <w:p w14:paraId="44A4B72F" w14:textId="77777777" w:rsidR="00C87A7A" w:rsidRDefault="00C87A7A" w:rsidP="00E70D48">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Age Category </w:t>
            </w:r>
          </w:p>
          <w:p w14:paraId="7E1459EA" w14:textId="77777777" w:rsidR="00C87A7A" w:rsidRPr="000C7391" w:rsidRDefault="00C87A7A" w:rsidP="00E70D48">
            <w:pPr>
              <w:autoSpaceDE w:val="0"/>
              <w:autoSpaceDN w:val="0"/>
              <w:adjustRightInd w:val="0"/>
              <w:rPr>
                <w:rFonts w:ascii="Times-Bold" w:hAnsi="Times-Bold" w:cs="Times-Bold"/>
                <w:color w:val="000000"/>
                <w:lang w:val="en-GB"/>
              </w:rPr>
            </w:pPr>
            <w:r>
              <w:rPr>
                <w:rFonts w:ascii="Times-Bold" w:hAnsi="Times-Bold" w:cs="Times-Bold"/>
                <w:b/>
                <w:bCs/>
                <w:color w:val="000000"/>
                <w:lang w:val="en-GB"/>
              </w:rPr>
              <w:t xml:space="preserve">     </w:t>
            </w:r>
            <w:r w:rsidRPr="000C7391">
              <w:rPr>
                <w:rFonts w:ascii="Times-Bold" w:hAnsi="Times-Bold" w:cs="Times-Bold"/>
                <w:color w:val="000000"/>
                <w:lang w:val="en-GB"/>
              </w:rPr>
              <w:t>Early adolescents: 1</w:t>
            </w:r>
            <w:r>
              <w:rPr>
                <w:rFonts w:ascii="Times-Bold" w:hAnsi="Times-Bold" w:cs="Times-Bold"/>
                <w:color w:val="000000"/>
                <w:lang w:val="en-GB"/>
              </w:rPr>
              <w:t>0</w:t>
            </w:r>
            <w:r w:rsidRPr="000C7391">
              <w:rPr>
                <w:rFonts w:ascii="Times-Bold" w:hAnsi="Times-Bold" w:cs="Times-Bold"/>
                <w:color w:val="000000"/>
                <w:lang w:val="en-GB"/>
              </w:rPr>
              <w:t>–15 years</w:t>
            </w:r>
          </w:p>
          <w:p w14:paraId="68480CCF" w14:textId="6DCA7006" w:rsidR="00C87A7A" w:rsidRDefault="00C87A7A" w:rsidP="00E70D48">
            <w:pPr>
              <w:autoSpaceDE w:val="0"/>
              <w:autoSpaceDN w:val="0"/>
              <w:adjustRightInd w:val="0"/>
              <w:rPr>
                <w:rFonts w:ascii="Times-Roman" w:hAnsi="Times-Roman" w:cs="Times-Roman"/>
                <w:color w:val="000000"/>
                <w:lang w:val="en-GB"/>
              </w:rPr>
            </w:pPr>
            <w:r w:rsidRPr="000C7391">
              <w:rPr>
                <w:rFonts w:ascii="Times-Bold" w:hAnsi="Times-Bold" w:cs="Times-Bold"/>
                <w:color w:val="000000"/>
                <w:lang w:val="en-GB"/>
              </w:rPr>
              <w:t xml:space="preserve">     Late adolescents: 16-19 years</w:t>
            </w:r>
          </w:p>
        </w:tc>
        <w:tc>
          <w:tcPr>
            <w:tcW w:w="4524" w:type="dxa"/>
            <w:tcBorders>
              <w:top w:val="single" w:sz="8" w:space="0" w:color="000000"/>
              <w:left w:val="single" w:sz="8" w:space="0" w:color="000000"/>
              <w:bottom w:val="single" w:sz="8" w:space="0" w:color="000000"/>
              <w:right w:val="single" w:sz="8" w:space="0" w:color="000000"/>
            </w:tcBorders>
          </w:tcPr>
          <w:p w14:paraId="7FF25F6F" w14:textId="77777777" w:rsidR="00C87A7A" w:rsidRDefault="00C87A7A" w:rsidP="00E70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C87A7A" w14:paraId="5EB2470B" w14:textId="77777777" w:rsidTr="00C87A7A">
        <w:tblPrEx>
          <w:tblBorders>
            <w:top w:val="none" w:sz="0" w:space="0" w:color="auto"/>
          </w:tblBorders>
        </w:tblPrEx>
        <w:trPr>
          <w:trHeight w:val="475"/>
        </w:trPr>
        <w:tc>
          <w:tcPr>
            <w:tcW w:w="5750" w:type="dxa"/>
            <w:tcBorders>
              <w:top w:val="single" w:sz="8" w:space="0" w:color="000000"/>
              <w:left w:val="single" w:sz="8" w:space="0" w:color="000000"/>
              <w:bottom w:val="single" w:sz="8" w:space="0" w:color="000000"/>
              <w:right w:val="single" w:sz="8" w:space="0" w:color="000000"/>
            </w:tcBorders>
          </w:tcPr>
          <w:p w14:paraId="0A38865A" w14:textId="77777777" w:rsidR="00C87A7A" w:rsidRDefault="00C87A7A" w:rsidP="00E70D48">
            <w:pPr>
              <w:autoSpaceDE w:val="0"/>
              <w:autoSpaceDN w:val="0"/>
              <w:adjustRightInd w:val="0"/>
              <w:rPr>
                <w:rFonts w:ascii="Times-Roman" w:hAnsi="Times-Roman" w:cs="Times-Roman"/>
                <w:color w:val="000000"/>
                <w:lang w:val="en-GB"/>
              </w:rPr>
            </w:pPr>
            <w:r>
              <w:rPr>
                <w:rFonts w:ascii="Times-Roman" w:hAnsi="Times-Roman" w:cs="Times-Roman"/>
                <w:color w:val="000000"/>
                <w:lang w:val="en-GB"/>
              </w:rPr>
              <w:t>Nutritional Status</w:t>
            </w:r>
          </w:p>
          <w:p w14:paraId="3586DB06" w14:textId="77777777" w:rsidR="00C87A7A" w:rsidRDefault="00C87A7A" w:rsidP="00E70D48">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Overweight</w:t>
            </w:r>
          </w:p>
          <w:p w14:paraId="118D5517" w14:textId="77777777" w:rsidR="00C87A7A" w:rsidRDefault="00C87A7A" w:rsidP="00E70D48">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 Obesity</w:t>
            </w:r>
          </w:p>
          <w:p w14:paraId="76061A03" w14:textId="77777777" w:rsidR="00C87A7A" w:rsidRDefault="00C87A7A" w:rsidP="00E70D48">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II Obesity</w:t>
            </w:r>
          </w:p>
          <w:p w14:paraId="11A1320B" w14:textId="6320C9F1" w:rsidR="00C87A7A" w:rsidRDefault="00C87A7A" w:rsidP="00E70D48">
            <w:pPr>
              <w:autoSpaceDE w:val="0"/>
              <w:autoSpaceDN w:val="0"/>
              <w:adjustRightInd w:val="0"/>
              <w:rPr>
                <w:rFonts w:ascii="Times-Bold" w:hAnsi="Times-Bold" w:cs="Times-Bold"/>
                <w:b/>
                <w:bCs/>
                <w:color w:val="000000"/>
                <w:lang w:val="en-GB"/>
              </w:rPr>
            </w:pPr>
            <w:r>
              <w:rPr>
                <w:rFonts w:ascii="Times-Roman" w:hAnsi="Times-Roman" w:cs="Times-Roman"/>
                <w:color w:val="000000"/>
                <w:lang w:val="en-GB"/>
              </w:rPr>
              <w:t xml:space="preserve">     Class III Obesity </w:t>
            </w:r>
          </w:p>
        </w:tc>
        <w:tc>
          <w:tcPr>
            <w:tcW w:w="4524" w:type="dxa"/>
            <w:tcBorders>
              <w:top w:val="single" w:sz="8" w:space="0" w:color="000000"/>
              <w:left w:val="single" w:sz="8" w:space="0" w:color="000000"/>
              <w:bottom w:val="single" w:sz="8" w:space="0" w:color="000000"/>
              <w:right w:val="single" w:sz="8" w:space="0" w:color="000000"/>
            </w:tcBorders>
          </w:tcPr>
          <w:p w14:paraId="65BD2F7F" w14:textId="77777777" w:rsidR="00C87A7A" w:rsidRDefault="00C87A7A" w:rsidP="00E70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bl>
    <w:p w14:paraId="61116997" w14:textId="3D0370C2" w:rsidR="003730CC" w:rsidRDefault="003730CC">
      <w:pPr>
        <w:rPr>
          <w:rFonts w:ascii="Times-Roman" w:hAnsi="Times-Roman" w:cs="Times-Roman"/>
          <w:color w:val="000000"/>
          <w:lang w:val="en-GB"/>
        </w:rPr>
      </w:pPr>
      <w:r>
        <w:rPr>
          <w:rFonts w:ascii="Times-Roman" w:hAnsi="Times-Roman" w:cs="Times-Roman"/>
          <w:color w:val="000000"/>
          <w:lang w:val="en-GB"/>
        </w:rPr>
        <w:t xml:space="preserve">Table 2b </w:t>
      </w:r>
      <w:r>
        <w:rPr>
          <w:rFonts w:ascii="Times-Bold" w:hAnsi="Times-Bold" w:cs="Times-Bold"/>
          <w:b/>
          <w:bCs/>
          <w:color w:val="000000"/>
          <w:sz w:val="28"/>
          <w:szCs w:val="28"/>
          <w:lang w:val="en-GB"/>
        </w:rPr>
        <w:t xml:space="preserve">Prevalence of disordered eating behaviours and attitudes </w:t>
      </w:r>
      <w:proofErr w:type="gramStart"/>
      <w:r>
        <w:rPr>
          <w:rFonts w:ascii="Times-Bold" w:hAnsi="Times-Bold" w:cs="Times-Bold"/>
          <w:b/>
          <w:bCs/>
          <w:color w:val="000000"/>
          <w:sz w:val="28"/>
          <w:szCs w:val="28"/>
          <w:lang w:val="en-GB"/>
        </w:rPr>
        <w:t>( as</w:t>
      </w:r>
      <w:proofErr w:type="gramEnd"/>
      <w:r>
        <w:rPr>
          <w:rFonts w:ascii="Times-Bold" w:hAnsi="Times-Bold" w:cs="Times-Bold"/>
          <w:b/>
          <w:bCs/>
          <w:color w:val="000000"/>
          <w:sz w:val="28"/>
          <w:szCs w:val="28"/>
          <w:lang w:val="en-GB"/>
        </w:rPr>
        <w:t xml:space="preserve"> per </w:t>
      </w:r>
      <w:r w:rsidR="007F1FA3">
        <w:rPr>
          <w:rFonts w:ascii="Times-Bold" w:hAnsi="Times-Bold" w:cs="Times-Bold"/>
          <w:b/>
          <w:bCs/>
          <w:color w:val="000000"/>
          <w:sz w:val="28"/>
          <w:szCs w:val="28"/>
          <w:lang w:val="en-GB"/>
        </w:rPr>
        <w:t>TEF-R21</w:t>
      </w:r>
      <w:r>
        <w:rPr>
          <w:rFonts w:ascii="Times-Bold" w:hAnsi="Times-Bold" w:cs="Times-Bold"/>
          <w:b/>
          <w:bCs/>
          <w:color w:val="000000"/>
          <w:sz w:val="28"/>
          <w:szCs w:val="28"/>
          <w:lang w:val="en-GB"/>
        </w:rPr>
        <w:t>) by sex, age</w:t>
      </w:r>
      <w:r w:rsidR="001A7950">
        <w:rPr>
          <w:rFonts w:ascii="Times-Bold" w:hAnsi="Times-Bold" w:cs="Times-Bold"/>
          <w:b/>
          <w:bCs/>
          <w:color w:val="000000"/>
          <w:sz w:val="28"/>
          <w:szCs w:val="28"/>
          <w:lang w:val="en-GB"/>
        </w:rPr>
        <w:t>,</w:t>
      </w:r>
      <w:r>
        <w:rPr>
          <w:rFonts w:ascii="Times-Bold" w:hAnsi="Times-Bold" w:cs="Times-Bold"/>
          <w:b/>
          <w:bCs/>
          <w:color w:val="000000"/>
          <w:sz w:val="28"/>
          <w:szCs w:val="28"/>
          <w:lang w:val="en-GB"/>
        </w:rPr>
        <w:t xml:space="preserve"> and nutritional status </w:t>
      </w:r>
      <w:r>
        <w:rPr>
          <w:rFonts w:ascii="Times-Roman" w:hAnsi="Times-Roman" w:cs="Times-Roman"/>
          <w:color w:val="000000"/>
          <w:lang w:val="en-GB"/>
        </w:rPr>
        <w:br w:type="page"/>
      </w:r>
    </w:p>
    <w:p w14:paraId="1BDF3D54" w14:textId="1BECA8B8" w:rsidR="009435FA" w:rsidRDefault="009435FA" w:rsidP="009435FA">
      <w:pPr>
        <w:autoSpaceDE w:val="0"/>
        <w:autoSpaceDN w:val="0"/>
        <w:adjustRightInd w:val="0"/>
        <w:spacing w:after="280"/>
        <w:rPr>
          <w:rFonts w:ascii="Times-Bold" w:hAnsi="Times-Bold" w:cs="Times-Bold"/>
          <w:b/>
          <w:bCs/>
          <w:color w:val="000000"/>
          <w:sz w:val="28"/>
          <w:szCs w:val="28"/>
          <w:lang w:val="en-GB"/>
        </w:rPr>
      </w:pPr>
      <w:r>
        <w:rPr>
          <w:rFonts w:ascii="Times-Bold" w:hAnsi="Times-Bold" w:cs="Times-Bold"/>
          <w:b/>
          <w:bCs/>
          <w:color w:val="000000"/>
          <w:sz w:val="28"/>
          <w:szCs w:val="28"/>
          <w:lang w:val="en-GB"/>
        </w:rPr>
        <w:t xml:space="preserve">Table 3a: Prevalence of ACES among adolescents by age, sex, nutritional status </w:t>
      </w:r>
    </w:p>
    <w:tbl>
      <w:tblPr>
        <w:tblW w:w="10908"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170"/>
        <w:gridCol w:w="1170"/>
        <w:gridCol w:w="828"/>
        <w:gridCol w:w="1800"/>
        <w:gridCol w:w="1530"/>
        <w:gridCol w:w="1980"/>
        <w:gridCol w:w="2430"/>
      </w:tblGrid>
      <w:tr w:rsidR="00C87A7A" w14:paraId="07AA3E87" w14:textId="77777777" w:rsidTr="002F7E4E">
        <w:tc>
          <w:tcPr>
            <w:tcW w:w="3168" w:type="dxa"/>
            <w:gridSpan w:val="3"/>
            <w:tcBorders>
              <w:top w:val="single" w:sz="8" w:space="0" w:color="000000"/>
              <w:left w:val="single" w:sz="8" w:space="0" w:color="000000"/>
              <w:bottom w:val="single" w:sz="8" w:space="0" w:color="000000"/>
              <w:right w:val="single" w:sz="8" w:space="0" w:color="000000"/>
            </w:tcBorders>
            <w:vAlign w:val="center"/>
          </w:tcPr>
          <w:p w14:paraId="5103CE84" w14:textId="3B6413D1"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Characteristic</w:t>
            </w:r>
          </w:p>
        </w:tc>
        <w:tc>
          <w:tcPr>
            <w:tcW w:w="1800" w:type="dxa"/>
            <w:tcBorders>
              <w:top w:val="single" w:sz="8" w:space="0" w:color="000000"/>
              <w:left w:val="single" w:sz="8" w:space="0" w:color="000000"/>
              <w:bottom w:val="single" w:sz="8" w:space="0" w:color="000000"/>
              <w:right w:val="single" w:sz="8" w:space="0" w:color="000000"/>
            </w:tcBorders>
          </w:tcPr>
          <w:p w14:paraId="6C318D4B" w14:textId="77777777"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Total ACE score</w:t>
            </w:r>
          </w:p>
          <w:p w14:paraId="44066464" w14:textId="77777777"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Mean (SD) </w:t>
            </w:r>
          </w:p>
        </w:tc>
        <w:tc>
          <w:tcPr>
            <w:tcW w:w="1530" w:type="dxa"/>
            <w:tcBorders>
              <w:top w:val="single" w:sz="8" w:space="0" w:color="000000"/>
              <w:left w:val="single" w:sz="8" w:space="0" w:color="000000"/>
              <w:bottom w:val="single" w:sz="8" w:space="0" w:color="000000"/>
              <w:right w:val="single" w:sz="8" w:space="0" w:color="000000"/>
            </w:tcBorders>
          </w:tcPr>
          <w:p w14:paraId="44462A9E" w14:textId="77777777"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ACE: Low risk</w:t>
            </w:r>
          </w:p>
          <w:p w14:paraId="52DDC484" w14:textId="77777777"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Score 0</w:t>
            </w:r>
          </w:p>
          <w:p w14:paraId="20C8E2FB" w14:textId="77777777" w:rsidR="00C87A7A" w:rsidRDefault="00C87A7A" w:rsidP="00C87A7A">
            <w:pPr>
              <w:autoSpaceDE w:val="0"/>
              <w:autoSpaceDN w:val="0"/>
              <w:adjustRightInd w:val="0"/>
              <w:jc w:val="center"/>
              <w:rPr>
                <w:rFonts w:ascii="Helvetica" w:hAnsi="Helvetica" w:cs="Helvetica"/>
                <w:lang w:val="en-GB"/>
              </w:rPr>
            </w:pPr>
            <w:r>
              <w:rPr>
                <w:rFonts w:ascii="Times-Bold" w:hAnsi="Times-Bold" w:cs="Times-Bold"/>
                <w:b/>
                <w:bCs/>
                <w:color w:val="000000"/>
                <w:lang w:val="en-GB"/>
              </w:rPr>
              <w:t>N (%)</w:t>
            </w:r>
          </w:p>
        </w:tc>
        <w:tc>
          <w:tcPr>
            <w:tcW w:w="1980" w:type="dxa"/>
            <w:tcBorders>
              <w:top w:val="single" w:sz="8" w:space="0" w:color="000000"/>
              <w:left w:val="single" w:sz="8" w:space="0" w:color="000000"/>
              <w:bottom w:val="single" w:sz="8" w:space="0" w:color="000000"/>
              <w:right w:val="single" w:sz="8" w:space="0" w:color="000000"/>
            </w:tcBorders>
          </w:tcPr>
          <w:p w14:paraId="55B887A8" w14:textId="77777777"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ACE: Intermediate risk </w:t>
            </w:r>
          </w:p>
          <w:p w14:paraId="23391505" w14:textId="77777777"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Score 1-3 </w:t>
            </w:r>
          </w:p>
          <w:p w14:paraId="5FE82440" w14:textId="77777777" w:rsidR="00C87A7A" w:rsidRDefault="00C87A7A" w:rsidP="00C87A7A">
            <w:pPr>
              <w:autoSpaceDE w:val="0"/>
              <w:autoSpaceDN w:val="0"/>
              <w:adjustRightInd w:val="0"/>
              <w:jc w:val="center"/>
              <w:rPr>
                <w:rFonts w:ascii="Helvetica" w:hAnsi="Helvetica" w:cs="Helvetica"/>
                <w:lang w:val="en-GB"/>
              </w:rPr>
            </w:pPr>
            <w:r>
              <w:rPr>
                <w:rFonts w:ascii="Times-Bold" w:hAnsi="Times-Bold" w:cs="Times-Bold"/>
                <w:b/>
                <w:bCs/>
                <w:color w:val="000000"/>
                <w:lang w:val="en-GB"/>
              </w:rPr>
              <w:t>N (%)</w:t>
            </w:r>
          </w:p>
        </w:tc>
        <w:tc>
          <w:tcPr>
            <w:tcW w:w="2430" w:type="dxa"/>
            <w:tcBorders>
              <w:top w:val="single" w:sz="8" w:space="0" w:color="000000"/>
              <w:left w:val="single" w:sz="8" w:space="0" w:color="000000"/>
              <w:bottom w:val="single" w:sz="8" w:space="0" w:color="000000"/>
              <w:right w:val="single" w:sz="8" w:space="0" w:color="000000"/>
            </w:tcBorders>
          </w:tcPr>
          <w:p w14:paraId="67C3975F" w14:textId="77777777"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ACE: High risk </w:t>
            </w:r>
          </w:p>
          <w:p w14:paraId="5592F579" w14:textId="77777777" w:rsidR="00C87A7A" w:rsidRDefault="00C87A7A" w:rsidP="00C87A7A">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Score &gt;3</w:t>
            </w:r>
          </w:p>
          <w:p w14:paraId="01DFF442" w14:textId="77777777" w:rsidR="00C87A7A" w:rsidRDefault="00C87A7A" w:rsidP="00C87A7A">
            <w:pPr>
              <w:autoSpaceDE w:val="0"/>
              <w:autoSpaceDN w:val="0"/>
              <w:adjustRightInd w:val="0"/>
              <w:jc w:val="center"/>
              <w:rPr>
                <w:rFonts w:ascii="Helvetica" w:hAnsi="Helvetica" w:cs="Helvetica"/>
                <w:lang w:val="en-GB"/>
              </w:rPr>
            </w:pPr>
            <w:r>
              <w:rPr>
                <w:rFonts w:ascii="Times-Bold" w:hAnsi="Times-Bold" w:cs="Times-Bold"/>
                <w:b/>
                <w:bCs/>
                <w:color w:val="000000"/>
                <w:lang w:val="en-GB"/>
              </w:rPr>
              <w:t>N (%)</w:t>
            </w:r>
          </w:p>
        </w:tc>
      </w:tr>
      <w:tr w:rsidR="00C87A7A" w14:paraId="5EF2C73C" w14:textId="77777777" w:rsidTr="002F7E4E">
        <w:tblPrEx>
          <w:tblBorders>
            <w:top w:val="none" w:sz="0" w:space="0" w:color="auto"/>
          </w:tblBorders>
        </w:tblPrEx>
        <w:tc>
          <w:tcPr>
            <w:tcW w:w="3168" w:type="dxa"/>
            <w:gridSpan w:val="3"/>
            <w:tcBorders>
              <w:top w:val="single" w:sz="8" w:space="0" w:color="000000"/>
              <w:left w:val="single" w:sz="8" w:space="0" w:color="000000"/>
              <w:bottom w:val="single" w:sz="8" w:space="0" w:color="000000"/>
              <w:right w:val="single" w:sz="8" w:space="0" w:color="000000"/>
            </w:tcBorders>
            <w:shd w:val="clear" w:color="auto" w:fill="F2F2F2"/>
          </w:tcPr>
          <w:p w14:paraId="762F4D9C" w14:textId="77777777" w:rsidR="00C87A7A" w:rsidRDefault="00C87A7A" w:rsidP="00C87A7A">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Sex</w:t>
            </w:r>
          </w:p>
          <w:p w14:paraId="0FC14EDD" w14:textId="77777777" w:rsidR="00C87A7A" w:rsidRDefault="00C87A7A" w:rsidP="00C87A7A">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Male </w:t>
            </w:r>
          </w:p>
          <w:p w14:paraId="1DB5711D" w14:textId="05FB2B10" w:rsidR="00C87A7A" w:rsidRDefault="00C87A7A" w:rsidP="00C87A7A">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Female </w:t>
            </w:r>
          </w:p>
        </w:tc>
        <w:tc>
          <w:tcPr>
            <w:tcW w:w="1800" w:type="dxa"/>
            <w:tcBorders>
              <w:top w:val="single" w:sz="8" w:space="0" w:color="000000"/>
              <w:left w:val="single" w:sz="8" w:space="0" w:color="000000"/>
              <w:bottom w:val="single" w:sz="8" w:space="0" w:color="000000"/>
              <w:right w:val="single" w:sz="8" w:space="0" w:color="000000"/>
            </w:tcBorders>
            <w:shd w:val="clear" w:color="auto" w:fill="F2F2F2"/>
          </w:tcPr>
          <w:p w14:paraId="5134EB76"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530" w:type="dxa"/>
            <w:tcBorders>
              <w:top w:val="single" w:sz="8" w:space="0" w:color="000000"/>
              <w:left w:val="single" w:sz="8" w:space="0" w:color="000000"/>
              <w:bottom w:val="single" w:sz="8" w:space="0" w:color="000000"/>
              <w:right w:val="single" w:sz="8" w:space="0" w:color="000000"/>
            </w:tcBorders>
            <w:shd w:val="clear" w:color="auto" w:fill="F2F2F2"/>
          </w:tcPr>
          <w:p w14:paraId="7639F980"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Pr>
          <w:p w14:paraId="29258DC0"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30" w:type="dxa"/>
            <w:tcBorders>
              <w:top w:val="single" w:sz="8" w:space="0" w:color="000000"/>
              <w:left w:val="single" w:sz="8" w:space="0" w:color="000000"/>
              <w:bottom w:val="single" w:sz="8" w:space="0" w:color="000000"/>
              <w:right w:val="single" w:sz="8" w:space="0" w:color="000000"/>
            </w:tcBorders>
            <w:shd w:val="clear" w:color="auto" w:fill="F2F2F2"/>
          </w:tcPr>
          <w:p w14:paraId="20BBC7F5"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C87A7A" w14:paraId="7B296C78" w14:textId="77777777" w:rsidTr="002F7E4E">
        <w:tblPrEx>
          <w:tblBorders>
            <w:top w:val="none" w:sz="0" w:space="0" w:color="auto"/>
          </w:tblBorders>
        </w:tblPrEx>
        <w:tc>
          <w:tcPr>
            <w:tcW w:w="3168" w:type="dxa"/>
            <w:gridSpan w:val="3"/>
            <w:tcBorders>
              <w:top w:val="single" w:sz="8" w:space="0" w:color="000000"/>
              <w:left w:val="single" w:sz="8" w:space="0" w:color="000000"/>
              <w:bottom w:val="single" w:sz="8" w:space="0" w:color="000000"/>
              <w:right w:val="single" w:sz="8" w:space="0" w:color="000000"/>
            </w:tcBorders>
          </w:tcPr>
          <w:p w14:paraId="0FAFAFD3" w14:textId="77777777" w:rsidR="00C87A7A" w:rsidRDefault="00C87A7A" w:rsidP="00C87A7A">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Age Category </w:t>
            </w:r>
          </w:p>
          <w:p w14:paraId="61F8EF2B" w14:textId="77777777" w:rsidR="00C87A7A" w:rsidRPr="000C7391" w:rsidRDefault="00C87A7A" w:rsidP="00C87A7A">
            <w:pPr>
              <w:autoSpaceDE w:val="0"/>
              <w:autoSpaceDN w:val="0"/>
              <w:adjustRightInd w:val="0"/>
              <w:rPr>
                <w:rFonts w:ascii="Times-Bold" w:hAnsi="Times-Bold" w:cs="Times-Bold"/>
                <w:color w:val="000000"/>
                <w:lang w:val="en-GB"/>
              </w:rPr>
            </w:pPr>
            <w:r>
              <w:rPr>
                <w:rFonts w:ascii="Times-Bold" w:hAnsi="Times-Bold" w:cs="Times-Bold"/>
                <w:b/>
                <w:bCs/>
                <w:color w:val="000000"/>
                <w:lang w:val="en-GB"/>
              </w:rPr>
              <w:t xml:space="preserve">     </w:t>
            </w:r>
            <w:r w:rsidRPr="000C7391">
              <w:rPr>
                <w:rFonts w:ascii="Times-Bold" w:hAnsi="Times-Bold" w:cs="Times-Bold"/>
                <w:color w:val="000000"/>
                <w:lang w:val="en-GB"/>
              </w:rPr>
              <w:t>Early adolescents: 1</w:t>
            </w:r>
            <w:r>
              <w:rPr>
                <w:rFonts w:ascii="Times-Bold" w:hAnsi="Times-Bold" w:cs="Times-Bold"/>
                <w:color w:val="000000"/>
                <w:lang w:val="en-GB"/>
              </w:rPr>
              <w:t>0</w:t>
            </w:r>
            <w:r w:rsidRPr="000C7391">
              <w:rPr>
                <w:rFonts w:ascii="Times-Bold" w:hAnsi="Times-Bold" w:cs="Times-Bold"/>
                <w:color w:val="000000"/>
                <w:lang w:val="en-GB"/>
              </w:rPr>
              <w:t>–15 years</w:t>
            </w:r>
          </w:p>
          <w:p w14:paraId="34B85A60" w14:textId="25FC2355" w:rsidR="00C87A7A" w:rsidRDefault="00C87A7A" w:rsidP="00C87A7A">
            <w:pPr>
              <w:autoSpaceDE w:val="0"/>
              <w:autoSpaceDN w:val="0"/>
              <w:adjustRightInd w:val="0"/>
              <w:rPr>
                <w:rFonts w:ascii="Times-Bold" w:hAnsi="Times-Bold" w:cs="Times-Bold"/>
                <w:b/>
                <w:bCs/>
                <w:color w:val="000000"/>
                <w:lang w:val="en-GB"/>
              </w:rPr>
            </w:pPr>
            <w:r w:rsidRPr="000C7391">
              <w:rPr>
                <w:rFonts w:ascii="Times-Bold" w:hAnsi="Times-Bold" w:cs="Times-Bold"/>
                <w:color w:val="000000"/>
                <w:lang w:val="en-GB"/>
              </w:rPr>
              <w:t xml:space="preserve">     Late adolescents: 16-19 years</w:t>
            </w:r>
          </w:p>
        </w:tc>
        <w:tc>
          <w:tcPr>
            <w:tcW w:w="1800" w:type="dxa"/>
            <w:tcBorders>
              <w:top w:val="single" w:sz="8" w:space="0" w:color="000000"/>
              <w:left w:val="single" w:sz="8" w:space="0" w:color="000000"/>
              <w:bottom w:val="single" w:sz="8" w:space="0" w:color="000000"/>
              <w:right w:val="single" w:sz="8" w:space="0" w:color="000000"/>
            </w:tcBorders>
          </w:tcPr>
          <w:p w14:paraId="34BA1F0F"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530" w:type="dxa"/>
            <w:tcBorders>
              <w:top w:val="single" w:sz="8" w:space="0" w:color="000000"/>
              <w:left w:val="single" w:sz="8" w:space="0" w:color="000000"/>
              <w:bottom w:val="single" w:sz="8" w:space="0" w:color="000000"/>
              <w:right w:val="single" w:sz="8" w:space="0" w:color="000000"/>
            </w:tcBorders>
          </w:tcPr>
          <w:p w14:paraId="634657A4"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980" w:type="dxa"/>
            <w:tcBorders>
              <w:top w:val="single" w:sz="8" w:space="0" w:color="000000"/>
              <w:left w:val="single" w:sz="8" w:space="0" w:color="000000"/>
              <w:bottom w:val="single" w:sz="8" w:space="0" w:color="000000"/>
              <w:right w:val="single" w:sz="8" w:space="0" w:color="000000"/>
            </w:tcBorders>
          </w:tcPr>
          <w:p w14:paraId="1C9D1C93"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30" w:type="dxa"/>
            <w:tcBorders>
              <w:top w:val="single" w:sz="8" w:space="0" w:color="000000"/>
              <w:left w:val="single" w:sz="8" w:space="0" w:color="000000"/>
              <w:bottom w:val="single" w:sz="8" w:space="0" w:color="000000"/>
              <w:right w:val="single" w:sz="8" w:space="0" w:color="000000"/>
            </w:tcBorders>
          </w:tcPr>
          <w:p w14:paraId="525DFFC1"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C87A7A" w14:paraId="5FEB60CB" w14:textId="77777777" w:rsidTr="002F7E4E">
        <w:tblPrEx>
          <w:tblBorders>
            <w:top w:val="none" w:sz="0" w:space="0" w:color="auto"/>
          </w:tblBorders>
        </w:tblPrEx>
        <w:tc>
          <w:tcPr>
            <w:tcW w:w="3168" w:type="dxa"/>
            <w:gridSpan w:val="3"/>
            <w:tcBorders>
              <w:top w:val="single" w:sz="8" w:space="0" w:color="000000"/>
              <w:left w:val="single" w:sz="8" w:space="0" w:color="000000"/>
              <w:bottom w:val="single" w:sz="8" w:space="0" w:color="000000"/>
              <w:right w:val="single" w:sz="8" w:space="0" w:color="000000"/>
            </w:tcBorders>
            <w:shd w:val="clear" w:color="auto" w:fill="F2F2F2"/>
          </w:tcPr>
          <w:p w14:paraId="54E43E22" w14:textId="77777777" w:rsidR="00C87A7A" w:rsidRDefault="00C87A7A" w:rsidP="00C87A7A">
            <w:pPr>
              <w:autoSpaceDE w:val="0"/>
              <w:autoSpaceDN w:val="0"/>
              <w:adjustRightInd w:val="0"/>
              <w:rPr>
                <w:rFonts w:ascii="Times-Roman" w:hAnsi="Times-Roman" w:cs="Times-Roman"/>
                <w:color w:val="000000"/>
                <w:lang w:val="en-GB"/>
              </w:rPr>
            </w:pPr>
            <w:r>
              <w:rPr>
                <w:rFonts w:ascii="Times-Roman" w:hAnsi="Times-Roman" w:cs="Times-Roman"/>
                <w:color w:val="000000"/>
                <w:lang w:val="en-GB"/>
              </w:rPr>
              <w:t>Nutritional Status</w:t>
            </w:r>
          </w:p>
          <w:p w14:paraId="5330786A" w14:textId="77777777" w:rsidR="00C87A7A" w:rsidRDefault="00C87A7A" w:rsidP="00C87A7A">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Overweight</w:t>
            </w:r>
          </w:p>
          <w:p w14:paraId="05886117" w14:textId="77777777" w:rsidR="00C87A7A" w:rsidRDefault="00C87A7A" w:rsidP="00C87A7A">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 Obesity</w:t>
            </w:r>
          </w:p>
          <w:p w14:paraId="5C015604" w14:textId="77777777" w:rsidR="00C87A7A" w:rsidRDefault="00C87A7A" w:rsidP="00C87A7A">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II Obesity</w:t>
            </w:r>
          </w:p>
          <w:p w14:paraId="4A193709" w14:textId="3A4DCD2B" w:rsidR="00C87A7A" w:rsidRDefault="00C87A7A" w:rsidP="00C87A7A">
            <w:pPr>
              <w:autoSpaceDE w:val="0"/>
              <w:autoSpaceDN w:val="0"/>
              <w:adjustRightInd w:val="0"/>
              <w:rPr>
                <w:rFonts w:ascii="Times-Bold" w:hAnsi="Times-Bold" w:cs="Times-Bold"/>
                <w:b/>
                <w:bCs/>
                <w:color w:val="000000"/>
                <w:lang w:val="en-GB"/>
              </w:rPr>
            </w:pPr>
            <w:r>
              <w:rPr>
                <w:rFonts w:ascii="Times-Roman" w:hAnsi="Times-Roman" w:cs="Times-Roman"/>
                <w:color w:val="000000"/>
                <w:lang w:val="en-GB"/>
              </w:rPr>
              <w:t xml:space="preserve">     Class III Obesity </w:t>
            </w:r>
          </w:p>
        </w:tc>
        <w:tc>
          <w:tcPr>
            <w:tcW w:w="1800" w:type="dxa"/>
            <w:tcBorders>
              <w:top w:val="single" w:sz="8" w:space="0" w:color="000000"/>
              <w:left w:val="single" w:sz="8" w:space="0" w:color="000000"/>
              <w:bottom w:val="single" w:sz="8" w:space="0" w:color="000000"/>
              <w:right w:val="single" w:sz="8" w:space="0" w:color="000000"/>
            </w:tcBorders>
            <w:shd w:val="clear" w:color="auto" w:fill="F2F2F2"/>
          </w:tcPr>
          <w:p w14:paraId="6CCD8963"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530" w:type="dxa"/>
            <w:tcBorders>
              <w:top w:val="single" w:sz="8" w:space="0" w:color="000000"/>
              <w:left w:val="single" w:sz="8" w:space="0" w:color="000000"/>
              <w:bottom w:val="single" w:sz="8" w:space="0" w:color="000000"/>
              <w:right w:val="single" w:sz="8" w:space="0" w:color="000000"/>
            </w:tcBorders>
            <w:shd w:val="clear" w:color="auto" w:fill="F2F2F2"/>
          </w:tcPr>
          <w:p w14:paraId="241C81D8"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Pr>
          <w:p w14:paraId="74ADFE14"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30" w:type="dxa"/>
            <w:tcBorders>
              <w:top w:val="single" w:sz="8" w:space="0" w:color="000000"/>
              <w:left w:val="single" w:sz="8" w:space="0" w:color="000000"/>
              <w:bottom w:val="single" w:sz="8" w:space="0" w:color="000000"/>
              <w:right w:val="single" w:sz="8" w:space="0" w:color="000000"/>
            </w:tcBorders>
            <w:shd w:val="clear" w:color="auto" w:fill="F2F2F2"/>
          </w:tcPr>
          <w:p w14:paraId="51F93176" w14:textId="77777777" w:rsidR="00C87A7A" w:rsidRDefault="00C87A7A" w:rsidP="00C87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C87A7A" w:rsidDel="007E0DF6" w14:paraId="0EFC9069" w14:textId="77777777" w:rsidTr="00C87A7A">
        <w:tblPrEx>
          <w:tblBorders>
            <w:top w:val="none" w:sz="0" w:space="0" w:color="auto"/>
          </w:tblBorders>
        </w:tblPrEx>
        <w:trPr>
          <w:gridAfter w:val="5"/>
          <w:wAfter w:w="8568" w:type="dxa"/>
          <w:del w:id="165" w:author="Abigail Harrison" w:date="2025-05-03T13:48:00Z"/>
        </w:trPr>
        <w:tc>
          <w:tcPr>
            <w:tcW w:w="1170" w:type="dxa"/>
            <w:tcBorders>
              <w:top w:val="single" w:sz="8" w:space="0" w:color="000000"/>
              <w:left w:val="single" w:sz="8" w:space="0" w:color="000000"/>
              <w:bottom w:val="single" w:sz="8" w:space="0" w:color="000000"/>
              <w:right w:val="single" w:sz="8" w:space="0" w:color="000000"/>
            </w:tcBorders>
          </w:tcPr>
          <w:p w14:paraId="5C626D83" w14:textId="77777777" w:rsidR="00C87A7A" w:rsidDel="007E0DF6" w:rsidRDefault="00C87A7A" w:rsidP="00C87A7A">
            <w:pPr>
              <w:rPr>
                <w:rFonts w:ascii="Helvetica" w:hAnsi="Helvetica" w:cs="Helvetica"/>
                <w:lang w:val="en-GB"/>
              </w:rPr>
            </w:pPr>
          </w:p>
        </w:tc>
        <w:tc>
          <w:tcPr>
            <w:tcW w:w="1170" w:type="dxa"/>
            <w:tcBorders>
              <w:top w:val="single" w:sz="8" w:space="0" w:color="000000"/>
              <w:left w:val="single" w:sz="8" w:space="0" w:color="000000"/>
              <w:bottom w:val="single" w:sz="8" w:space="0" w:color="000000"/>
              <w:right w:val="single" w:sz="8" w:space="0" w:color="000000"/>
            </w:tcBorders>
          </w:tcPr>
          <w:p w14:paraId="41590408" w14:textId="31C136DC" w:rsidR="00C87A7A" w:rsidDel="007E0DF6" w:rsidRDefault="00C87A7A" w:rsidP="00C87A7A">
            <w:pPr>
              <w:rPr>
                <w:rFonts w:ascii="Helvetica" w:hAnsi="Helvetica" w:cs="Helvetica"/>
                <w:lang w:val="en-GB"/>
              </w:rPr>
            </w:pPr>
          </w:p>
        </w:tc>
      </w:tr>
      <w:tr w:rsidR="00C87A7A" w:rsidDel="007E0DF6" w14:paraId="562018FC" w14:textId="77777777" w:rsidTr="00C87A7A">
        <w:trPr>
          <w:gridAfter w:val="5"/>
          <w:wAfter w:w="8568" w:type="dxa"/>
          <w:del w:id="166" w:author="Abigail Harrison" w:date="2025-05-03T13:48:00Z"/>
        </w:trPr>
        <w:tc>
          <w:tcPr>
            <w:tcW w:w="1170" w:type="dxa"/>
            <w:tcBorders>
              <w:top w:val="single" w:sz="8" w:space="0" w:color="000000"/>
              <w:left w:val="single" w:sz="8" w:space="0" w:color="000000"/>
              <w:bottom w:val="single" w:sz="8" w:space="0" w:color="000000"/>
              <w:right w:val="single" w:sz="8" w:space="0" w:color="000000"/>
            </w:tcBorders>
            <w:shd w:val="clear" w:color="auto" w:fill="F2F2F2"/>
          </w:tcPr>
          <w:p w14:paraId="02AFC4D5" w14:textId="77777777" w:rsidR="00C87A7A" w:rsidDel="007E0DF6" w:rsidRDefault="00C87A7A" w:rsidP="00C87A7A">
            <w:pPr>
              <w:rPr>
                <w:rFonts w:ascii="Helvetica" w:hAnsi="Helvetica" w:cs="Helvetica"/>
                <w:lang w:val="en-GB"/>
              </w:rPr>
            </w:pPr>
          </w:p>
        </w:tc>
        <w:tc>
          <w:tcPr>
            <w:tcW w:w="1170" w:type="dxa"/>
            <w:tcBorders>
              <w:top w:val="single" w:sz="8" w:space="0" w:color="000000"/>
              <w:left w:val="single" w:sz="8" w:space="0" w:color="000000"/>
              <w:bottom w:val="single" w:sz="8" w:space="0" w:color="000000"/>
              <w:right w:val="single" w:sz="8" w:space="0" w:color="000000"/>
            </w:tcBorders>
            <w:shd w:val="clear" w:color="auto" w:fill="F2F2F2"/>
          </w:tcPr>
          <w:p w14:paraId="0A3CB608" w14:textId="6A315C53" w:rsidR="00C87A7A" w:rsidDel="007E0DF6" w:rsidRDefault="00C87A7A" w:rsidP="00C87A7A">
            <w:pPr>
              <w:rPr>
                <w:rFonts w:ascii="Helvetica" w:hAnsi="Helvetica" w:cs="Helvetica"/>
                <w:lang w:val="en-GB"/>
              </w:rPr>
            </w:pPr>
          </w:p>
        </w:tc>
      </w:tr>
    </w:tbl>
    <w:p w14:paraId="286B71B6" w14:textId="77777777" w:rsidR="009435FA" w:rsidRDefault="009435FA" w:rsidP="009435FA">
      <w:pPr>
        <w:autoSpaceDE w:val="0"/>
        <w:autoSpaceDN w:val="0"/>
        <w:adjustRightInd w:val="0"/>
        <w:spacing w:after="280"/>
        <w:rPr>
          <w:rFonts w:ascii="Times-Bold" w:hAnsi="Times-Bold" w:cs="Times-Bold"/>
          <w:b/>
          <w:bCs/>
          <w:color w:val="000000"/>
          <w:sz w:val="28"/>
          <w:szCs w:val="28"/>
          <w:lang w:val="en-GB"/>
        </w:rPr>
      </w:pPr>
    </w:p>
    <w:p w14:paraId="3CF617C1" w14:textId="77777777" w:rsidR="009435FA" w:rsidRDefault="009435FA" w:rsidP="009435FA">
      <w:pPr>
        <w:autoSpaceDE w:val="0"/>
        <w:autoSpaceDN w:val="0"/>
        <w:adjustRightInd w:val="0"/>
        <w:spacing w:after="280"/>
        <w:rPr>
          <w:rFonts w:ascii="Times-Bold" w:hAnsi="Times-Bold" w:cs="Times-Bold"/>
          <w:b/>
          <w:bCs/>
          <w:color w:val="000000"/>
          <w:sz w:val="28"/>
          <w:szCs w:val="28"/>
          <w:lang w:val="en-GB"/>
        </w:rPr>
      </w:pPr>
    </w:p>
    <w:p w14:paraId="47FA0946" w14:textId="77777777" w:rsidR="009435FA" w:rsidRDefault="009435FA" w:rsidP="009435FA">
      <w:pPr>
        <w:autoSpaceDE w:val="0"/>
        <w:autoSpaceDN w:val="0"/>
        <w:adjustRightInd w:val="0"/>
        <w:spacing w:after="280"/>
        <w:rPr>
          <w:rFonts w:ascii="Times-Bold" w:hAnsi="Times-Bold" w:cs="Times-Bold"/>
          <w:b/>
          <w:bCs/>
          <w:color w:val="000000"/>
          <w:sz w:val="28"/>
          <w:szCs w:val="28"/>
          <w:lang w:val="en-GB"/>
        </w:rPr>
      </w:pPr>
      <w:r>
        <w:rPr>
          <w:rFonts w:ascii="Times-Bold" w:hAnsi="Times-Bold" w:cs="Times-Bold"/>
          <w:b/>
          <w:bCs/>
          <w:color w:val="000000"/>
          <w:sz w:val="28"/>
          <w:szCs w:val="28"/>
          <w:lang w:val="en-GB"/>
        </w:rPr>
        <w:t xml:space="preserve">Table 3b: Participant Characteristics by Coping Skills </w:t>
      </w:r>
    </w:p>
    <w:tbl>
      <w:tblPr>
        <w:tblW w:w="10998"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520"/>
        <w:gridCol w:w="1908"/>
        <w:gridCol w:w="2160"/>
        <w:gridCol w:w="2160"/>
        <w:gridCol w:w="2250"/>
      </w:tblGrid>
      <w:tr w:rsidR="006244B4" w14:paraId="7CD132F0" w14:textId="77777777" w:rsidTr="006244B4">
        <w:tc>
          <w:tcPr>
            <w:tcW w:w="2520" w:type="dxa"/>
            <w:tcBorders>
              <w:top w:val="single" w:sz="8" w:space="0" w:color="000000"/>
              <w:left w:val="single" w:sz="8" w:space="0" w:color="000000"/>
              <w:bottom w:val="single" w:sz="8" w:space="0" w:color="000000"/>
              <w:right w:val="single" w:sz="8" w:space="0" w:color="000000"/>
            </w:tcBorders>
            <w:vAlign w:val="center"/>
          </w:tcPr>
          <w:p w14:paraId="535A65CB" w14:textId="12517854"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Characteristic</w:t>
            </w:r>
          </w:p>
        </w:tc>
        <w:tc>
          <w:tcPr>
            <w:tcW w:w="1908" w:type="dxa"/>
            <w:tcBorders>
              <w:top w:val="single" w:sz="8" w:space="0" w:color="000000"/>
              <w:left w:val="single" w:sz="8" w:space="0" w:color="000000"/>
              <w:bottom w:val="single" w:sz="8" w:space="0" w:color="000000"/>
              <w:right w:val="single" w:sz="8" w:space="0" w:color="000000"/>
            </w:tcBorders>
          </w:tcPr>
          <w:p w14:paraId="3EADDB01" w14:textId="77777777"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Total coping scale score </w:t>
            </w:r>
          </w:p>
          <w:p w14:paraId="2EB7804B" w14:textId="77777777"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Mean (SD)</w:t>
            </w:r>
          </w:p>
        </w:tc>
        <w:tc>
          <w:tcPr>
            <w:tcW w:w="2160" w:type="dxa"/>
            <w:tcBorders>
              <w:top w:val="single" w:sz="8" w:space="0" w:color="000000"/>
              <w:left w:val="single" w:sz="8" w:space="0" w:color="000000"/>
              <w:bottom w:val="single" w:sz="8" w:space="0" w:color="000000"/>
              <w:right w:val="single" w:sz="8" w:space="0" w:color="000000"/>
            </w:tcBorders>
          </w:tcPr>
          <w:p w14:paraId="50C1894C" w14:textId="77777777"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Coping: Low </w:t>
            </w:r>
          </w:p>
          <w:p w14:paraId="2BBD1076" w14:textId="77777777"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&lt;22</w:t>
            </w:r>
          </w:p>
          <w:p w14:paraId="0F2D4F45" w14:textId="77777777" w:rsidR="006244B4" w:rsidRDefault="006244B4" w:rsidP="006244B4">
            <w:pPr>
              <w:autoSpaceDE w:val="0"/>
              <w:autoSpaceDN w:val="0"/>
              <w:adjustRightInd w:val="0"/>
              <w:jc w:val="center"/>
              <w:rPr>
                <w:rFonts w:ascii="Helvetica" w:hAnsi="Helvetica" w:cs="Helvetica"/>
                <w:lang w:val="en-GB"/>
              </w:rPr>
            </w:pPr>
            <w:r>
              <w:rPr>
                <w:rFonts w:ascii="Times-Bold" w:hAnsi="Times-Bold" w:cs="Times-Bold"/>
                <w:b/>
                <w:bCs/>
                <w:color w:val="000000"/>
                <w:lang w:val="en-GB"/>
              </w:rPr>
              <w:t>N (%)</w:t>
            </w:r>
          </w:p>
        </w:tc>
        <w:tc>
          <w:tcPr>
            <w:tcW w:w="2160" w:type="dxa"/>
            <w:tcBorders>
              <w:top w:val="single" w:sz="8" w:space="0" w:color="000000"/>
              <w:left w:val="single" w:sz="8" w:space="0" w:color="000000"/>
              <w:bottom w:val="single" w:sz="8" w:space="0" w:color="000000"/>
              <w:right w:val="single" w:sz="8" w:space="0" w:color="000000"/>
            </w:tcBorders>
          </w:tcPr>
          <w:p w14:paraId="5846B9B8" w14:textId="77777777"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Coping: Medium </w:t>
            </w:r>
          </w:p>
          <w:p w14:paraId="2C4FB5C4" w14:textId="77777777"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22-32</w:t>
            </w:r>
          </w:p>
          <w:p w14:paraId="08FCE597" w14:textId="77777777" w:rsidR="006244B4" w:rsidRDefault="006244B4" w:rsidP="006244B4">
            <w:pPr>
              <w:autoSpaceDE w:val="0"/>
              <w:autoSpaceDN w:val="0"/>
              <w:adjustRightInd w:val="0"/>
              <w:jc w:val="center"/>
              <w:rPr>
                <w:rFonts w:ascii="Helvetica" w:hAnsi="Helvetica" w:cs="Helvetica"/>
                <w:lang w:val="en-GB"/>
              </w:rPr>
            </w:pPr>
            <w:r>
              <w:rPr>
                <w:rFonts w:ascii="Times-Bold" w:hAnsi="Times-Bold" w:cs="Times-Bold"/>
                <w:b/>
                <w:bCs/>
                <w:color w:val="000000"/>
                <w:lang w:val="en-GB"/>
              </w:rPr>
              <w:t>N (%)</w:t>
            </w:r>
          </w:p>
        </w:tc>
        <w:tc>
          <w:tcPr>
            <w:tcW w:w="2250" w:type="dxa"/>
            <w:tcBorders>
              <w:top w:val="single" w:sz="8" w:space="0" w:color="000000"/>
              <w:left w:val="single" w:sz="8" w:space="0" w:color="000000"/>
              <w:bottom w:val="single" w:sz="8" w:space="0" w:color="000000"/>
              <w:right w:val="single" w:sz="8" w:space="0" w:color="000000"/>
            </w:tcBorders>
          </w:tcPr>
          <w:p w14:paraId="69008CF9" w14:textId="77777777"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 xml:space="preserve">Coping: High </w:t>
            </w:r>
          </w:p>
          <w:p w14:paraId="552D125C" w14:textId="77777777" w:rsidR="006244B4" w:rsidRDefault="006244B4" w:rsidP="006244B4">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&gt;32</w:t>
            </w:r>
          </w:p>
          <w:p w14:paraId="3D262E76" w14:textId="77777777" w:rsidR="006244B4" w:rsidRDefault="006244B4" w:rsidP="006244B4">
            <w:pPr>
              <w:autoSpaceDE w:val="0"/>
              <w:autoSpaceDN w:val="0"/>
              <w:adjustRightInd w:val="0"/>
              <w:jc w:val="center"/>
              <w:rPr>
                <w:rFonts w:ascii="Helvetica" w:hAnsi="Helvetica" w:cs="Helvetica"/>
                <w:lang w:val="en-GB"/>
              </w:rPr>
            </w:pPr>
            <w:r>
              <w:rPr>
                <w:rFonts w:ascii="Times-Bold" w:hAnsi="Times-Bold" w:cs="Times-Bold"/>
                <w:b/>
                <w:bCs/>
                <w:color w:val="000000"/>
                <w:lang w:val="en-GB"/>
              </w:rPr>
              <w:t>N (%)</w:t>
            </w:r>
          </w:p>
        </w:tc>
      </w:tr>
      <w:tr w:rsidR="006244B4" w14:paraId="55ECACE5" w14:textId="77777777" w:rsidTr="006244B4">
        <w:tblPrEx>
          <w:tblBorders>
            <w:top w:val="none" w:sz="0" w:space="0" w:color="auto"/>
          </w:tblBorders>
        </w:tblPrEx>
        <w:tc>
          <w:tcPr>
            <w:tcW w:w="2520" w:type="dxa"/>
            <w:tcBorders>
              <w:top w:val="single" w:sz="8" w:space="0" w:color="000000"/>
              <w:left w:val="single" w:sz="8" w:space="0" w:color="000000"/>
              <w:bottom w:val="single" w:sz="8" w:space="0" w:color="000000"/>
              <w:right w:val="single" w:sz="8" w:space="0" w:color="000000"/>
            </w:tcBorders>
            <w:shd w:val="clear" w:color="auto" w:fill="F2F2F2"/>
          </w:tcPr>
          <w:p w14:paraId="55499E80" w14:textId="77777777" w:rsidR="006244B4" w:rsidRDefault="006244B4" w:rsidP="006244B4">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Sex</w:t>
            </w:r>
          </w:p>
          <w:p w14:paraId="04527B75" w14:textId="77777777" w:rsidR="006244B4" w:rsidRDefault="006244B4" w:rsidP="006244B4">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Male </w:t>
            </w:r>
          </w:p>
          <w:p w14:paraId="1A4903F2" w14:textId="6B56DAA5" w:rsidR="006244B4" w:rsidRDefault="006244B4" w:rsidP="006244B4">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Female </w:t>
            </w:r>
          </w:p>
        </w:tc>
        <w:tc>
          <w:tcPr>
            <w:tcW w:w="1908" w:type="dxa"/>
            <w:tcBorders>
              <w:top w:val="single" w:sz="8" w:space="0" w:color="000000"/>
              <w:left w:val="single" w:sz="8" w:space="0" w:color="000000"/>
              <w:bottom w:val="single" w:sz="8" w:space="0" w:color="000000"/>
              <w:right w:val="single" w:sz="8" w:space="0" w:color="000000"/>
            </w:tcBorders>
            <w:shd w:val="clear" w:color="auto" w:fill="F2F2F2"/>
          </w:tcPr>
          <w:p w14:paraId="0246793B"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60" w:type="dxa"/>
            <w:tcBorders>
              <w:top w:val="single" w:sz="8" w:space="0" w:color="000000"/>
              <w:left w:val="single" w:sz="8" w:space="0" w:color="000000"/>
              <w:bottom w:val="single" w:sz="8" w:space="0" w:color="000000"/>
              <w:right w:val="single" w:sz="8" w:space="0" w:color="000000"/>
            </w:tcBorders>
            <w:shd w:val="clear" w:color="auto" w:fill="F2F2F2"/>
          </w:tcPr>
          <w:p w14:paraId="64A58D2C"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60" w:type="dxa"/>
            <w:tcBorders>
              <w:top w:val="single" w:sz="8" w:space="0" w:color="000000"/>
              <w:left w:val="single" w:sz="8" w:space="0" w:color="000000"/>
              <w:bottom w:val="single" w:sz="8" w:space="0" w:color="000000"/>
              <w:right w:val="single" w:sz="8" w:space="0" w:color="000000"/>
            </w:tcBorders>
            <w:shd w:val="clear" w:color="auto" w:fill="F2F2F2"/>
          </w:tcPr>
          <w:p w14:paraId="3E25B3ED"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250" w:type="dxa"/>
            <w:tcBorders>
              <w:top w:val="single" w:sz="8" w:space="0" w:color="000000"/>
              <w:left w:val="single" w:sz="8" w:space="0" w:color="000000"/>
              <w:bottom w:val="single" w:sz="8" w:space="0" w:color="000000"/>
              <w:right w:val="single" w:sz="8" w:space="0" w:color="000000"/>
            </w:tcBorders>
            <w:shd w:val="clear" w:color="auto" w:fill="F2F2F2"/>
          </w:tcPr>
          <w:p w14:paraId="47745BA5"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6244B4" w14:paraId="317D3AED" w14:textId="77777777" w:rsidTr="006244B4">
        <w:tblPrEx>
          <w:tblBorders>
            <w:top w:val="none" w:sz="0" w:space="0" w:color="auto"/>
          </w:tblBorders>
        </w:tblPrEx>
        <w:tc>
          <w:tcPr>
            <w:tcW w:w="2520" w:type="dxa"/>
            <w:tcBorders>
              <w:top w:val="single" w:sz="8" w:space="0" w:color="000000"/>
              <w:left w:val="single" w:sz="8" w:space="0" w:color="000000"/>
              <w:bottom w:val="single" w:sz="8" w:space="0" w:color="000000"/>
              <w:right w:val="single" w:sz="8" w:space="0" w:color="000000"/>
            </w:tcBorders>
          </w:tcPr>
          <w:p w14:paraId="7E0ECD0C" w14:textId="77777777" w:rsidR="006244B4" w:rsidRDefault="006244B4" w:rsidP="006244B4">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Age Category </w:t>
            </w:r>
          </w:p>
          <w:p w14:paraId="18DD2EC9" w14:textId="77777777" w:rsidR="006244B4" w:rsidRPr="000C7391" w:rsidRDefault="006244B4" w:rsidP="006244B4">
            <w:pPr>
              <w:autoSpaceDE w:val="0"/>
              <w:autoSpaceDN w:val="0"/>
              <w:adjustRightInd w:val="0"/>
              <w:rPr>
                <w:rFonts w:ascii="Times-Bold" w:hAnsi="Times-Bold" w:cs="Times-Bold"/>
                <w:color w:val="000000"/>
                <w:lang w:val="en-GB"/>
              </w:rPr>
            </w:pPr>
            <w:r>
              <w:rPr>
                <w:rFonts w:ascii="Times-Bold" w:hAnsi="Times-Bold" w:cs="Times-Bold"/>
                <w:b/>
                <w:bCs/>
                <w:color w:val="000000"/>
                <w:lang w:val="en-GB"/>
              </w:rPr>
              <w:t xml:space="preserve">     </w:t>
            </w:r>
            <w:r w:rsidRPr="000C7391">
              <w:rPr>
                <w:rFonts w:ascii="Times-Bold" w:hAnsi="Times-Bold" w:cs="Times-Bold"/>
                <w:color w:val="000000"/>
                <w:lang w:val="en-GB"/>
              </w:rPr>
              <w:t>Early adolescents: 1</w:t>
            </w:r>
            <w:r>
              <w:rPr>
                <w:rFonts w:ascii="Times-Bold" w:hAnsi="Times-Bold" w:cs="Times-Bold"/>
                <w:color w:val="000000"/>
                <w:lang w:val="en-GB"/>
              </w:rPr>
              <w:t>0</w:t>
            </w:r>
            <w:r w:rsidRPr="000C7391">
              <w:rPr>
                <w:rFonts w:ascii="Times-Bold" w:hAnsi="Times-Bold" w:cs="Times-Bold"/>
                <w:color w:val="000000"/>
                <w:lang w:val="en-GB"/>
              </w:rPr>
              <w:t>–15 years</w:t>
            </w:r>
          </w:p>
          <w:p w14:paraId="768C7407" w14:textId="78589E5F" w:rsidR="006244B4" w:rsidRDefault="006244B4" w:rsidP="006244B4">
            <w:pPr>
              <w:autoSpaceDE w:val="0"/>
              <w:autoSpaceDN w:val="0"/>
              <w:adjustRightInd w:val="0"/>
              <w:rPr>
                <w:rFonts w:ascii="Times-Bold" w:hAnsi="Times-Bold" w:cs="Times-Bold"/>
                <w:b/>
                <w:bCs/>
                <w:color w:val="000000"/>
                <w:lang w:val="en-GB"/>
              </w:rPr>
            </w:pPr>
            <w:r w:rsidRPr="000C7391">
              <w:rPr>
                <w:rFonts w:ascii="Times-Bold" w:hAnsi="Times-Bold" w:cs="Times-Bold"/>
                <w:color w:val="000000"/>
                <w:lang w:val="en-GB"/>
              </w:rPr>
              <w:t xml:space="preserve">     Late adolescents: 16-19 years</w:t>
            </w:r>
          </w:p>
        </w:tc>
        <w:tc>
          <w:tcPr>
            <w:tcW w:w="1908" w:type="dxa"/>
            <w:tcBorders>
              <w:top w:val="single" w:sz="8" w:space="0" w:color="000000"/>
              <w:left w:val="single" w:sz="8" w:space="0" w:color="000000"/>
              <w:bottom w:val="single" w:sz="8" w:space="0" w:color="000000"/>
              <w:right w:val="single" w:sz="8" w:space="0" w:color="000000"/>
            </w:tcBorders>
          </w:tcPr>
          <w:p w14:paraId="0327DB26"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60" w:type="dxa"/>
            <w:tcBorders>
              <w:top w:val="single" w:sz="8" w:space="0" w:color="000000"/>
              <w:left w:val="single" w:sz="8" w:space="0" w:color="000000"/>
              <w:bottom w:val="single" w:sz="8" w:space="0" w:color="000000"/>
              <w:right w:val="single" w:sz="8" w:space="0" w:color="000000"/>
            </w:tcBorders>
          </w:tcPr>
          <w:p w14:paraId="2B0EF4E2"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60" w:type="dxa"/>
            <w:tcBorders>
              <w:top w:val="single" w:sz="8" w:space="0" w:color="000000"/>
              <w:left w:val="single" w:sz="8" w:space="0" w:color="000000"/>
              <w:bottom w:val="single" w:sz="8" w:space="0" w:color="000000"/>
              <w:right w:val="single" w:sz="8" w:space="0" w:color="000000"/>
            </w:tcBorders>
          </w:tcPr>
          <w:p w14:paraId="77D53ECB"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250" w:type="dxa"/>
            <w:tcBorders>
              <w:top w:val="single" w:sz="8" w:space="0" w:color="000000"/>
              <w:left w:val="single" w:sz="8" w:space="0" w:color="000000"/>
              <w:bottom w:val="single" w:sz="8" w:space="0" w:color="000000"/>
              <w:right w:val="single" w:sz="8" w:space="0" w:color="000000"/>
            </w:tcBorders>
          </w:tcPr>
          <w:p w14:paraId="4AD6E788"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6244B4" w14:paraId="75391F06" w14:textId="77777777" w:rsidTr="006244B4">
        <w:tblPrEx>
          <w:tblBorders>
            <w:top w:val="none" w:sz="0" w:space="0" w:color="auto"/>
          </w:tblBorders>
        </w:tblPrEx>
        <w:tc>
          <w:tcPr>
            <w:tcW w:w="2520" w:type="dxa"/>
            <w:tcBorders>
              <w:top w:val="single" w:sz="8" w:space="0" w:color="000000"/>
              <w:left w:val="single" w:sz="8" w:space="0" w:color="000000"/>
              <w:bottom w:val="single" w:sz="8" w:space="0" w:color="000000"/>
              <w:right w:val="single" w:sz="8" w:space="0" w:color="000000"/>
            </w:tcBorders>
            <w:shd w:val="clear" w:color="auto" w:fill="F2F2F2"/>
          </w:tcPr>
          <w:p w14:paraId="7AC09C0B" w14:textId="77777777" w:rsidR="006244B4" w:rsidRDefault="006244B4" w:rsidP="006244B4">
            <w:pPr>
              <w:autoSpaceDE w:val="0"/>
              <w:autoSpaceDN w:val="0"/>
              <w:adjustRightInd w:val="0"/>
              <w:rPr>
                <w:rFonts w:ascii="Times-Roman" w:hAnsi="Times-Roman" w:cs="Times-Roman"/>
                <w:color w:val="000000"/>
                <w:lang w:val="en-GB"/>
              </w:rPr>
            </w:pPr>
            <w:r>
              <w:rPr>
                <w:rFonts w:ascii="Times-Roman" w:hAnsi="Times-Roman" w:cs="Times-Roman"/>
                <w:color w:val="000000"/>
                <w:lang w:val="en-GB"/>
              </w:rPr>
              <w:t>Nutritional Status</w:t>
            </w:r>
          </w:p>
          <w:p w14:paraId="4A2F43A9" w14:textId="77777777" w:rsidR="006244B4" w:rsidRDefault="006244B4" w:rsidP="006244B4">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Overweight</w:t>
            </w:r>
          </w:p>
          <w:p w14:paraId="1243995E" w14:textId="77777777" w:rsidR="006244B4" w:rsidRDefault="006244B4" w:rsidP="006244B4">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 Obesity</w:t>
            </w:r>
          </w:p>
          <w:p w14:paraId="465F5F00" w14:textId="77777777" w:rsidR="006244B4" w:rsidRDefault="006244B4" w:rsidP="006244B4">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II Obesity</w:t>
            </w:r>
          </w:p>
          <w:p w14:paraId="2C9AEB2D" w14:textId="53CC5126" w:rsidR="006244B4" w:rsidRDefault="006244B4" w:rsidP="006244B4">
            <w:pPr>
              <w:autoSpaceDE w:val="0"/>
              <w:autoSpaceDN w:val="0"/>
              <w:adjustRightInd w:val="0"/>
              <w:rPr>
                <w:rFonts w:ascii="Times-Bold" w:hAnsi="Times-Bold" w:cs="Times-Bold"/>
                <w:b/>
                <w:bCs/>
                <w:color w:val="000000"/>
                <w:lang w:val="en-GB"/>
              </w:rPr>
            </w:pPr>
            <w:r>
              <w:rPr>
                <w:rFonts w:ascii="Times-Roman" w:hAnsi="Times-Roman" w:cs="Times-Roman"/>
                <w:color w:val="000000"/>
                <w:lang w:val="en-GB"/>
              </w:rPr>
              <w:t xml:space="preserve">     Class III Obesity </w:t>
            </w:r>
          </w:p>
        </w:tc>
        <w:tc>
          <w:tcPr>
            <w:tcW w:w="1908" w:type="dxa"/>
            <w:tcBorders>
              <w:top w:val="single" w:sz="8" w:space="0" w:color="000000"/>
              <w:left w:val="single" w:sz="8" w:space="0" w:color="000000"/>
              <w:bottom w:val="single" w:sz="8" w:space="0" w:color="000000"/>
              <w:right w:val="single" w:sz="8" w:space="0" w:color="000000"/>
            </w:tcBorders>
            <w:shd w:val="clear" w:color="auto" w:fill="F2F2F2"/>
          </w:tcPr>
          <w:p w14:paraId="3E3F412A"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60" w:type="dxa"/>
            <w:tcBorders>
              <w:top w:val="single" w:sz="8" w:space="0" w:color="000000"/>
              <w:left w:val="single" w:sz="8" w:space="0" w:color="000000"/>
              <w:bottom w:val="single" w:sz="8" w:space="0" w:color="000000"/>
              <w:right w:val="single" w:sz="8" w:space="0" w:color="000000"/>
            </w:tcBorders>
            <w:shd w:val="clear" w:color="auto" w:fill="F2F2F2"/>
          </w:tcPr>
          <w:p w14:paraId="1BB3AACC"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60" w:type="dxa"/>
            <w:tcBorders>
              <w:top w:val="single" w:sz="8" w:space="0" w:color="000000"/>
              <w:left w:val="single" w:sz="8" w:space="0" w:color="000000"/>
              <w:bottom w:val="single" w:sz="8" w:space="0" w:color="000000"/>
              <w:right w:val="single" w:sz="8" w:space="0" w:color="000000"/>
            </w:tcBorders>
            <w:shd w:val="clear" w:color="auto" w:fill="F2F2F2"/>
          </w:tcPr>
          <w:p w14:paraId="56AC12F9"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250" w:type="dxa"/>
            <w:tcBorders>
              <w:top w:val="single" w:sz="8" w:space="0" w:color="000000"/>
              <w:left w:val="single" w:sz="8" w:space="0" w:color="000000"/>
              <w:bottom w:val="single" w:sz="8" w:space="0" w:color="000000"/>
              <w:right w:val="single" w:sz="8" w:space="0" w:color="000000"/>
            </w:tcBorders>
            <w:shd w:val="clear" w:color="auto" w:fill="F2F2F2"/>
          </w:tcPr>
          <w:p w14:paraId="2260C382" w14:textId="77777777" w:rsidR="006244B4" w:rsidRDefault="006244B4" w:rsidP="00624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bl>
    <w:p w14:paraId="71C047B2" w14:textId="77777777" w:rsidR="009435FA" w:rsidRDefault="009435FA" w:rsidP="009435FA">
      <w:pPr>
        <w:autoSpaceDE w:val="0"/>
        <w:autoSpaceDN w:val="0"/>
        <w:adjustRightInd w:val="0"/>
        <w:spacing w:after="280"/>
        <w:rPr>
          <w:rFonts w:ascii="Times-Bold" w:hAnsi="Times-Bold" w:cs="Times-Bold"/>
          <w:b/>
          <w:bCs/>
          <w:color w:val="000000"/>
          <w:sz w:val="28"/>
          <w:szCs w:val="28"/>
          <w:lang w:val="en-GB"/>
        </w:rPr>
      </w:pPr>
    </w:p>
    <w:p w14:paraId="3FB67C8B" w14:textId="77777777" w:rsidR="00A42E18" w:rsidRDefault="00A42E18" w:rsidP="009435FA">
      <w:pPr>
        <w:autoSpaceDE w:val="0"/>
        <w:autoSpaceDN w:val="0"/>
        <w:adjustRightInd w:val="0"/>
        <w:spacing w:after="280"/>
        <w:rPr>
          <w:rFonts w:ascii="Times-Bold" w:hAnsi="Times-Bold" w:cs="Times-Bold"/>
          <w:b/>
          <w:bCs/>
          <w:color w:val="000000"/>
          <w:sz w:val="28"/>
          <w:szCs w:val="28"/>
          <w:lang w:val="en-GB"/>
        </w:rPr>
      </w:pPr>
    </w:p>
    <w:p w14:paraId="3C16CEBB" w14:textId="77777777" w:rsidR="00A42E18" w:rsidRDefault="00A42E18" w:rsidP="009435FA">
      <w:pPr>
        <w:autoSpaceDE w:val="0"/>
        <w:autoSpaceDN w:val="0"/>
        <w:adjustRightInd w:val="0"/>
        <w:spacing w:after="280"/>
        <w:rPr>
          <w:rFonts w:ascii="Times-Bold" w:hAnsi="Times-Bold" w:cs="Times-Bold"/>
          <w:b/>
          <w:bCs/>
          <w:color w:val="000000"/>
          <w:sz w:val="28"/>
          <w:szCs w:val="28"/>
          <w:lang w:val="en-GB"/>
        </w:rPr>
      </w:pPr>
    </w:p>
    <w:p w14:paraId="3F88A533" w14:textId="77777777" w:rsidR="00A42E18" w:rsidRDefault="00A42E18" w:rsidP="009435FA">
      <w:pPr>
        <w:autoSpaceDE w:val="0"/>
        <w:autoSpaceDN w:val="0"/>
        <w:adjustRightInd w:val="0"/>
        <w:spacing w:after="280"/>
        <w:rPr>
          <w:rFonts w:ascii="Times-Bold" w:hAnsi="Times-Bold" w:cs="Times-Bold"/>
          <w:b/>
          <w:bCs/>
          <w:color w:val="000000"/>
          <w:sz w:val="28"/>
          <w:szCs w:val="28"/>
          <w:lang w:val="en-GB"/>
        </w:rPr>
      </w:pPr>
    </w:p>
    <w:p w14:paraId="584A7E20" w14:textId="77777777" w:rsidR="00A42E18" w:rsidRDefault="00A42E18" w:rsidP="009435FA">
      <w:pPr>
        <w:autoSpaceDE w:val="0"/>
        <w:autoSpaceDN w:val="0"/>
        <w:adjustRightInd w:val="0"/>
        <w:spacing w:after="280"/>
        <w:rPr>
          <w:rFonts w:ascii="Times-Bold" w:hAnsi="Times-Bold" w:cs="Times-Bold"/>
          <w:b/>
          <w:bCs/>
          <w:color w:val="000000"/>
          <w:sz w:val="28"/>
          <w:szCs w:val="28"/>
          <w:lang w:val="en-GB"/>
        </w:rPr>
      </w:pPr>
    </w:p>
    <w:p w14:paraId="788B7158" w14:textId="77777777" w:rsidR="009435FA" w:rsidRDefault="009435FA" w:rsidP="009435FA">
      <w:pPr>
        <w:autoSpaceDE w:val="0"/>
        <w:autoSpaceDN w:val="0"/>
        <w:adjustRightInd w:val="0"/>
        <w:spacing w:after="280"/>
        <w:rPr>
          <w:rFonts w:ascii="Times-Bold" w:hAnsi="Times-Bold" w:cs="Times-Bold"/>
          <w:b/>
          <w:bCs/>
          <w:color w:val="000000"/>
          <w:sz w:val="28"/>
          <w:szCs w:val="28"/>
          <w:lang w:val="en-GB"/>
        </w:rPr>
      </w:pPr>
      <w:r>
        <w:rPr>
          <w:rFonts w:ascii="Times-Bold" w:hAnsi="Times-Bold" w:cs="Times-Bold"/>
          <w:b/>
          <w:bCs/>
          <w:color w:val="000000"/>
          <w:sz w:val="28"/>
          <w:szCs w:val="28"/>
          <w:lang w:val="en-GB"/>
        </w:rPr>
        <w:t>Table 3c: Participant Characteristics by Self-Esteem</w:t>
      </w:r>
    </w:p>
    <w:tbl>
      <w:tblPr>
        <w:tblW w:w="9960"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520"/>
        <w:gridCol w:w="2480"/>
        <w:gridCol w:w="2480"/>
        <w:gridCol w:w="2480"/>
      </w:tblGrid>
      <w:tr w:rsidR="0082216E" w14:paraId="21F088DF" w14:textId="77777777" w:rsidTr="0082216E">
        <w:tc>
          <w:tcPr>
            <w:tcW w:w="2520" w:type="dxa"/>
            <w:tcBorders>
              <w:top w:val="single" w:sz="8" w:space="0" w:color="000000"/>
              <w:left w:val="single" w:sz="8" w:space="0" w:color="000000"/>
              <w:bottom w:val="single" w:sz="8" w:space="0" w:color="000000"/>
              <w:right w:val="single" w:sz="8" w:space="0" w:color="000000"/>
            </w:tcBorders>
            <w:vAlign w:val="center"/>
          </w:tcPr>
          <w:p w14:paraId="54404A53" w14:textId="5C4D5E0B" w:rsidR="0082216E" w:rsidRDefault="0082216E" w:rsidP="0082216E">
            <w:pPr>
              <w:autoSpaceDE w:val="0"/>
              <w:autoSpaceDN w:val="0"/>
              <w:adjustRightInd w:val="0"/>
              <w:jc w:val="center"/>
              <w:rPr>
                <w:rFonts w:ascii="Times-Bold" w:hAnsi="Times-Bold" w:cs="Times-Bold"/>
                <w:b/>
                <w:bCs/>
                <w:color w:val="000000"/>
                <w:lang w:val="en-GB"/>
              </w:rPr>
            </w:pPr>
            <w:r>
              <w:rPr>
                <w:rFonts w:ascii="Times-Bold" w:hAnsi="Times-Bold" w:cs="Times-Bold"/>
                <w:b/>
                <w:bCs/>
                <w:color w:val="000000"/>
                <w:lang w:val="en-GB"/>
              </w:rPr>
              <w:t>Characteristic</w:t>
            </w:r>
          </w:p>
        </w:tc>
        <w:tc>
          <w:tcPr>
            <w:tcW w:w="2480" w:type="dxa"/>
            <w:tcBorders>
              <w:top w:val="single" w:sz="8" w:space="0" w:color="000000"/>
              <w:left w:val="single" w:sz="8" w:space="0" w:color="000000"/>
              <w:bottom w:val="single" w:sz="8" w:space="0" w:color="000000"/>
              <w:right w:val="single" w:sz="8" w:space="0" w:color="000000"/>
            </w:tcBorders>
          </w:tcPr>
          <w:p w14:paraId="3D8893C4" w14:textId="77777777" w:rsidR="0082216E" w:rsidRDefault="0082216E" w:rsidP="0082216E">
            <w:pPr>
              <w:autoSpaceDE w:val="0"/>
              <w:autoSpaceDN w:val="0"/>
              <w:adjustRightInd w:val="0"/>
              <w:jc w:val="center"/>
              <w:rPr>
                <w:rFonts w:ascii="Helvetica" w:hAnsi="Helvetica" w:cs="Helvetica"/>
                <w:lang w:val="en-GB"/>
              </w:rPr>
            </w:pPr>
            <w:r>
              <w:rPr>
                <w:rFonts w:ascii="Times-Bold" w:hAnsi="Times-Bold" w:cs="Times-Bold"/>
                <w:b/>
                <w:bCs/>
                <w:color w:val="000000"/>
                <w:lang w:val="en-GB"/>
              </w:rPr>
              <w:t>Self-Esteem: Low N (%)</w:t>
            </w:r>
          </w:p>
        </w:tc>
        <w:tc>
          <w:tcPr>
            <w:tcW w:w="2480" w:type="dxa"/>
            <w:tcBorders>
              <w:top w:val="single" w:sz="8" w:space="0" w:color="000000"/>
              <w:left w:val="single" w:sz="8" w:space="0" w:color="000000"/>
              <w:bottom w:val="single" w:sz="8" w:space="0" w:color="000000"/>
              <w:right w:val="single" w:sz="8" w:space="0" w:color="000000"/>
            </w:tcBorders>
          </w:tcPr>
          <w:p w14:paraId="3B99A12B" w14:textId="77777777" w:rsidR="0082216E" w:rsidRDefault="0082216E" w:rsidP="0082216E">
            <w:pPr>
              <w:autoSpaceDE w:val="0"/>
              <w:autoSpaceDN w:val="0"/>
              <w:adjustRightInd w:val="0"/>
              <w:jc w:val="center"/>
              <w:rPr>
                <w:rFonts w:ascii="Helvetica" w:hAnsi="Helvetica" w:cs="Helvetica"/>
                <w:lang w:val="en-GB"/>
              </w:rPr>
            </w:pPr>
            <w:r>
              <w:rPr>
                <w:rFonts w:ascii="Times-Bold" w:hAnsi="Times-Bold" w:cs="Times-Bold"/>
                <w:b/>
                <w:bCs/>
                <w:color w:val="000000"/>
                <w:lang w:val="en-GB"/>
              </w:rPr>
              <w:t>Self-Esteem: Normal N (%)</w:t>
            </w:r>
          </w:p>
        </w:tc>
        <w:tc>
          <w:tcPr>
            <w:tcW w:w="2480" w:type="dxa"/>
            <w:tcBorders>
              <w:top w:val="single" w:sz="8" w:space="0" w:color="000000"/>
              <w:left w:val="single" w:sz="8" w:space="0" w:color="000000"/>
              <w:bottom w:val="single" w:sz="8" w:space="0" w:color="000000"/>
              <w:right w:val="single" w:sz="8" w:space="0" w:color="000000"/>
            </w:tcBorders>
          </w:tcPr>
          <w:p w14:paraId="0FC8B5BB" w14:textId="77777777" w:rsidR="0082216E" w:rsidRDefault="0082216E" w:rsidP="0082216E">
            <w:pPr>
              <w:autoSpaceDE w:val="0"/>
              <w:autoSpaceDN w:val="0"/>
              <w:adjustRightInd w:val="0"/>
              <w:jc w:val="center"/>
              <w:rPr>
                <w:rFonts w:ascii="Helvetica" w:hAnsi="Helvetica" w:cs="Helvetica"/>
                <w:lang w:val="en-GB"/>
              </w:rPr>
            </w:pPr>
            <w:r>
              <w:rPr>
                <w:rFonts w:ascii="Times-Bold" w:hAnsi="Times-Bold" w:cs="Times-Bold"/>
                <w:b/>
                <w:bCs/>
                <w:color w:val="000000"/>
                <w:lang w:val="en-GB"/>
              </w:rPr>
              <w:t>Self-Esteem: High N (%)</w:t>
            </w:r>
          </w:p>
        </w:tc>
      </w:tr>
      <w:tr w:rsidR="0082216E" w14:paraId="5458D527" w14:textId="77777777" w:rsidTr="0082216E">
        <w:tblPrEx>
          <w:tblBorders>
            <w:top w:val="none" w:sz="0" w:space="0" w:color="auto"/>
          </w:tblBorders>
        </w:tblPrEx>
        <w:tc>
          <w:tcPr>
            <w:tcW w:w="2520" w:type="dxa"/>
            <w:tcBorders>
              <w:top w:val="single" w:sz="8" w:space="0" w:color="000000"/>
              <w:left w:val="single" w:sz="8" w:space="0" w:color="000000"/>
              <w:bottom w:val="single" w:sz="8" w:space="0" w:color="000000"/>
              <w:right w:val="single" w:sz="8" w:space="0" w:color="000000"/>
            </w:tcBorders>
            <w:shd w:val="clear" w:color="auto" w:fill="F2F2F2"/>
          </w:tcPr>
          <w:p w14:paraId="7168F300" w14:textId="77777777" w:rsidR="0082216E" w:rsidRDefault="0082216E" w:rsidP="0082216E">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Sex</w:t>
            </w:r>
          </w:p>
          <w:p w14:paraId="623F2FBF" w14:textId="77777777" w:rsidR="0082216E" w:rsidRDefault="0082216E" w:rsidP="0082216E">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Male </w:t>
            </w:r>
          </w:p>
          <w:p w14:paraId="6146CE1B" w14:textId="2D17B00B" w:rsidR="0082216E" w:rsidRDefault="0082216E" w:rsidP="0082216E">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     Female </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0A710338"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2C951EC9"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6FCADBA2"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82216E" w14:paraId="5E28FC54" w14:textId="77777777" w:rsidTr="0082216E">
        <w:tblPrEx>
          <w:tblBorders>
            <w:top w:val="none" w:sz="0" w:space="0" w:color="auto"/>
          </w:tblBorders>
        </w:tblPrEx>
        <w:tc>
          <w:tcPr>
            <w:tcW w:w="2520" w:type="dxa"/>
            <w:tcBorders>
              <w:top w:val="single" w:sz="8" w:space="0" w:color="000000"/>
              <w:left w:val="single" w:sz="8" w:space="0" w:color="000000"/>
              <w:bottom w:val="single" w:sz="8" w:space="0" w:color="000000"/>
              <w:right w:val="single" w:sz="8" w:space="0" w:color="000000"/>
            </w:tcBorders>
          </w:tcPr>
          <w:p w14:paraId="00C960EE" w14:textId="77777777" w:rsidR="0082216E" w:rsidRDefault="0082216E" w:rsidP="0082216E">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t xml:space="preserve">Age Category </w:t>
            </w:r>
          </w:p>
          <w:p w14:paraId="48983026" w14:textId="77777777" w:rsidR="0082216E" w:rsidRPr="000C7391" w:rsidRDefault="0082216E" w:rsidP="0082216E">
            <w:pPr>
              <w:autoSpaceDE w:val="0"/>
              <w:autoSpaceDN w:val="0"/>
              <w:adjustRightInd w:val="0"/>
              <w:rPr>
                <w:rFonts w:ascii="Times-Bold" w:hAnsi="Times-Bold" w:cs="Times-Bold"/>
                <w:color w:val="000000"/>
                <w:lang w:val="en-GB"/>
              </w:rPr>
            </w:pPr>
            <w:r>
              <w:rPr>
                <w:rFonts w:ascii="Times-Bold" w:hAnsi="Times-Bold" w:cs="Times-Bold"/>
                <w:b/>
                <w:bCs/>
                <w:color w:val="000000"/>
                <w:lang w:val="en-GB"/>
              </w:rPr>
              <w:t xml:space="preserve">     </w:t>
            </w:r>
            <w:r w:rsidRPr="000C7391">
              <w:rPr>
                <w:rFonts w:ascii="Times-Bold" w:hAnsi="Times-Bold" w:cs="Times-Bold"/>
                <w:color w:val="000000"/>
                <w:lang w:val="en-GB"/>
              </w:rPr>
              <w:t>Early adolescents: 1</w:t>
            </w:r>
            <w:r>
              <w:rPr>
                <w:rFonts w:ascii="Times-Bold" w:hAnsi="Times-Bold" w:cs="Times-Bold"/>
                <w:color w:val="000000"/>
                <w:lang w:val="en-GB"/>
              </w:rPr>
              <w:t>0</w:t>
            </w:r>
            <w:r w:rsidRPr="000C7391">
              <w:rPr>
                <w:rFonts w:ascii="Times-Bold" w:hAnsi="Times-Bold" w:cs="Times-Bold"/>
                <w:color w:val="000000"/>
                <w:lang w:val="en-GB"/>
              </w:rPr>
              <w:t>–15 years</w:t>
            </w:r>
          </w:p>
          <w:p w14:paraId="6232BF6D" w14:textId="117C09A9" w:rsidR="0082216E" w:rsidRDefault="0082216E" w:rsidP="0082216E">
            <w:pPr>
              <w:autoSpaceDE w:val="0"/>
              <w:autoSpaceDN w:val="0"/>
              <w:adjustRightInd w:val="0"/>
              <w:rPr>
                <w:rFonts w:ascii="Times-Bold" w:hAnsi="Times-Bold" w:cs="Times-Bold"/>
                <w:b/>
                <w:bCs/>
                <w:color w:val="000000"/>
                <w:lang w:val="en-GB"/>
              </w:rPr>
            </w:pPr>
            <w:r w:rsidRPr="000C7391">
              <w:rPr>
                <w:rFonts w:ascii="Times-Bold" w:hAnsi="Times-Bold" w:cs="Times-Bold"/>
                <w:color w:val="000000"/>
                <w:lang w:val="en-GB"/>
              </w:rPr>
              <w:t xml:space="preserve">     Late adolescents: 16-19 years</w:t>
            </w:r>
          </w:p>
        </w:tc>
        <w:tc>
          <w:tcPr>
            <w:tcW w:w="2480" w:type="dxa"/>
            <w:tcBorders>
              <w:top w:val="single" w:sz="8" w:space="0" w:color="000000"/>
              <w:left w:val="single" w:sz="8" w:space="0" w:color="000000"/>
              <w:bottom w:val="single" w:sz="8" w:space="0" w:color="000000"/>
              <w:right w:val="single" w:sz="8" w:space="0" w:color="000000"/>
            </w:tcBorders>
          </w:tcPr>
          <w:p w14:paraId="74C4DD0C"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3F610155"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077CE9FB"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82216E" w14:paraId="2B1DA102" w14:textId="77777777" w:rsidTr="0082216E">
        <w:tblPrEx>
          <w:tblBorders>
            <w:top w:val="none" w:sz="0" w:space="0" w:color="auto"/>
          </w:tblBorders>
        </w:tblPrEx>
        <w:tc>
          <w:tcPr>
            <w:tcW w:w="2520" w:type="dxa"/>
            <w:tcBorders>
              <w:top w:val="single" w:sz="8" w:space="0" w:color="000000"/>
              <w:left w:val="single" w:sz="8" w:space="0" w:color="000000"/>
              <w:bottom w:val="single" w:sz="8" w:space="0" w:color="000000"/>
              <w:right w:val="single" w:sz="8" w:space="0" w:color="000000"/>
            </w:tcBorders>
            <w:shd w:val="clear" w:color="auto" w:fill="F2F2F2"/>
          </w:tcPr>
          <w:p w14:paraId="5E8B4DE4" w14:textId="77777777" w:rsidR="0082216E" w:rsidRDefault="0082216E" w:rsidP="0082216E">
            <w:pPr>
              <w:autoSpaceDE w:val="0"/>
              <w:autoSpaceDN w:val="0"/>
              <w:adjustRightInd w:val="0"/>
              <w:rPr>
                <w:rFonts w:ascii="Times-Roman" w:hAnsi="Times-Roman" w:cs="Times-Roman"/>
                <w:color w:val="000000"/>
                <w:lang w:val="en-GB"/>
              </w:rPr>
            </w:pPr>
            <w:r>
              <w:rPr>
                <w:rFonts w:ascii="Times-Roman" w:hAnsi="Times-Roman" w:cs="Times-Roman"/>
                <w:color w:val="000000"/>
                <w:lang w:val="en-GB"/>
              </w:rPr>
              <w:t>Nutritional Status</w:t>
            </w:r>
          </w:p>
          <w:p w14:paraId="21381832" w14:textId="77777777" w:rsidR="0082216E" w:rsidRDefault="0082216E" w:rsidP="0082216E">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Overweight</w:t>
            </w:r>
          </w:p>
          <w:p w14:paraId="0004ED04" w14:textId="77777777" w:rsidR="0082216E" w:rsidRDefault="0082216E" w:rsidP="0082216E">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 Obesity</w:t>
            </w:r>
          </w:p>
          <w:p w14:paraId="5805646E" w14:textId="77777777" w:rsidR="0082216E" w:rsidRDefault="0082216E" w:rsidP="0082216E">
            <w:pPr>
              <w:autoSpaceDE w:val="0"/>
              <w:autoSpaceDN w:val="0"/>
              <w:adjustRightInd w:val="0"/>
              <w:rPr>
                <w:rFonts w:ascii="Times-Roman" w:hAnsi="Times-Roman" w:cs="Times-Roman"/>
                <w:color w:val="000000"/>
                <w:lang w:val="en-GB"/>
              </w:rPr>
            </w:pPr>
            <w:r>
              <w:rPr>
                <w:rFonts w:ascii="Times-Roman" w:hAnsi="Times-Roman" w:cs="Times-Roman"/>
                <w:color w:val="000000"/>
                <w:lang w:val="en-GB"/>
              </w:rPr>
              <w:t xml:space="preserve">     Class II Obesity</w:t>
            </w:r>
          </w:p>
          <w:p w14:paraId="6D091E50" w14:textId="61EAAFB8" w:rsidR="0082216E" w:rsidRDefault="0082216E" w:rsidP="0082216E">
            <w:pPr>
              <w:autoSpaceDE w:val="0"/>
              <w:autoSpaceDN w:val="0"/>
              <w:adjustRightInd w:val="0"/>
              <w:rPr>
                <w:rFonts w:ascii="Times-Bold" w:hAnsi="Times-Bold" w:cs="Times-Bold"/>
                <w:b/>
                <w:bCs/>
                <w:color w:val="000000"/>
                <w:lang w:val="en-GB"/>
              </w:rPr>
            </w:pPr>
            <w:r>
              <w:rPr>
                <w:rFonts w:ascii="Times-Roman" w:hAnsi="Times-Roman" w:cs="Times-Roman"/>
                <w:color w:val="000000"/>
                <w:lang w:val="en-GB"/>
              </w:rPr>
              <w:t xml:space="preserve">     Class III Obesity </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6DED03D5"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38B8F1F3"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2A26BC96" w14:textId="77777777" w:rsidR="0082216E" w:rsidRDefault="0082216E" w:rsidP="00822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bl>
    <w:p w14:paraId="2F1DD2BD" w14:textId="77777777" w:rsidR="009435FA" w:rsidRDefault="009435FA" w:rsidP="009435FA">
      <w:pPr>
        <w:autoSpaceDE w:val="0"/>
        <w:autoSpaceDN w:val="0"/>
        <w:adjustRightInd w:val="0"/>
        <w:rPr>
          <w:rFonts w:ascii="Times-Roman" w:hAnsi="Times-Roman" w:cs="Times-Roman"/>
          <w:color w:val="6D6D6D"/>
          <w:lang w:val="en-GB"/>
        </w:rPr>
      </w:pPr>
      <w:r>
        <w:rPr>
          <w:rFonts w:ascii="Times-Roman" w:hAnsi="Times-Roman" w:cs="Times-Roman"/>
          <w:color w:val="6D6D6D"/>
          <w:lang w:val="en-GB"/>
        </w:rPr>
        <w:br w:type="page"/>
      </w:r>
    </w:p>
    <w:p w14:paraId="262A66C4" w14:textId="77777777" w:rsidR="009435FA" w:rsidRDefault="009435FA" w:rsidP="009435FA">
      <w:pPr>
        <w:autoSpaceDE w:val="0"/>
        <w:autoSpaceDN w:val="0"/>
        <w:adjustRightInd w:val="0"/>
        <w:spacing w:after="280"/>
        <w:rPr>
          <w:rFonts w:ascii="Times-Bold" w:hAnsi="Times-Bold" w:cs="Times-Bold"/>
          <w:b/>
          <w:bCs/>
          <w:color w:val="000000"/>
          <w:sz w:val="28"/>
          <w:szCs w:val="28"/>
          <w:lang w:val="en-GB"/>
        </w:rPr>
      </w:pPr>
      <w:r>
        <w:rPr>
          <w:rFonts w:ascii="Times-Bold" w:hAnsi="Times-Bold" w:cs="Times-Bold"/>
          <w:b/>
          <w:bCs/>
          <w:color w:val="000000"/>
          <w:sz w:val="28"/>
          <w:szCs w:val="28"/>
          <w:lang w:val="en-GB"/>
        </w:rPr>
        <w:t>Table 4a: Psychological Factors by Presence and Absence of DEBAs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3220"/>
        <w:gridCol w:w="2480"/>
        <w:gridCol w:w="2480"/>
        <w:gridCol w:w="2480"/>
      </w:tblGrid>
      <w:tr w:rsidR="009435FA" w14:paraId="08CEC728" w14:textId="77777777" w:rsidTr="000C7391">
        <w:tc>
          <w:tcPr>
            <w:tcW w:w="31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B53955"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Psychological Factor</w:t>
            </w:r>
          </w:p>
        </w:tc>
        <w:tc>
          <w:tcPr>
            <w:tcW w:w="2480" w:type="dxa"/>
            <w:tcBorders>
              <w:top w:val="single" w:sz="8" w:space="0" w:color="000000"/>
              <w:left w:val="single" w:sz="8" w:space="0" w:color="000000"/>
              <w:bottom w:val="single" w:sz="8" w:space="0" w:color="000000"/>
              <w:right w:val="single" w:sz="8" w:space="0" w:color="000000"/>
            </w:tcBorders>
          </w:tcPr>
          <w:p w14:paraId="1A653A56"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No DEBAs N (%)</w:t>
            </w:r>
          </w:p>
        </w:tc>
        <w:tc>
          <w:tcPr>
            <w:tcW w:w="2480" w:type="dxa"/>
            <w:tcBorders>
              <w:top w:val="single" w:sz="8" w:space="0" w:color="000000"/>
              <w:left w:val="single" w:sz="8" w:space="0" w:color="000000"/>
              <w:bottom w:val="single" w:sz="8" w:space="0" w:color="000000"/>
              <w:right w:val="single" w:sz="8" w:space="0" w:color="000000"/>
            </w:tcBorders>
          </w:tcPr>
          <w:p w14:paraId="387BC185"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DEBAs Present N (%)</w:t>
            </w:r>
          </w:p>
        </w:tc>
        <w:tc>
          <w:tcPr>
            <w:tcW w:w="2480" w:type="dxa"/>
            <w:tcBorders>
              <w:top w:val="single" w:sz="8" w:space="0" w:color="000000"/>
              <w:left w:val="single" w:sz="8" w:space="0" w:color="000000"/>
              <w:bottom w:val="single" w:sz="8" w:space="0" w:color="000000"/>
              <w:right w:val="single" w:sz="8" w:space="0" w:color="000000"/>
            </w:tcBorders>
          </w:tcPr>
          <w:p w14:paraId="7EBBE1B5"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P value</w:t>
            </w:r>
          </w:p>
        </w:tc>
      </w:tr>
      <w:tr w:rsidR="009435FA" w14:paraId="066A620D"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shd w:val="clear" w:color="auto" w:fill="F2F2F2"/>
          </w:tcPr>
          <w:p w14:paraId="7FBAFA4E"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Clinically Significant Depression</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43218C0E"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7906C961"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14687558"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1A524D8A"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tcPr>
          <w:p w14:paraId="3A403F3A"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Clinically Significant Anxiety</w:t>
            </w:r>
          </w:p>
        </w:tc>
        <w:tc>
          <w:tcPr>
            <w:tcW w:w="2480" w:type="dxa"/>
            <w:tcBorders>
              <w:top w:val="single" w:sz="8" w:space="0" w:color="000000"/>
              <w:left w:val="single" w:sz="8" w:space="0" w:color="000000"/>
              <w:bottom w:val="single" w:sz="8" w:space="0" w:color="000000"/>
              <w:right w:val="single" w:sz="8" w:space="0" w:color="000000"/>
            </w:tcBorders>
          </w:tcPr>
          <w:p w14:paraId="4DC657E1"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4D263B5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4EBF41F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36E39366"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shd w:val="clear" w:color="auto" w:fill="F2F2F2"/>
          </w:tcPr>
          <w:p w14:paraId="6275726F"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Self-Esteem: Low</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4EB3FB38"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69B9669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08A18121"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0FF43208"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tcPr>
          <w:p w14:paraId="539A83AC"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Self-Esteem: Normal</w:t>
            </w:r>
          </w:p>
        </w:tc>
        <w:tc>
          <w:tcPr>
            <w:tcW w:w="2480" w:type="dxa"/>
            <w:tcBorders>
              <w:top w:val="single" w:sz="8" w:space="0" w:color="000000"/>
              <w:left w:val="single" w:sz="8" w:space="0" w:color="000000"/>
              <w:bottom w:val="single" w:sz="8" w:space="0" w:color="000000"/>
              <w:right w:val="single" w:sz="8" w:space="0" w:color="000000"/>
            </w:tcBorders>
          </w:tcPr>
          <w:p w14:paraId="69BA5298"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2BFF8DC0"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05EDD43F"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77C75608"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shd w:val="clear" w:color="auto" w:fill="F2F2F2"/>
          </w:tcPr>
          <w:p w14:paraId="263018C7"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Self-Esteem: High</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1E3342CB"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2F961793"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2C13343A"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5D2FF9C6"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tcPr>
          <w:p w14:paraId="353C5D41"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Coping Skills: Low</w:t>
            </w:r>
          </w:p>
        </w:tc>
        <w:tc>
          <w:tcPr>
            <w:tcW w:w="2480" w:type="dxa"/>
            <w:tcBorders>
              <w:top w:val="single" w:sz="8" w:space="0" w:color="000000"/>
              <w:left w:val="single" w:sz="8" w:space="0" w:color="000000"/>
              <w:bottom w:val="single" w:sz="8" w:space="0" w:color="000000"/>
              <w:right w:val="single" w:sz="8" w:space="0" w:color="000000"/>
            </w:tcBorders>
          </w:tcPr>
          <w:p w14:paraId="67D2531D"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0ACB6AD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38CE4B6A"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5E77855D"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shd w:val="clear" w:color="auto" w:fill="F2F2F2"/>
          </w:tcPr>
          <w:p w14:paraId="148DF9B9"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Coping Skills: Medium</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25B1EB0D"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35931815"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670FA69B"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45889036"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tcPr>
          <w:p w14:paraId="2A4420B2"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Coping Skills: High</w:t>
            </w:r>
          </w:p>
        </w:tc>
        <w:tc>
          <w:tcPr>
            <w:tcW w:w="2480" w:type="dxa"/>
            <w:tcBorders>
              <w:top w:val="single" w:sz="8" w:space="0" w:color="000000"/>
              <w:left w:val="single" w:sz="8" w:space="0" w:color="000000"/>
              <w:bottom w:val="single" w:sz="8" w:space="0" w:color="000000"/>
              <w:right w:val="single" w:sz="8" w:space="0" w:color="000000"/>
            </w:tcBorders>
          </w:tcPr>
          <w:p w14:paraId="12A71353"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2E9D15A5"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5B54212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569A074F"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shd w:val="clear" w:color="auto" w:fill="F2F2F2"/>
          </w:tcPr>
          <w:p w14:paraId="2311468E" w14:textId="77777777" w:rsidR="009435FA" w:rsidRDefault="009435FA" w:rsidP="000C7391">
            <w:pPr>
              <w:autoSpaceDE w:val="0"/>
              <w:autoSpaceDN w:val="0"/>
              <w:adjustRightInd w:val="0"/>
              <w:rPr>
                <w:rFonts w:ascii="Helvetica" w:hAnsi="Helvetica" w:cs="Helvetica"/>
                <w:lang w:val="en-GB"/>
              </w:rPr>
            </w:pPr>
            <w:r>
              <w:rPr>
                <w:rFonts w:ascii="Times-Bold" w:hAnsi="Times-Bold" w:cs="Times-Bold"/>
                <w:b/>
                <w:bCs/>
                <w:color w:val="000000"/>
                <w:lang w:val="en-GB"/>
              </w:rPr>
              <w:t>ACE Category: Low</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68CC6E61"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05B3734E"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505B38AC"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75D87D05" w14:textId="77777777" w:rsidTr="000C7391">
        <w:tblPrEx>
          <w:tblBorders>
            <w:top w:val="none" w:sz="0" w:space="0" w:color="auto"/>
          </w:tblBorders>
        </w:tblPrEx>
        <w:tc>
          <w:tcPr>
            <w:tcW w:w="3220" w:type="dxa"/>
            <w:tcBorders>
              <w:top w:val="single" w:sz="8" w:space="0" w:color="000000"/>
              <w:left w:val="single" w:sz="8" w:space="0" w:color="000000"/>
              <w:bottom w:val="single" w:sz="8" w:space="0" w:color="000000"/>
              <w:right w:val="single" w:sz="8" w:space="0" w:color="000000"/>
            </w:tcBorders>
          </w:tcPr>
          <w:p w14:paraId="6E173FF5" w14:textId="09536D6E" w:rsidR="009435FA" w:rsidRDefault="009435FA" w:rsidP="000C7391">
            <w:pPr>
              <w:autoSpaceDE w:val="0"/>
              <w:autoSpaceDN w:val="0"/>
              <w:adjustRightInd w:val="0"/>
              <w:rPr>
                <w:rFonts w:ascii="Helvetica" w:hAnsi="Helvetica" w:cs="Helvetica"/>
                <w:lang w:val="en-GB"/>
              </w:rPr>
            </w:pPr>
            <w:r>
              <w:rPr>
                <w:rFonts w:ascii="Times-Bold" w:hAnsi="Times-Bold" w:cs="Times-Bold"/>
                <w:b/>
                <w:bCs/>
                <w:color w:val="000000"/>
                <w:lang w:val="en-GB"/>
              </w:rPr>
              <w:t>ACE Category: M</w:t>
            </w:r>
            <w:r w:rsidR="00A42E18">
              <w:rPr>
                <w:rFonts w:ascii="Times-Bold" w:hAnsi="Times-Bold" w:cs="Times-Bold"/>
                <w:b/>
                <w:bCs/>
                <w:color w:val="000000"/>
                <w:lang w:val="en-GB"/>
              </w:rPr>
              <w:t>edium</w:t>
            </w:r>
          </w:p>
        </w:tc>
        <w:tc>
          <w:tcPr>
            <w:tcW w:w="2480" w:type="dxa"/>
            <w:tcBorders>
              <w:top w:val="single" w:sz="8" w:space="0" w:color="000000"/>
              <w:left w:val="single" w:sz="8" w:space="0" w:color="000000"/>
              <w:bottom w:val="single" w:sz="8" w:space="0" w:color="000000"/>
              <w:right w:val="single" w:sz="8" w:space="0" w:color="000000"/>
            </w:tcBorders>
          </w:tcPr>
          <w:p w14:paraId="0CFD872E"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753795D9"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707C9120"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43E34BAD" w14:textId="77777777" w:rsidTr="000C7391">
        <w:tc>
          <w:tcPr>
            <w:tcW w:w="3220" w:type="dxa"/>
            <w:tcBorders>
              <w:top w:val="single" w:sz="8" w:space="0" w:color="000000"/>
              <w:left w:val="single" w:sz="8" w:space="0" w:color="000000"/>
              <w:bottom w:val="single" w:sz="8" w:space="0" w:color="000000"/>
              <w:right w:val="single" w:sz="8" w:space="0" w:color="000000"/>
            </w:tcBorders>
            <w:shd w:val="clear" w:color="auto" w:fill="F2F2F2"/>
          </w:tcPr>
          <w:p w14:paraId="0D412786" w14:textId="77777777" w:rsidR="009435FA" w:rsidRDefault="009435FA" w:rsidP="000C7391">
            <w:pPr>
              <w:autoSpaceDE w:val="0"/>
              <w:autoSpaceDN w:val="0"/>
              <w:adjustRightInd w:val="0"/>
              <w:rPr>
                <w:rFonts w:ascii="Helvetica" w:hAnsi="Helvetica" w:cs="Helvetica"/>
                <w:lang w:val="en-GB"/>
              </w:rPr>
            </w:pPr>
            <w:r>
              <w:rPr>
                <w:rFonts w:ascii="Times-Bold" w:hAnsi="Times-Bold" w:cs="Times-Bold"/>
                <w:b/>
                <w:bCs/>
                <w:color w:val="000000"/>
                <w:lang w:val="en-GB"/>
              </w:rPr>
              <w:t>ACE Category: High</w:t>
            </w:r>
          </w:p>
        </w:tc>
        <w:tc>
          <w:tcPr>
            <w:tcW w:w="2320"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1795F927"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20"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6F840CDB"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20"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37EE1689"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Bold" w:hAnsi="Times-Bold" w:cs="Times-Bold"/>
                <w:b/>
                <w:bCs/>
                <w:color w:val="000000"/>
                <w:lang w:val="en-GB"/>
              </w:rPr>
            </w:pPr>
          </w:p>
        </w:tc>
      </w:tr>
    </w:tbl>
    <w:p w14:paraId="01DB17C0" w14:textId="77777777" w:rsidR="009435FA" w:rsidRDefault="009435FA" w:rsidP="009435FA">
      <w:pPr>
        <w:autoSpaceDE w:val="0"/>
        <w:autoSpaceDN w:val="0"/>
        <w:adjustRightInd w:val="0"/>
        <w:rPr>
          <w:rFonts w:ascii="Times-Bold" w:hAnsi="Times-Bold" w:cs="Times-Bold"/>
          <w:b/>
          <w:bCs/>
          <w:color w:val="000000"/>
          <w:lang w:val="en-GB"/>
        </w:rPr>
      </w:pPr>
    </w:p>
    <w:p w14:paraId="4D2AC371" w14:textId="77777777" w:rsidR="009435FA" w:rsidRDefault="009435FA" w:rsidP="009435FA">
      <w:pPr>
        <w:autoSpaceDE w:val="0"/>
        <w:autoSpaceDN w:val="0"/>
        <w:adjustRightInd w:val="0"/>
        <w:rPr>
          <w:rFonts w:ascii="Times-Bold" w:hAnsi="Times-Bold" w:cs="Times-Bold"/>
          <w:b/>
          <w:bCs/>
          <w:color w:val="000000"/>
          <w:lang w:val="en-GB"/>
        </w:rPr>
      </w:pPr>
    </w:p>
    <w:p w14:paraId="7C98A3B6" w14:textId="77777777" w:rsidR="009435FA" w:rsidRDefault="009435FA" w:rsidP="009435FA">
      <w:pPr>
        <w:autoSpaceDE w:val="0"/>
        <w:autoSpaceDN w:val="0"/>
        <w:adjustRightInd w:val="0"/>
        <w:rPr>
          <w:rFonts w:ascii="Times-Bold" w:hAnsi="Times-Bold" w:cs="Times-Bold"/>
          <w:b/>
          <w:bCs/>
          <w:color w:val="000000"/>
          <w:lang w:val="en-GB"/>
        </w:rPr>
      </w:pPr>
    </w:p>
    <w:p w14:paraId="06CD6FE9" w14:textId="77777777" w:rsidR="009435FA" w:rsidRDefault="009435FA" w:rsidP="009435FA">
      <w:pPr>
        <w:autoSpaceDE w:val="0"/>
        <w:autoSpaceDN w:val="0"/>
        <w:adjustRightInd w:val="0"/>
        <w:rPr>
          <w:rFonts w:ascii="Times-Bold" w:hAnsi="Times-Bold" w:cs="Times-Bold"/>
          <w:b/>
          <w:bCs/>
          <w:color w:val="000000"/>
          <w:lang w:val="en-GB"/>
        </w:rPr>
      </w:pPr>
    </w:p>
    <w:p w14:paraId="2FCE899B" w14:textId="77777777" w:rsidR="009435FA" w:rsidRDefault="009435FA" w:rsidP="009435FA">
      <w:pPr>
        <w:autoSpaceDE w:val="0"/>
        <w:autoSpaceDN w:val="0"/>
        <w:adjustRightInd w:val="0"/>
        <w:rPr>
          <w:rFonts w:ascii="Times-Bold" w:hAnsi="Times-Bold" w:cs="Times-Bold"/>
          <w:b/>
          <w:bCs/>
          <w:color w:val="000000"/>
          <w:lang w:val="en-GB"/>
        </w:rPr>
      </w:pPr>
    </w:p>
    <w:p w14:paraId="2181D9E6" w14:textId="77777777" w:rsidR="009435FA" w:rsidRDefault="009435FA" w:rsidP="009435FA">
      <w:pPr>
        <w:autoSpaceDE w:val="0"/>
        <w:autoSpaceDN w:val="0"/>
        <w:adjustRightInd w:val="0"/>
        <w:rPr>
          <w:rFonts w:ascii="Times-Bold" w:hAnsi="Times-Bold" w:cs="Times-Bold"/>
          <w:b/>
          <w:bCs/>
          <w:color w:val="000000"/>
          <w:lang w:val="en-GB"/>
        </w:rPr>
      </w:pPr>
      <w:r>
        <w:rPr>
          <w:rFonts w:ascii="Times-Bold" w:hAnsi="Times-Bold" w:cs="Times-Bold"/>
          <w:b/>
          <w:bCs/>
          <w:color w:val="000000"/>
          <w:lang w:val="en-GB"/>
        </w:rPr>
        <w:br w:type="page"/>
      </w:r>
    </w:p>
    <w:p w14:paraId="0D911730" w14:textId="77777777" w:rsidR="009435FA" w:rsidRDefault="009435FA" w:rsidP="009435FA">
      <w:pPr>
        <w:autoSpaceDE w:val="0"/>
        <w:autoSpaceDN w:val="0"/>
        <w:adjustRightInd w:val="0"/>
        <w:rPr>
          <w:rFonts w:ascii="Times-Bold" w:hAnsi="Times-Bold" w:cs="Times-Bold"/>
          <w:b/>
          <w:bCs/>
          <w:color w:val="000000"/>
          <w:lang w:val="en-GB"/>
        </w:rPr>
      </w:pPr>
    </w:p>
    <w:p w14:paraId="12333C9F" w14:textId="77777777" w:rsidR="009435FA" w:rsidRDefault="009435FA" w:rsidP="009435FA">
      <w:pPr>
        <w:autoSpaceDE w:val="0"/>
        <w:autoSpaceDN w:val="0"/>
        <w:adjustRightInd w:val="0"/>
        <w:rPr>
          <w:rFonts w:ascii="Times-Bold" w:hAnsi="Times-Bold" w:cs="Times-Bold"/>
          <w:b/>
          <w:bCs/>
          <w:color w:val="000000"/>
          <w:lang w:val="en-GB"/>
        </w:rPr>
      </w:pPr>
    </w:p>
    <w:p w14:paraId="52A94B5F" w14:textId="77777777" w:rsidR="009435FA" w:rsidRDefault="009435FA" w:rsidP="009435FA">
      <w:pPr>
        <w:autoSpaceDE w:val="0"/>
        <w:autoSpaceDN w:val="0"/>
        <w:adjustRightInd w:val="0"/>
        <w:rPr>
          <w:rFonts w:ascii="Times-Bold" w:hAnsi="Times-Bold" w:cs="Times-Bold"/>
          <w:b/>
          <w:bCs/>
          <w:color w:val="000000"/>
          <w:lang w:val="en-GB"/>
        </w:rPr>
      </w:pPr>
    </w:p>
    <w:p w14:paraId="43BD4A69" w14:textId="77777777" w:rsidR="009435FA" w:rsidRDefault="009435FA" w:rsidP="009435FA">
      <w:pPr>
        <w:autoSpaceDE w:val="0"/>
        <w:autoSpaceDN w:val="0"/>
        <w:adjustRightInd w:val="0"/>
        <w:rPr>
          <w:rFonts w:ascii="Times-Bold" w:hAnsi="Times-Bold" w:cs="Times-Bold"/>
          <w:b/>
          <w:bCs/>
          <w:color w:val="000000"/>
          <w:lang w:val="en-GB"/>
        </w:rPr>
      </w:pPr>
    </w:p>
    <w:p w14:paraId="7BB6BCFC" w14:textId="6F22E3D0" w:rsidR="009435FA" w:rsidRDefault="009435FA" w:rsidP="009435FA">
      <w:pPr>
        <w:autoSpaceDE w:val="0"/>
        <w:autoSpaceDN w:val="0"/>
        <w:adjustRightInd w:val="0"/>
        <w:spacing w:after="280"/>
        <w:rPr>
          <w:rFonts w:ascii="Times-Bold" w:hAnsi="Times-Bold" w:cs="Times-Bold"/>
          <w:b/>
          <w:bCs/>
          <w:color w:val="000000"/>
          <w:sz w:val="28"/>
          <w:szCs w:val="28"/>
          <w:lang w:val="en-GB"/>
        </w:rPr>
      </w:pPr>
      <w:r>
        <w:rPr>
          <w:rFonts w:ascii="Times-Bold" w:hAnsi="Times-Bold" w:cs="Times-Bold"/>
          <w:b/>
          <w:bCs/>
          <w:color w:val="000000"/>
          <w:sz w:val="28"/>
          <w:szCs w:val="28"/>
          <w:lang w:val="en-GB"/>
        </w:rPr>
        <w:t>Table 5: Socioeconomic Indicators by Presence or Absence of DEBAs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740"/>
        <w:gridCol w:w="2480"/>
        <w:gridCol w:w="2480"/>
        <w:gridCol w:w="2480"/>
      </w:tblGrid>
      <w:tr w:rsidR="009435FA" w14:paraId="2A1E7062" w14:textId="77777777" w:rsidTr="000C7391">
        <w:tc>
          <w:tcPr>
            <w:tcW w:w="17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7CFA2C"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SES Indicator</w:t>
            </w:r>
          </w:p>
        </w:tc>
        <w:tc>
          <w:tcPr>
            <w:tcW w:w="2480" w:type="dxa"/>
            <w:tcBorders>
              <w:top w:val="single" w:sz="8" w:space="0" w:color="000000"/>
              <w:left w:val="single" w:sz="8" w:space="0" w:color="000000"/>
              <w:bottom w:val="single" w:sz="8" w:space="0" w:color="000000"/>
              <w:right w:val="single" w:sz="8" w:space="0" w:color="000000"/>
            </w:tcBorders>
          </w:tcPr>
          <w:p w14:paraId="51962FBE"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No DEBAs (Mean ± SD)</w:t>
            </w:r>
          </w:p>
        </w:tc>
        <w:tc>
          <w:tcPr>
            <w:tcW w:w="2480" w:type="dxa"/>
            <w:tcBorders>
              <w:top w:val="single" w:sz="8" w:space="0" w:color="000000"/>
              <w:left w:val="single" w:sz="8" w:space="0" w:color="000000"/>
              <w:bottom w:val="single" w:sz="8" w:space="0" w:color="000000"/>
              <w:right w:val="single" w:sz="8" w:space="0" w:color="000000"/>
            </w:tcBorders>
          </w:tcPr>
          <w:p w14:paraId="09B269FD"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DEBAs Present (Mean ± SD)</w:t>
            </w:r>
          </w:p>
        </w:tc>
        <w:tc>
          <w:tcPr>
            <w:tcW w:w="2480" w:type="dxa"/>
            <w:tcBorders>
              <w:top w:val="single" w:sz="8" w:space="0" w:color="000000"/>
              <w:left w:val="single" w:sz="8" w:space="0" w:color="000000"/>
              <w:bottom w:val="single" w:sz="8" w:space="0" w:color="000000"/>
              <w:right w:val="single" w:sz="8" w:space="0" w:color="000000"/>
            </w:tcBorders>
          </w:tcPr>
          <w:p w14:paraId="1C98B9D9"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p-value</w:t>
            </w:r>
          </w:p>
        </w:tc>
      </w:tr>
      <w:tr w:rsidR="009435FA" w14:paraId="26DFE24F" w14:textId="77777777" w:rsidTr="000C7391">
        <w:tblPrEx>
          <w:tblBorders>
            <w:top w:val="none" w:sz="0" w:space="0" w:color="auto"/>
          </w:tblBorders>
        </w:tblPrEx>
        <w:tc>
          <w:tcPr>
            <w:tcW w:w="1740" w:type="dxa"/>
            <w:tcBorders>
              <w:top w:val="single" w:sz="8" w:space="0" w:color="000000"/>
              <w:left w:val="single" w:sz="8" w:space="0" w:color="000000"/>
              <w:bottom w:val="single" w:sz="8" w:space="0" w:color="000000"/>
              <w:right w:val="single" w:sz="8" w:space="0" w:color="000000"/>
            </w:tcBorders>
            <w:shd w:val="clear" w:color="auto" w:fill="F2F2F2"/>
          </w:tcPr>
          <w:p w14:paraId="6CCA1C11" w14:textId="77777777" w:rsidR="009435FA" w:rsidRDefault="009435FA" w:rsidP="000C7391">
            <w:pPr>
              <w:autoSpaceDE w:val="0"/>
              <w:autoSpaceDN w:val="0"/>
              <w:adjustRightInd w:val="0"/>
              <w:rPr>
                <w:rFonts w:ascii="Helvetica" w:hAnsi="Helvetica" w:cs="Helvetica"/>
                <w:lang w:val="en-GB"/>
              </w:rPr>
            </w:pPr>
            <w:r>
              <w:rPr>
                <w:rFonts w:ascii="Times-Bold" w:hAnsi="Times-Bold" w:cs="Times-Bold"/>
                <w:b/>
                <w:bCs/>
                <w:color w:val="000000"/>
                <w:lang w:val="en-GB"/>
              </w:rPr>
              <w:t>Possession Score</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20A3A86C"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4180EE75"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0A48D354"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1A47C862" w14:textId="77777777" w:rsidTr="000C7391">
        <w:tc>
          <w:tcPr>
            <w:tcW w:w="1740" w:type="dxa"/>
            <w:tcBorders>
              <w:top w:val="single" w:sz="8" w:space="0" w:color="000000"/>
              <w:left w:val="single" w:sz="8" w:space="0" w:color="000000"/>
              <w:bottom w:val="single" w:sz="8" w:space="0" w:color="000000"/>
              <w:right w:val="single" w:sz="8" w:space="0" w:color="000000"/>
            </w:tcBorders>
          </w:tcPr>
          <w:p w14:paraId="75F9AB4A" w14:textId="77777777" w:rsidR="009435FA" w:rsidRDefault="009435FA" w:rsidP="000C7391">
            <w:pPr>
              <w:autoSpaceDE w:val="0"/>
              <w:autoSpaceDN w:val="0"/>
              <w:adjustRightInd w:val="0"/>
              <w:rPr>
                <w:rFonts w:ascii="Helvetica" w:hAnsi="Helvetica" w:cs="Helvetica"/>
                <w:lang w:val="en-GB"/>
              </w:rPr>
            </w:pPr>
            <w:r>
              <w:rPr>
                <w:rFonts w:ascii="Times-Bold" w:hAnsi="Times-Bold" w:cs="Times-Bold"/>
                <w:b/>
                <w:bCs/>
                <w:color w:val="000000"/>
                <w:lang w:val="en-GB"/>
              </w:rPr>
              <w:t>Sanitation Index</w:t>
            </w:r>
          </w:p>
        </w:tc>
        <w:tc>
          <w:tcPr>
            <w:tcW w:w="23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62D37BD"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FBFF8E6"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BC3B9D"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Bold" w:hAnsi="Times-Bold" w:cs="Times-Bold"/>
                <w:b/>
                <w:bCs/>
                <w:color w:val="000000"/>
                <w:lang w:val="en-GB"/>
              </w:rPr>
            </w:pPr>
          </w:p>
        </w:tc>
      </w:tr>
    </w:tbl>
    <w:p w14:paraId="4EDF22FB" w14:textId="77777777" w:rsidR="009435FA" w:rsidRDefault="009435FA" w:rsidP="009435FA">
      <w:pPr>
        <w:autoSpaceDE w:val="0"/>
        <w:autoSpaceDN w:val="0"/>
        <w:adjustRightInd w:val="0"/>
        <w:rPr>
          <w:rFonts w:ascii="Times-Bold" w:hAnsi="Times-Bold" w:cs="Times-Bold"/>
          <w:b/>
          <w:bCs/>
          <w:color w:val="000000"/>
          <w:lang w:val="en-GB"/>
        </w:rPr>
      </w:pPr>
    </w:p>
    <w:p w14:paraId="614DC6AE" w14:textId="77777777" w:rsidR="009435FA" w:rsidRDefault="009435FA" w:rsidP="009435FA">
      <w:pPr>
        <w:autoSpaceDE w:val="0"/>
        <w:autoSpaceDN w:val="0"/>
        <w:adjustRightInd w:val="0"/>
        <w:rPr>
          <w:rFonts w:ascii="Times-Bold" w:hAnsi="Times-Bold" w:cs="Times-Bold"/>
          <w:b/>
          <w:bCs/>
          <w:color w:val="000000"/>
          <w:lang w:val="en-GB"/>
        </w:rPr>
      </w:pPr>
    </w:p>
    <w:p w14:paraId="7FCBF6B2" w14:textId="77777777" w:rsidR="009435FA" w:rsidRDefault="009435FA" w:rsidP="009435FA">
      <w:pPr>
        <w:autoSpaceDE w:val="0"/>
        <w:autoSpaceDN w:val="0"/>
        <w:adjustRightInd w:val="0"/>
        <w:rPr>
          <w:rFonts w:ascii="Times-Bold" w:hAnsi="Times-Bold" w:cs="Times-Bold"/>
          <w:b/>
          <w:bCs/>
          <w:color w:val="000000"/>
          <w:lang w:val="en-GB"/>
        </w:rPr>
      </w:pPr>
    </w:p>
    <w:p w14:paraId="4EC403AC" w14:textId="6673FDB5" w:rsidR="009435FA" w:rsidRDefault="009435FA" w:rsidP="009435FA">
      <w:pPr>
        <w:autoSpaceDE w:val="0"/>
        <w:autoSpaceDN w:val="0"/>
        <w:adjustRightInd w:val="0"/>
        <w:rPr>
          <w:rFonts w:ascii="Times-Bold" w:hAnsi="Times-Bold" w:cs="Times-Bold"/>
          <w:b/>
          <w:bCs/>
          <w:color w:val="000000"/>
          <w:sz w:val="28"/>
          <w:szCs w:val="28"/>
          <w:lang w:val="en-GB"/>
        </w:rPr>
      </w:pPr>
      <w:r>
        <w:rPr>
          <w:rFonts w:ascii="Times-Roman" w:hAnsi="Times-Roman" w:cs="Times-Roman"/>
          <w:color w:val="000000"/>
          <w:lang w:val="en-GB"/>
        </w:rPr>
        <w:br w:type="page"/>
      </w:r>
      <w:r>
        <w:rPr>
          <w:rFonts w:ascii="Times-Bold" w:hAnsi="Times-Bold" w:cs="Times-Bold"/>
          <w:b/>
          <w:bCs/>
          <w:color w:val="000000"/>
          <w:sz w:val="28"/>
          <w:szCs w:val="28"/>
          <w:lang w:val="en-GB"/>
        </w:rPr>
        <w:t>Table 6</w:t>
      </w:r>
      <w:r w:rsidR="007B42C7">
        <w:rPr>
          <w:rFonts w:ascii="Times-Bold" w:hAnsi="Times-Bold" w:cs="Times-Bold"/>
          <w:b/>
          <w:bCs/>
          <w:color w:val="000000"/>
          <w:sz w:val="28"/>
          <w:szCs w:val="28"/>
          <w:lang w:val="en-GB"/>
        </w:rPr>
        <w:t>a</w:t>
      </w:r>
      <w:r>
        <w:rPr>
          <w:rFonts w:ascii="Times-Bold" w:hAnsi="Times-Bold" w:cs="Times-Bold"/>
          <w:b/>
          <w:bCs/>
          <w:color w:val="000000"/>
          <w:sz w:val="28"/>
          <w:szCs w:val="28"/>
          <w:lang w:val="en-GB"/>
        </w:rPr>
        <w:t>: BMI Outcomes by Presence or Absence of DEBAs</w:t>
      </w:r>
    </w:p>
    <w:tbl>
      <w:tblPr>
        <w:tblW w:w="10389"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3861"/>
        <w:gridCol w:w="2176"/>
        <w:gridCol w:w="2176"/>
        <w:gridCol w:w="2176"/>
      </w:tblGrid>
      <w:tr w:rsidR="009435FA" w14:paraId="6200D861" w14:textId="77777777" w:rsidTr="00A52441">
        <w:trPr>
          <w:trHeight w:val="587"/>
        </w:trPr>
        <w:tc>
          <w:tcPr>
            <w:tcW w:w="386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CDC4CF"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Health Outcome</w:t>
            </w:r>
          </w:p>
        </w:tc>
        <w:tc>
          <w:tcPr>
            <w:tcW w:w="2176" w:type="dxa"/>
            <w:tcBorders>
              <w:top w:val="single" w:sz="8" w:space="0" w:color="000000"/>
              <w:left w:val="single" w:sz="8" w:space="0" w:color="000000"/>
              <w:bottom w:val="single" w:sz="8" w:space="0" w:color="000000"/>
              <w:right w:val="single" w:sz="8" w:space="0" w:color="000000"/>
            </w:tcBorders>
          </w:tcPr>
          <w:p w14:paraId="0104258D" w14:textId="66C8E8D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Presence of DEBAs (Mean</w:t>
            </w:r>
            <w:r w:rsidR="006505A1">
              <w:rPr>
                <w:rFonts w:ascii="Times-Bold" w:hAnsi="Times-Bold" w:cs="Times-Bold"/>
                <w:b/>
                <w:bCs/>
                <w:color w:val="000000"/>
                <w:lang w:val="en-GB"/>
              </w:rPr>
              <w:t xml:space="preserve"> SD)</w:t>
            </w:r>
          </w:p>
        </w:tc>
        <w:tc>
          <w:tcPr>
            <w:tcW w:w="2176" w:type="dxa"/>
            <w:tcBorders>
              <w:top w:val="single" w:sz="8" w:space="0" w:color="000000"/>
              <w:left w:val="single" w:sz="8" w:space="0" w:color="000000"/>
              <w:bottom w:val="single" w:sz="8" w:space="0" w:color="000000"/>
              <w:right w:val="single" w:sz="8" w:space="0" w:color="000000"/>
            </w:tcBorders>
          </w:tcPr>
          <w:p w14:paraId="1721385D" w14:textId="03B93441"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Absence of DEBAs (Mean</w:t>
            </w:r>
            <w:r w:rsidR="006505A1">
              <w:rPr>
                <w:rFonts w:ascii="Times-Bold" w:hAnsi="Times-Bold" w:cs="Times-Bold"/>
                <w:b/>
                <w:bCs/>
                <w:color w:val="000000"/>
                <w:lang w:val="en-GB"/>
              </w:rPr>
              <w:t xml:space="preserve"> SD)</w:t>
            </w:r>
          </w:p>
        </w:tc>
        <w:tc>
          <w:tcPr>
            <w:tcW w:w="2176" w:type="dxa"/>
            <w:tcBorders>
              <w:top w:val="single" w:sz="8" w:space="0" w:color="000000"/>
              <w:left w:val="single" w:sz="8" w:space="0" w:color="000000"/>
              <w:bottom w:val="single" w:sz="8" w:space="0" w:color="000000"/>
              <w:right w:val="single" w:sz="8" w:space="0" w:color="000000"/>
            </w:tcBorders>
          </w:tcPr>
          <w:p w14:paraId="707C0CB8"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p-value</w:t>
            </w:r>
          </w:p>
        </w:tc>
      </w:tr>
      <w:tr w:rsidR="009435FA" w14:paraId="3DC7983B" w14:textId="77777777" w:rsidTr="00A52441">
        <w:tblPrEx>
          <w:tblBorders>
            <w:top w:val="none" w:sz="0" w:space="0" w:color="auto"/>
          </w:tblBorders>
        </w:tblPrEx>
        <w:trPr>
          <w:trHeight w:val="567"/>
        </w:trPr>
        <w:tc>
          <w:tcPr>
            <w:tcW w:w="3861" w:type="dxa"/>
            <w:tcBorders>
              <w:top w:val="single" w:sz="8" w:space="0" w:color="000000"/>
              <w:left w:val="single" w:sz="8" w:space="0" w:color="000000"/>
              <w:bottom w:val="single" w:sz="8" w:space="0" w:color="000000"/>
              <w:right w:val="single" w:sz="8" w:space="0" w:color="000000"/>
            </w:tcBorders>
            <w:shd w:val="clear" w:color="auto" w:fill="F2F2F2"/>
          </w:tcPr>
          <w:p w14:paraId="5579E81D"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Mean BMI Change (kg/m²) in preceding year</w:t>
            </w:r>
          </w:p>
        </w:tc>
        <w:tc>
          <w:tcPr>
            <w:tcW w:w="2176" w:type="dxa"/>
            <w:tcBorders>
              <w:top w:val="single" w:sz="8" w:space="0" w:color="000000"/>
              <w:left w:val="single" w:sz="8" w:space="0" w:color="000000"/>
              <w:bottom w:val="single" w:sz="8" w:space="0" w:color="000000"/>
              <w:right w:val="single" w:sz="8" w:space="0" w:color="000000"/>
            </w:tcBorders>
            <w:shd w:val="clear" w:color="auto" w:fill="F2F2F2"/>
          </w:tcPr>
          <w:p w14:paraId="40CA896F"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76" w:type="dxa"/>
            <w:tcBorders>
              <w:top w:val="single" w:sz="8" w:space="0" w:color="000000"/>
              <w:left w:val="single" w:sz="8" w:space="0" w:color="000000"/>
              <w:bottom w:val="single" w:sz="8" w:space="0" w:color="000000"/>
              <w:right w:val="single" w:sz="8" w:space="0" w:color="000000"/>
            </w:tcBorders>
            <w:shd w:val="clear" w:color="auto" w:fill="F2F2F2"/>
          </w:tcPr>
          <w:p w14:paraId="35074C8E"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76" w:type="dxa"/>
            <w:tcBorders>
              <w:top w:val="single" w:sz="8" w:space="0" w:color="000000"/>
              <w:left w:val="single" w:sz="8" w:space="0" w:color="000000"/>
              <w:bottom w:val="single" w:sz="8" w:space="0" w:color="000000"/>
              <w:right w:val="single" w:sz="8" w:space="0" w:color="000000"/>
            </w:tcBorders>
            <w:shd w:val="clear" w:color="auto" w:fill="F2F2F2"/>
          </w:tcPr>
          <w:p w14:paraId="7410A645"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5796DF67" w14:textId="77777777" w:rsidTr="00A52441">
        <w:tblPrEx>
          <w:tblBorders>
            <w:top w:val="none" w:sz="0" w:space="0" w:color="auto"/>
          </w:tblBorders>
        </w:tblPrEx>
        <w:trPr>
          <w:trHeight w:val="312"/>
        </w:trPr>
        <w:tc>
          <w:tcPr>
            <w:tcW w:w="3861" w:type="dxa"/>
            <w:tcBorders>
              <w:top w:val="single" w:sz="8" w:space="0" w:color="000000"/>
              <w:left w:val="single" w:sz="8" w:space="0" w:color="000000"/>
              <w:bottom w:val="single" w:sz="8" w:space="0" w:color="000000"/>
              <w:right w:val="single" w:sz="8" w:space="0" w:color="000000"/>
            </w:tcBorders>
          </w:tcPr>
          <w:p w14:paraId="2D27F051"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Percentage with BMI Increase</w:t>
            </w:r>
          </w:p>
        </w:tc>
        <w:tc>
          <w:tcPr>
            <w:tcW w:w="2176" w:type="dxa"/>
            <w:tcBorders>
              <w:top w:val="single" w:sz="8" w:space="0" w:color="000000"/>
              <w:left w:val="single" w:sz="8" w:space="0" w:color="000000"/>
              <w:bottom w:val="single" w:sz="8" w:space="0" w:color="000000"/>
              <w:right w:val="single" w:sz="8" w:space="0" w:color="000000"/>
            </w:tcBorders>
          </w:tcPr>
          <w:p w14:paraId="703B27F1"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76" w:type="dxa"/>
            <w:tcBorders>
              <w:top w:val="single" w:sz="8" w:space="0" w:color="000000"/>
              <w:left w:val="single" w:sz="8" w:space="0" w:color="000000"/>
              <w:bottom w:val="single" w:sz="8" w:space="0" w:color="000000"/>
              <w:right w:val="single" w:sz="8" w:space="0" w:color="000000"/>
            </w:tcBorders>
          </w:tcPr>
          <w:p w14:paraId="2878448F"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76" w:type="dxa"/>
            <w:tcBorders>
              <w:top w:val="single" w:sz="8" w:space="0" w:color="000000"/>
              <w:left w:val="single" w:sz="8" w:space="0" w:color="000000"/>
              <w:bottom w:val="single" w:sz="8" w:space="0" w:color="000000"/>
              <w:right w:val="single" w:sz="8" w:space="0" w:color="000000"/>
            </w:tcBorders>
          </w:tcPr>
          <w:p w14:paraId="28EAED1B"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2368A0B3" w14:textId="77777777" w:rsidTr="00A52441">
        <w:trPr>
          <w:trHeight w:val="294"/>
        </w:trPr>
        <w:tc>
          <w:tcPr>
            <w:tcW w:w="3861" w:type="dxa"/>
            <w:tcBorders>
              <w:top w:val="single" w:sz="8" w:space="0" w:color="000000"/>
              <w:left w:val="single" w:sz="8" w:space="0" w:color="000000"/>
              <w:bottom w:val="single" w:sz="8" w:space="0" w:color="000000"/>
              <w:right w:val="single" w:sz="8" w:space="0" w:color="000000"/>
            </w:tcBorders>
            <w:shd w:val="clear" w:color="auto" w:fill="F2F2F2"/>
          </w:tcPr>
          <w:p w14:paraId="52054DE8"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Percentage with BMI Decrease</w:t>
            </w:r>
          </w:p>
        </w:tc>
        <w:tc>
          <w:tcPr>
            <w:tcW w:w="2176" w:type="dxa"/>
            <w:tcBorders>
              <w:top w:val="single" w:sz="8" w:space="0" w:color="000000"/>
              <w:left w:val="single" w:sz="8" w:space="0" w:color="000000"/>
              <w:bottom w:val="single" w:sz="8" w:space="0" w:color="000000"/>
              <w:right w:val="single" w:sz="8" w:space="0" w:color="000000"/>
            </w:tcBorders>
            <w:shd w:val="clear" w:color="auto" w:fill="F2F2F2"/>
          </w:tcPr>
          <w:p w14:paraId="308A8ECE"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76" w:type="dxa"/>
            <w:tcBorders>
              <w:top w:val="single" w:sz="8" w:space="0" w:color="000000"/>
              <w:left w:val="single" w:sz="8" w:space="0" w:color="000000"/>
              <w:bottom w:val="single" w:sz="8" w:space="0" w:color="000000"/>
              <w:right w:val="single" w:sz="8" w:space="0" w:color="000000"/>
            </w:tcBorders>
            <w:shd w:val="clear" w:color="auto" w:fill="F2F2F2"/>
          </w:tcPr>
          <w:p w14:paraId="4E95404A"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176" w:type="dxa"/>
            <w:tcBorders>
              <w:top w:val="single" w:sz="8" w:space="0" w:color="000000"/>
              <w:left w:val="single" w:sz="8" w:space="0" w:color="000000"/>
              <w:bottom w:val="single" w:sz="8" w:space="0" w:color="000000"/>
              <w:right w:val="single" w:sz="8" w:space="0" w:color="000000"/>
            </w:tcBorders>
            <w:shd w:val="clear" w:color="auto" w:fill="F2F2F2"/>
          </w:tcPr>
          <w:p w14:paraId="4ED02D59"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Roman" w:hAnsi="Times-Roman" w:cs="Times-Roman"/>
                <w:color w:val="000000"/>
                <w:lang w:val="en-GB"/>
              </w:rPr>
            </w:pPr>
          </w:p>
        </w:tc>
      </w:tr>
    </w:tbl>
    <w:p w14:paraId="7FE9C60B" w14:textId="77777777" w:rsidR="009435FA" w:rsidRDefault="009435FA" w:rsidP="009435FA">
      <w:pPr>
        <w:autoSpaceDE w:val="0"/>
        <w:autoSpaceDN w:val="0"/>
        <w:adjustRightInd w:val="0"/>
        <w:rPr>
          <w:rFonts w:ascii="Times-Roman" w:hAnsi="Times-Roman" w:cs="Times-Roman"/>
          <w:color w:val="000000"/>
          <w:lang w:val="en-GB"/>
        </w:rPr>
      </w:pPr>
    </w:p>
    <w:p w14:paraId="465F9E17" w14:textId="77777777" w:rsidR="009435FA" w:rsidRDefault="009435FA" w:rsidP="009435FA">
      <w:pPr>
        <w:autoSpaceDE w:val="0"/>
        <w:autoSpaceDN w:val="0"/>
        <w:adjustRightInd w:val="0"/>
        <w:rPr>
          <w:rFonts w:ascii="Times-Roman" w:hAnsi="Times-Roman" w:cs="Times-Roman"/>
          <w:color w:val="000000"/>
          <w:lang w:val="en-GB"/>
        </w:rPr>
      </w:pPr>
    </w:p>
    <w:p w14:paraId="32CA901B" w14:textId="77777777" w:rsidR="00A42E18" w:rsidRDefault="00A42E18" w:rsidP="009435FA">
      <w:pPr>
        <w:autoSpaceDE w:val="0"/>
        <w:autoSpaceDN w:val="0"/>
        <w:adjustRightInd w:val="0"/>
        <w:rPr>
          <w:rFonts w:ascii="Times-Roman" w:hAnsi="Times-Roman" w:cs="Times-Roman"/>
          <w:color w:val="000000"/>
          <w:lang w:val="en-GB"/>
        </w:rPr>
      </w:pPr>
    </w:p>
    <w:p w14:paraId="4D9F6A20" w14:textId="77777777" w:rsidR="00A42E18" w:rsidRDefault="00A42E18" w:rsidP="009435FA">
      <w:pPr>
        <w:autoSpaceDE w:val="0"/>
        <w:autoSpaceDN w:val="0"/>
        <w:adjustRightInd w:val="0"/>
        <w:rPr>
          <w:rFonts w:ascii="Times-Roman" w:hAnsi="Times-Roman" w:cs="Times-Roman"/>
          <w:color w:val="000000"/>
          <w:lang w:val="en-GB"/>
        </w:rPr>
      </w:pPr>
    </w:p>
    <w:p w14:paraId="49B0E38C" w14:textId="77777777" w:rsidR="00A42E18" w:rsidRDefault="00A42E18" w:rsidP="009435FA">
      <w:pPr>
        <w:autoSpaceDE w:val="0"/>
        <w:autoSpaceDN w:val="0"/>
        <w:adjustRightInd w:val="0"/>
        <w:rPr>
          <w:rFonts w:ascii="Times-Roman" w:hAnsi="Times-Roman" w:cs="Times-Roman"/>
          <w:color w:val="000000"/>
          <w:lang w:val="en-GB"/>
        </w:rPr>
      </w:pPr>
    </w:p>
    <w:p w14:paraId="4CC49F4D" w14:textId="77777777" w:rsidR="00A42E18" w:rsidRDefault="00A42E18" w:rsidP="009435FA">
      <w:pPr>
        <w:autoSpaceDE w:val="0"/>
        <w:autoSpaceDN w:val="0"/>
        <w:adjustRightInd w:val="0"/>
        <w:rPr>
          <w:rFonts w:ascii="Times-Roman" w:hAnsi="Times-Roman" w:cs="Times-Roman"/>
          <w:color w:val="000000"/>
          <w:lang w:val="en-GB"/>
        </w:rPr>
      </w:pPr>
    </w:p>
    <w:p w14:paraId="246C34FE" w14:textId="77777777" w:rsidR="00A42E18" w:rsidRDefault="00A42E18" w:rsidP="009435FA">
      <w:pPr>
        <w:autoSpaceDE w:val="0"/>
        <w:autoSpaceDN w:val="0"/>
        <w:adjustRightInd w:val="0"/>
        <w:rPr>
          <w:rFonts w:ascii="Times-Roman" w:hAnsi="Times-Roman" w:cs="Times-Roman"/>
          <w:color w:val="000000"/>
          <w:lang w:val="en-GB"/>
        </w:rPr>
      </w:pPr>
    </w:p>
    <w:p w14:paraId="4FD6608A" w14:textId="77777777" w:rsidR="00A42E18" w:rsidRDefault="00A42E18" w:rsidP="009435FA">
      <w:pPr>
        <w:autoSpaceDE w:val="0"/>
        <w:autoSpaceDN w:val="0"/>
        <w:adjustRightInd w:val="0"/>
        <w:rPr>
          <w:rFonts w:ascii="Times-Roman" w:hAnsi="Times-Roman" w:cs="Times-Roman"/>
          <w:color w:val="000000"/>
          <w:lang w:val="en-GB"/>
        </w:rPr>
      </w:pPr>
    </w:p>
    <w:p w14:paraId="03B5977B" w14:textId="77777777" w:rsidR="00A42E18" w:rsidRDefault="00A42E18" w:rsidP="009435FA">
      <w:pPr>
        <w:autoSpaceDE w:val="0"/>
        <w:autoSpaceDN w:val="0"/>
        <w:adjustRightInd w:val="0"/>
        <w:rPr>
          <w:rFonts w:ascii="Times-Roman" w:hAnsi="Times-Roman" w:cs="Times-Roman"/>
          <w:color w:val="000000"/>
          <w:lang w:val="en-GB"/>
        </w:rPr>
      </w:pPr>
    </w:p>
    <w:p w14:paraId="3515BB3E" w14:textId="77777777" w:rsidR="00A42E18" w:rsidRDefault="00A42E18" w:rsidP="009435FA">
      <w:pPr>
        <w:autoSpaceDE w:val="0"/>
        <w:autoSpaceDN w:val="0"/>
        <w:adjustRightInd w:val="0"/>
        <w:rPr>
          <w:rFonts w:ascii="Times-Roman" w:hAnsi="Times-Roman" w:cs="Times-Roman"/>
          <w:color w:val="000000"/>
          <w:lang w:val="en-GB"/>
        </w:rPr>
      </w:pPr>
    </w:p>
    <w:p w14:paraId="797A2A01" w14:textId="77777777" w:rsidR="00A42E18" w:rsidRDefault="00A42E18" w:rsidP="009435FA">
      <w:pPr>
        <w:autoSpaceDE w:val="0"/>
        <w:autoSpaceDN w:val="0"/>
        <w:adjustRightInd w:val="0"/>
        <w:rPr>
          <w:rFonts w:ascii="Times-Roman" w:hAnsi="Times-Roman" w:cs="Times-Roman"/>
          <w:color w:val="000000"/>
          <w:lang w:val="en-GB"/>
        </w:rPr>
      </w:pPr>
    </w:p>
    <w:p w14:paraId="4C12820F" w14:textId="77777777" w:rsidR="00A42E18" w:rsidRDefault="00A42E18" w:rsidP="009435FA">
      <w:pPr>
        <w:autoSpaceDE w:val="0"/>
        <w:autoSpaceDN w:val="0"/>
        <w:adjustRightInd w:val="0"/>
        <w:rPr>
          <w:rFonts w:ascii="Times-Roman" w:hAnsi="Times-Roman" w:cs="Times-Roman"/>
          <w:color w:val="000000"/>
          <w:lang w:val="en-GB"/>
        </w:rPr>
      </w:pPr>
    </w:p>
    <w:p w14:paraId="0F50751E" w14:textId="77777777" w:rsidR="00A42E18" w:rsidRDefault="00A42E18" w:rsidP="009435FA">
      <w:pPr>
        <w:autoSpaceDE w:val="0"/>
        <w:autoSpaceDN w:val="0"/>
        <w:adjustRightInd w:val="0"/>
        <w:rPr>
          <w:rFonts w:ascii="Times-Roman" w:hAnsi="Times-Roman" w:cs="Times-Roman"/>
          <w:color w:val="000000"/>
          <w:lang w:val="en-GB"/>
        </w:rPr>
      </w:pPr>
    </w:p>
    <w:p w14:paraId="38D41333" w14:textId="77777777" w:rsidR="00A42E18" w:rsidRDefault="00A42E18" w:rsidP="009435FA">
      <w:pPr>
        <w:autoSpaceDE w:val="0"/>
        <w:autoSpaceDN w:val="0"/>
        <w:adjustRightInd w:val="0"/>
        <w:rPr>
          <w:rFonts w:ascii="Times-Roman" w:hAnsi="Times-Roman" w:cs="Times-Roman"/>
          <w:color w:val="000000"/>
          <w:lang w:val="en-GB"/>
        </w:rPr>
      </w:pPr>
    </w:p>
    <w:p w14:paraId="56C27BBD" w14:textId="77777777" w:rsidR="00A42E18" w:rsidRDefault="00A42E18" w:rsidP="009435FA">
      <w:pPr>
        <w:autoSpaceDE w:val="0"/>
        <w:autoSpaceDN w:val="0"/>
        <w:adjustRightInd w:val="0"/>
        <w:rPr>
          <w:rFonts w:ascii="Times-Roman" w:hAnsi="Times-Roman" w:cs="Times-Roman"/>
          <w:color w:val="000000"/>
          <w:lang w:val="en-GB"/>
        </w:rPr>
      </w:pPr>
    </w:p>
    <w:p w14:paraId="0E130FB1" w14:textId="77777777" w:rsidR="00A42E18" w:rsidRDefault="00A42E18" w:rsidP="009435FA">
      <w:pPr>
        <w:autoSpaceDE w:val="0"/>
        <w:autoSpaceDN w:val="0"/>
        <w:adjustRightInd w:val="0"/>
        <w:rPr>
          <w:rFonts w:ascii="Times-Roman" w:hAnsi="Times-Roman" w:cs="Times-Roman"/>
          <w:color w:val="000000"/>
          <w:lang w:val="en-GB"/>
        </w:rPr>
      </w:pPr>
    </w:p>
    <w:p w14:paraId="1D51444B" w14:textId="77777777" w:rsidR="00A42E18" w:rsidRDefault="00A42E18" w:rsidP="009435FA">
      <w:pPr>
        <w:autoSpaceDE w:val="0"/>
        <w:autoSpaceDN w:val="0"/>
        <w:adjustRightInd w:val="0"/>
        <w:rPr>
          <w:rFonts w:ascii="Times-Roman" w:hAnsi="Times-Roman" w:cs="Times-Roman"/>
          <w:color w:val="000000"/>
          <w:lang w:val="en-GB"/>
        </w:rPr>
      </w:pPr>
    </w:p>
    <w:p w14:paraId="407D1EE1" w14:textId="77777777" w:rsidR="00A42E18" w:rsidRDefault="00A42E18" w:rsidP="009435FA">
      <w:pPr>
        <w:autoSpaceDE w:val="0"/>
        <w:autoSpaceDN w:val="0"/>
        <w:adjustRightInd w:val="0"/>
        <w:rPr>
          <w:rFonts w:ascii="Times-Roman" w:hAnsi="Times-Roman" w:cs="Times-Roman"/>
          <w:color w:val="000000"/>
          <w:lang w:val="en-GB"/>
        </w:rPr>
      </w:pPr>
    </w:p>
    <w:p w14:paraId="47E4FB37" w14:textId="77777777" w:rsidR="00A42E18" w:rsidRDefault="00A42E18" w:rsidP="009435FA">
      <w:pPr>
        <w:autoSpaceDE w:val="0"/>
        <w:autoSpaceDN w:val="0"/>
        <w:adjustRightInd w:val="0"/>
        <w:rPr>
          <w:rFonts w:ascii="Times-Roman" w:hAnsi="Times-Roman" w:cs="Times-Roman"/>
          <w:color w:val="000000"/>
          <w:lang w:val="en-GB"/>
        </w:rPr>
      </w:pPr>
    </w:p>
    <w:p w14:paraId="563B5046" w14:textId="77777777" w:rsidR="00A42E18" w:rsidRDefault="00A42E18" w:rsidP="009435FA">
      <w:pPr>
        <w:autoSpaceDE w:val="0"/>
        <w:autoSpaceDN w:val="0"/>
        <w:adjustRightInd w:val="0"/>
        <w:rPr>
          <w:rFonts w:ascii="Times-Roman" w:hAnsi="Times-Roman" w:cs="Times-Roman"/>
          <w:color w:val="000000"/>
          <w:lang w:val="en-GB"/>
        </w:rPr>
      </w:pPr>
    </w:p>
    <w:p w14:paraId="192BC796" w14:textId="77777777" w:rsidR="00A42E18" w:rsidRDefault="00A42E18" w:rsidP="009435FA">
      <w:pPr>
        <w:autoSpaceDE w:val="0"/>
        <w:autoSpaceDN w:val="0"/>
        <w:adjustRightInd w:val="0"/>
        <w:rPr>
          <w:rFonts w:ascii="Times-Roman" w:hAnsi="Times-Roman" w:cs="Times-Roman"/>
          <w:color w:val="000000"/>
          <w:lang w:val="en-GB"/>
        </w:rPr>
      </w:pPr>
    </w:p>
    <w:p w14:paraId="58B3DFAA" w14:textId="7FC0B6DD" w:rsidR="002F628B" w:rsidRDefault="002F628B" w:rsidP="002F628B">
      <w:pPr>
        <w:autoSpaceDE w:val="0"/>
        <w:autoSpaceDN w:val="0"/>
        <w:adjustRightInd w:val="0"/>
        <w:spacing w:after="280"/>
        <w:rPr>
          <w:rFonts w:ascii="Times-Bold" w:eastAsiaTheme="minorEastAsia" w:hAnsi="Times-Bold" w:cs="Times-Bold"/>
          <w:b/>
          <w:bCs/>
          <w:color w:val="000000"/>
          <w:sz w:val="28"/>
          <w:szCs w:val="28"/>
          <w:lang w:val="en-GB"/>
          <w14:ligatures w14:val="standardContextual"/>
        </w:rPr>
      </w:pPr>
      <w:r>
        <w:rPr>
          <w:rFonts w:ascii="Times-Bold" w:eastAsiaTheme="minorEastAsia" w:hAnsi="Times-Bold" w:cs="Times-Bold"/>
          <w:b/>
          <w:bCs/>
          <w:color w:val="000000"/>
          <w:sz w:val="28"/>
          <w:szCs w:val="28"/>
          <w:lang w:val="en-GB"/>
          <w14:ligatures w14:val="standardContextual"/>
        </w:rPr>
        <w:t>Table</w:t>
      </w:r>
      <w:r w:rsidR="00A42E18">
        <w:rPr>
          <w:rFonts w:ascii="Times-Bold" w:eastAsiaTheme="minorEastAsia" w:hAnsi="Times-Bold" w:cs="Times-Bold"/>
          <w:b/>
          <w:bCs/>
          <w:color w:val="000000"/>
          <w:sz w:val="28"/>
          <w:szCs w:val="28"/>
          <w:lang w:val="en-GB"/>
          <w14:ligatures w14:val="standardContextual"/>
        </w:rPr>
        <w:t xml:space="preserve"> </w:t>
      </w:r>
      <w:r>
        <w:rPr>
          <w:rFonts w:ascii="Times-Bold" w:eastAsiaTheme="minorEastAsia" w:hAnsi="Times-Bold" w:cs="Times-Bold"/>
          <w:b/>
          <w:bCs/>
          <w:color w:val="000000"/>
          <w:sz w:val="28"/>
          <w:szCs w:val="28"/>
          <w:lang w:val="en-GB"/>
          <w14:ligatures w14:val="standardContextual"/>
        </w:rPr>
        <w:t>6</w:t>
      </w:r>
      <w:proofErr w:type="gramStart"/>
      <w:r>
        <w:rPr>
          <w:rFonts w:ascii="Times-Bold" w:eastAsiaTheme="minorEastAsia" w:hAnsi="Times-Bold" w:cs="Times-Bold"/>
          <w:b/>
          <w:bCs/>
          <w:color w:val="000000"/>
          <w:sz w:val="28"/>
          <w:szCs w:val="28"/>
          <w:lang w:val="en-GB"/>
          <w14:ligatures w14:val="standardContextual"/>
        </w:rPr>
        <w:t>b :</w:t>
      </w:r>
      <w:proofErr w:type="gramEnd"/>
      <w:r>
        <w:rPr>
          <w:rFonts w:ascii="Times-Bold" w:eastAsiaTheme="minorEastAsia" w:hAnsi="Times-Bold" w:cs="Times-Bold"/>
          <w:b/>
          <w:bCs/>
          <w:color w:val="000000"/>
          <w:sz w:val="28"/>
          <w:szCs w:val="28"/>
          <w:lang w:val="en-GB"/>
          <w14:ligatures w14:val="standardContextual"/>
        </w:rPr>
        <w:t xml:space="preserve"> Comparison of Exercise Score and BMI Outcome</w:t>
      </w:r>
    </w:p>
    <w:tbl>
      <w:tblPr>
        <w:tblW w:w="10377"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84"/>
        <w:gridCol w:w="1955"/>
        <w:gridCol w:w="2412"/>
        <w:gridCol w:w="1918"/>
        <w:gridCol w:w="1114"/>
        <w:gridCol w:w="694"/>
      </w:tblGrid>
      <w:tr w:rsidR="002F628B" w14:paraId="77C3265C" w14:textId="77777777" w:rsidTr="00A52441">
        <w:trPr>
          <w:trHeight w:val="826"/>
        </w:trPr>
        <w:tc>
          <w:tcPr>
            <w:tcW w:w="22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9862D0" w14:textId="77777777" w:rsidR="002F628B" w:rsidRDefault="002F628B">
            <w:pPr>
              <w:autoSpaceDE w:val="0"/>
              <w:autoSpaceDN w:val="0"/>
              <w:adjustRightInd w:val="0"/>
              <w:jc w:val="center"/>
              <w:rPr>
                <w:rFonts w:ascii="Helvetica" w:eastAsiaTheme="minorEastAsia" w:hAnsi="Helvetica" w:cs="Helvetica"/>
                <w:lang w:val="en-GB"/>
                <w14:ligatures w14:val="standardContextual"/>
              </w:rPr>
            </w:pPr>
            <w:r>
              <w:rPr>
                <w:rFonts w:ascii="Times-Bold" w:eastAsiaTheme="minorEastAsia" w:hAnsi="Times-Bold" w:cs="Times-Bold"/>
                <w:b/>
                <w:bCs/>
                <w:color w:val="000000"/>
                <w:lang w:val="en-GB"/>
                <w14:ligatures w14:val="standardContextual"/>
              </w:rPr>
              <w:t>Exercise Score Category</w:t>
            </w:r>
          </w:p>
        </w:tc>
        <w:tc>
          <w:tcPr>
            <w:tcW w:w="1955"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C13882C" w14:textId="77777777" w:rsidR="002F628B" w:rsidRDefault="002F628B">
            <w:pPr>
              <w:autoSpaceDE w:val="0"/>
              <w:autoSpaceDN w:val="0"/>
              <w:adjustRightInd w:val="0"/>
              <w:jc w:val="center"/>
              <w:rPr>
                <w:rFonts w:ascii="Helvetica" w:eastAsiaTheme="minorEastAsia" w:hAnsi="Helvetica" w:cs="Helvetica"/>
                <w:lang w:val="en-GB"/>
                <w14:ligatures w14:val="standardContextual"/>
              </w:rPr>
            </w:pPr>
            <w:r>
              <w:rPr>
                <w:rFonts w:ascii="Times-Bold" w:eastAsiaTheme="minorEastAsia" w:hAnsi="Times-Bold" w:cs="Times-Bold"/>
                <w:b/>
                <w:bCs/>
                <w:color w:val="000000"/>
                <w:lang w:val="en-GB"/>
                <w14:ligatures w14:val="standardContextual"/>
              </w:rPr>
              <w:t>BMI Decrease N (%)</w:t>
            </w:r>
          </w:p>
        </w:tc>
        <w:tc>
          <w:tcPr>
            <w:tcW w:w="2412"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5BEC2F" w14:textId="77777777" w:rsidR="002F628B" w:rsidRDefault="002F628B">
            <w:pPr>
              <w:autoSpaceDE w:val="0"/>
              <w:autoSpaceDN w:val="0"/>
              <w:adjustRightInd w:val="0"/>
              <w:jc w:val="center"/>
              <w:rPr>
                <w:rFonts w:ascii="Helvetica" w:eastAsiaTheme="minorEastAsia" w:hAnsi="Helvetica" w:cs="Helvetica"/>
                <w:lang w:val="en-GB"/>
                <w14:ligatures w14:val="standardContextual"/>
              </w:rPr>
            </w:pPr>
            <w:r>
              <w:rPr>
                <w:rFonts w:ascii="Times-Bold" w:eastAsiaTheme="minorEastAsia" w:hAnsi="Times-Bold" w:cs="Times-Bold"/>
                <w:b/>
                <w:bCs/>
                <w:color w:val="000000"/>
                <w:lang w:val="en-GB"/>
                <w14:ligatures w14:val="standardContextual"/>
              </w:rPr>
              <w:t>No Change in BMI N (%)</w:t>
            </w:r>
          </w:p>
        </w:tc>
        <w:tc>
          <w:tcPr>
            <w:tcW w:w="191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8085A4" w14:textId="77777777" w:rsidR="002F628B" w:rsidRDefault="002F628B">
            <w:pPr>
              <w:autoSpaceDE w:val="0"/>
              <w:autoSpaceDN w:val="0"/>
              <w:adjustRightInd w:val="0"/>
              <w:jc w:val="center"/>
              <w:rPr>
                <w:rFonts w:ascii="Helvetica" w:eastAsiaTheme="minorEastAsia" w:hAnsi="Helvetica" w:cs="Helvetica"/>
                <w:lang w:val="en-GB"/>
                <w14:ligatures w14:val="standardContextual"/>
              </w:rPr>
            </w:pPr>
            <w:r>
              <w:rPr>
                <w:rFonts w:ascii="Times-Bold" w:eastAsiaTheme="minorEastAsia" w:hAnsi="Times-Bold" w:cs="Times-Bold"/>
                <w:b/>
                <w:bCs/>
                <w:color w:val="000000"/>
                <w:lang w:val="en-GB"/>
                <w14:ligatures w14:val="standardContextual"/>
              </w:rPr>
              <w:t>BMI Increase N (%)</w:t>
            </w:r>
          </w:p>
        </w:tc>
        <w:tc>
          <w:tcPr>
            <w:tcW w:w="111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93B1C1" w14:textId="77777777" w:rsidR="002F628B" w:rsidRDefault="002F628B">
            <w:pPr>
              <w:autoSpaceDE w:val="0"/>
              <w:autoSpaceDN w:val="0"/>
              <w:adjustRightInd w:val="0"/>
              <w:jc w:val="center"/>
              <w:rPr>
                <w:rFonts w:ascii="Helvetica" w:eastAsiaTheme="minorEastAsia" w:hAnsi="Helvetica" w:cs="Helvetica"/>
                <w:lang w:val="en-GB"/>
                <w14:ligatures w14:val="standardContextual"/>
              </w:rPr>
            </w:pPr>
            <w:r>
              <w:rPr>
                <w:rFonts w:ascii="Times-Bold" w:eastAsiaTheme="minorEastAsia" w:hAnsi="Times-Bold" w:cs="Times-Bold"/>
                <w:b/>
                <w:bCs/>
                <w:color w:val="000000"/>
                <w:lang w:val="en-GB"/>
                <w14:ligatures w14:val="standardContextual"/>
              </w:rPr>
              <w:t>Total N (%)</w:t>
            </w:r>
          </w:p>
        </w:tc>
        <w:tc>
          <w:tcPr>
            <w:tcW w:w="69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171667" w14:textId="77777777" w:rsidR="002F628B" w:rsidRDefault="002F628B">
            <w:pPr>
              <w:autoSpaceDE w:val="0"/>
              <w:autoSpaceDN w:val="0"/>
              <w:adjustRightInd w:val="0"/>
              <w:jc w:val="center"/>
              <w:rPr>
                <w:rFonts w:ascii="Helvetica" w:eastAsiaTheme="minorEastAsia" w:hAnsi="Helvetica" w:cs="Helvetica"/>
                <w:lang w:val="en-GB"/>
                <w14:ligatures w14:val="standardContextual"/>
              </w:rPr>
            </w:pPr>
            <w:r>
              <w:rPr>
                <w:rFonts w:ascii="Times-Bold" w:eastAsiaTheme="minorEastAsia" w:hAnsi="Times-Bold" w:cs="Times-Bold"/>
                <w:b/>
                <w:bCs/>
                <w:color w:val="000000"/>
                <w:lang w:val="en-GB"/>
                <w14:ligatures w14:val="standardContextual"/>
              </w:rPr>
              <w:t>p-value</w:t>
            </w:r>
          </w:p>
        </w:tc>
      </w:tr>
      <w:tr w:rsidR="002F628B" w14:paraId="33771D7C" w14:textId="77777777" w:rsidTr="00A52441">
        <w:tblPrEx>
          <w:tblBorders>
            <w:top w:val="none" w:sz="0" w:space="0" w:color="auto"/>
          </w:tblBorders>
        </w:tblPrEx>
        <w:trPr>
          <w:trHeight w:val="300"/>
        </w:trPr>
        <w:tc>
          <w:tcPr>
            <w:tcW w:w="2284" w:type="dxa"/>
            <w:tcBorders>
              <w:top w:val="single" w:sz="8" w:space="0" w:color="000000"/>
              <w:left w:val="single" w:sz="8" w:space="0" w:color="000000"/>
              <w:bottom w:val="single" w:sz="8" w:space="0" w:color="000000"/>
              <w:right w:val="single" w:sz="8" w:space="0" w:color="000000"/>
            </w:tcBorders>
            <w:shd w:val="clear" w:color="auto" w:fill="F2F2F2"/>
            <w:tcMar>
              <w:top w:w="20" w:type="nil"/>
              <w:left w:w="20" w:type="nil"/>
              <w:bottom w:w="20" w:type="nil"/>
              <w:right w:w="20" w:type="nil"/>
            </w:tcMar>
            <w:vAlign w:val="center"/>
          </w:tcPr>
          <w:p w14:paraId="14A3996D" w14:textId="1F3A2598" w:rsidR="002F628B" w:rsidRDefault="002F628B">
            <w:pPr>
              <w:autoSpaceDE w:val="0"/>
              <w:autoSpaceDN w:val="0"/>
              <w:adjustRightInd w:val="0"/>
              <w:rPr>
                <w:rFonts w:ascii="Helvetica" w:eastAsiaTheme="minorEastAsia" w:hAnsi="Helvetica" w:cs="Helvetica"/>
                <w:lang w:val="en-GB"/>
                <w14:ligatures w14:val="standardContextual"/>
              </w:rPr>
            </w:pPr>
            <w:r>
              <w:rPr>
                <w:rFonts w:ascii="Times-Roman" w:eastAsiaTheme="minorEastAsia" w:hAnsi="Times-Roman" w:cs="Times-Roman"/>
                <w:color w:val="000000"/>
                <w:lang w:val="en-GB"/>
                <w14:ligatures w14:val="standardContextual"/>
              </w:rPr>
              <w:t>Low</w:t>
            </w:r>
            <w:r w:rsidR="00A52441">
              <w:rPr>
                <w:rFonts w:ascii="Times-Roman" w:eastAsiaTheme="minorEastAsia" w:hAnsi="Times-Roman" w:cs="Times-Roman"/>
                <w:color w:val="000000"/>
                <w:lang w:val="en-GB"/>
                <w14:ligatures w14:val="standardContextual"/>
              </w:rPr>
              <w:t xml:space="preserve"> (&lt;</w:t>
            </w:r>
            <w:proofErr w:type="gramStart"/>
            <w:r w:rsidR="00A52441">
              <w:rPr>
                <w:rFonts w:ascii="Times-Roman" w:eastAsiaTheme="minorEastAsia" w:hAnsi="Times-Roman" w:cs="Times-Roman"/>
                <w:color w:val="000000"/>
                <w:lang w:val="en-GB"/>
                <w14:ligatures w14:val="standardContextual"/>
              </w:rPr>
              <w:t>2 )</w:t>
            </w:r>
            <w:proofErr w:type="gramEnd"/>
          </w:p>
        </w:tc>
        <w:tc>
          <w:tcPr>
            <w:tcW w:w="1955" w:type="dxa"/>
            <w:tcBorders>
              <w:top w:val="single" w:sz="8" w:space="0" w:color="000000"/>
              <w:left w:val="single" w:sz="8" w:space="0" w:color="000000"/>
              <w:bottom w:val="single" w:sz="8" w:space="0" w:color="000000"/>
              <w:right w:val="single" w:sz="8" w:space="0" w:color="000000"/>
            </w:tcBorders>
            <w:shd w:val="clear" w:color="auto" w:fill="F2F2F2"/>
            <w:tcMar>
              <w:top w:w="20" w:type="nil"/>
              <w:left w:w="20" w:type="nil"/>
              <w:bottom w:w="20" w:type="nil"/>
              <w:right w:w="20" w:type="nil"/>
            </w:tcMar>
            <w:vAlign w:val="center"/>
          </w:tcPr>
          <w:p w14:paraId="6341A3C4"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2412" w:type="dxa"/>
            <w:tcBorders>
              <w:top w:val="single" w:sz="8" w:space="0" w:color="000000"/>
              <w:left w:val="single" w:sz="8" w:space="0" w:color="000000"/>
              <w:bottom w:val="single" w:sz="8" w:space="0" w:color="000000"/>
              <w:right w:val="single" w:sz="8" w:space="0" w:color="000000"/>
            </w:tcBorders>
            <w:shd w:val="clear" w:color="auto" w:fill="F2F2F2"/>
            <w:tcMar>
              <w:top w:w="20" w:type="nil"/>
              <w:left w:w="20" w:type="nil"/>
              <w:bottom w:w="20" w:type="nil"/>
              <w:right w:w="20" w:type="nil"/>
            </w:tcMar>
            <w:vAlign w:val="center"/>
          </w:tcPr>
          <w:p w14:paraId="683486BE"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1918" w:type="dxa"/>
            <w:tcBorders>
              <w:top w:val="single" w:sz="8" w:space="0" w:color="000000"/>
              <w:left w:val="single" w:sz="8" w:space="0" w:color="000000"/>
              <w:bottom w:val="single" w:sz="8" w:space="0" w:color="000000"/>
              <w:right w:val="single" w:sz="8" w:space="0" w:color="000000"/>
            </w:tcBorders>
            <w:shd w:val="clear" w:color="auto" w:fill="F2F2F2"/>
            <w:tcMar>
              <w:top w:w="20" w:type="nil"/>
              <w:left w:w="20" w:type="nil"/>
              <w:bottom w:w="20" w:type="nil"/>
              <w:right w:w="20" w:type="nil"/>
            </w:tcMar>
            <w:vAlign w:val="center"/>
          </w:tcPr>
          <w:p w14:paraId="4222207B"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1114" w:type="dxa"/>
            <w:tcBorders>
              <w:top w:val="single" w:sz="8" w:space="0" w:color="000000"/>
              <w:left w:val="single" w:sz="8" w:space="0" w:color="000000"/>
              <w:bottom w:val="single" w:sz="8" w:space="0" w:color="000000"/>
              <w:right w:val="single" w:sz="8" w:space="0" w:color="000000"/>
            </w:tcBorders>
            <w:shd w:val="clear" w:color="auto" w:fill="F2F2F2"/>
            <w:tcMar>
              <w:top w:w="20" w:type="nil"/>
              <w:left w:w="20" w:type="nil"/>
              <w:bottom w:w="20" w:type="nil"/>
              <w:right w:w="20" w:type="nil"/>
            </w:tcMar>
            <w:vAlign w:val="center"/>
          </w:tcPr>
          <w:p w14:paraId="3244F962"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694" w:type="dxa"/>
            <w:tcBorders>
              <w:top w:val="single" w:sz="8" w:space="0" w:color="000000"/>
              <w:left w:val="single" w:sz="8" w:space="0" w:color="000000"/>
              <w:bottom w:val="single" w:sz="8" w:space="0" w:color="000000"/>
              <w:right w:val="single" w:sz="8" w:space="0" w:color="000000"/>
            </w:tcBorders>
            <w:shd w:val="clear" w:color="auto" w:fill="F2F2F2"/>
            <w:tcMar>
              <w:top w:w="20" w:type="nil"/>
              <w:left w:w="20" w:type="nil"/>
              <w:bottom w:w="20" w:type="nil"/>
              <w:right w:w="20" w:type="nil"/>
            </w:tcMar>
            <w:vAlign w:val="center"/>
          </w:tcPr>
          <w:p w14:paraId="1B1FF141"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r>
      <w:tr w:rsidR="002F628B" w14:paraId="60442512" w14:textId="77777777" w:rsidTr="00A52441">
        <w:tblPrEx>
          <w:tblBorders>
            <w:top w:val="none" w:sz="0" w:space="0" w:color="auto"/>
          </w:tblBorders>
        </w:tblPrEx>
        <w:trPr>
          <w:trHeight w:val="282"/>
        </w:trPr>
        <w:tc>
          <w:tcPr>
            <w:tcW w:w="22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B2F3D6" w14:textId="597192D6" w:rsidR="002F628B" w:rsidRDefault="002F628B">
            <w:pPr>
              <w:autoSpaceDE w:val="0"/>
              <w:autoSpaceDN w:val="0"/>
              <w:adjustRightInd w:val="0"/>
              <w:rPr>
                <w:rFonts w:ascii="Helvetica" w:eastAsiaTheme="minorEastAsia" w:hAnsi="Helvetica" w:cs="Helvetica"/>
                <w:lang w:val="en-GB"/>
                <w14:ligatures w14:val="standardContextual"/>
              </w:rPr>
            </w:pPr>
            <w:r>
              <w:rPr>
                <w:rFonts w:ascii="Times-Roman" w:eastAsiaTheme="minorEastAsia" w:hAnsi="Times-Roman" w:cs="Times-Roman"/>
                <w:color w:val="000000"/>
                <w:lang w:val="en-GB"/>
                <w14:ligatures w14:val="standardContextual"/>
              </w:rPr>
              <w:t>Moderate</w:t>
            </w:r>
            <w:r w:rsidR="00A52441">
              <w:rPr>
                <w:rFonts w:ascii="Times-Roman" w:eastAsiaTheme="minorEastAsia" w:hAnsi="Times-Roman" w:cs="Times-Roman"/>
                <w:color w:val="000000"/>
                <w:lang w:val="en-GB"/>
                <w14:ligatures w14:val="standardContextual"/>
              </w:rPr>
              <w:t xml:space="preserve"> (2) </w:t>
            </w:r>
          </w:p>
        </w:tc>
        <w:tc>
          <w:tcPr>
            <w:tcW w:w="1955"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41581F"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2412"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DE6F02"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191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558015"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111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1F9618"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69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CE0936"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r>
      <w:tr w:rsidR="002F628B" w14:paraId="3DA209D8" w14:textId="77777777" w:rsidTr="00A52441">
        <w:trPr>
          <w:trHeight w:val="300"/>
        </w:trPr>
        <w:tc>
          <w:tcPr>
            <w:tcW w:w="2284" w:type="dxa"/>
            <w:tcBorders>
              <w:top w:val="single" w:sz="8" w:space="0" w:color="000000"/>
              <w:left w:val="single" w:sz="8" w:space="0" w:color="000000"/>
              <w:bottom w:val="single" w:sz="8" w:space="0" w:color="000000"/>
              <w:right w:val="single" w:sz="8" w:space="0" w:color="000000"/>
            </w:tcBorders>
            <w:shd w:val="clear" w:color="auto" w:fill="F2F2F2"/>
            <w:tcMar>
              <w:top w:w="20" w:type="nil"/>
              <w:left w:w="20" w:type="nil"/>
              <w:bottom w:w="20" w:type="nil"/>
              <w:right w:w="20" w:type="nil"/>
            </w:tcMar>
            <w:vAlign w:val="center"/>
          </w:tcPr>
          <w:p w14:paraId="314F162E" w14:textId="29079DA1" w:rsidR="002F628B" w:rsidRDefault="002F628B">
            <w:pPr>
              <w:autoSpaceDE w:val="0"/>
              <w:autoSpaceDN w:val="0"/>
              <w:adjustRightInd w:val="0"/>
              <w:rPr>
                <w:rFonts w:ascii="Helvetica" w:eastAsiaTheme="minorEastAsia" w:hAnsi="Helvetica" w:cs="Helvetica"/>
                <w:lang w:val="en-GB"/>
                <w14:ligatures w14:val="standardContextual"/>
              </w:rPr>
            </w:pPr>
            <w:proofErr w:type="gramStart"/>
            <w:r>
              <w:rPr>
                <w:rFonts w:ascii="Times-Roman" w:eastAsiaTheme="minorEastAsia" w:hAnsi="Times-Roman" w:cs="Times-Roman"/>
                <w:color w:val="000000"/>
                <w:lang w:val="en-GB"/>
                <w14:ligatures w14:val="standardContextual"/>
              </w:rPr>
              <w:t>High</w:t>
            </w:r>
            <w:r w:rsidR="00A52441">
              <w:rPr>
                <w:rFonts w:ascii="Times-Roman" w:eastAsiaTheme="minorEastAsia" w:hAnsi="Times-Roman" w:cs="Times-Roman"/>
                <w:color w:val="000000"/>
                <w:lang w:val="en-GB"/>
                <w14:ligatures w14:val="standardContextual"/>
              </w:rPr>
              <w:t>(</w:t>
            </w:r>
            <w:proofErr w:type="gramEnd"/>
            <w:r w:rsidR="00A52441">
              <w:rPr>
                <w:rFonts w:ascii="Times-Roman" w:eastAsiaTheme="minorEastAsia" w:hAnsi="Times-Roman" w:cs="Times-Roman"/>
                <w:color w:val="000000"/>
                <w:lang w:val="en-GB"/>
                <w14:ligatures w14:val="standardContextual"/>
              </w:rPr>
              <w:t xml:space="preserve">&gt;2) </w:t>
            </w:r>
          </w:p>
        </w:tc>
        <w:tc>
          <w:tcPr>
            <w:tcW w:w="1955"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4212B91A"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2412"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635404D7"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1918"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294AA99D"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1114"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3059A907"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c>
          <w:tcPr>
            <w:tcW w:w="694"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7AB645D6" w14:textId="77777777" w:rsidR="002F628B" w:rsidRDefault="002F62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GB"/>
                <w14:ligatures w14:val="standardContextual"/>
              </w:rPr>
            </w:pPr>
          </w:p>
        </w:tc>
      </w:tr>
    </w:tbl>
    <w:p w14:paraId="3F2E9F3C" w14:textId="77777777" w:rsidR="007B42C7" w:rsidRDefault="007B42C7">
      <w:pPr>
        <w:rPr>
          <w:rFonts w:ascii="Times-Roman" w:hAnsi="Times-Roman" w:cs="Times-Roman"/>
          <w:color w:val="000000"/>
          <w:lang w:val="en-GB"/>
        </w:rPr>
      </w:pPr>
    </w:p>
    <w:p w14:paraId="2CF635A1" w14:textId="2CA155F9" w:rsidR="00A42E18" w:rsidRDefault="00A42E18">
      <w:pPr>
        <w:spacing w:after="160" w:line="278" w:lineRule="auto"/>
        <w:rPr>
          <w:rFonts w:ascii="Times-Roman" w:hAnsi="Times-Roman" w:cs="Times-Roman"/>
          <w:color w:val="000000"/>
          <w:lang w:val="en-GB"/>
        </w:rPr>
      </w:pPr>
      <w:r>
        <w:rPr>
          <w:rFonts w:ascii="Times-Roman" w:hAnsi="Times-Roman" w:cs="Times-Roman"/>
          <w:color w:val="000000"/>
          <w:lang w:val="en-GB"/>
        </w:rPr>
        <w:br w:type="page"/>
      </w:r>
    </w:p>
    <w:p w14:paraId="446C09CC" w14:textId="77777777" w:rsidR="00A42E18" w:rsidRDefault="00A42E18">
      <w:pPr>
        <w:rPr>
          <w:rFonts w:ascii="Times-Roman" w:hAnsi="Times-Roman" w:cs="Times-Roman"/>
          <w:color w:val="000000"/>
          <w:lang w:val="en-GB"/>
        </w:rPr>
      </w:pPr>
    </w:p>
    <w:p w14:paraId="0D4BC77F" w14:textId="77777777" w:rsidR="009435FA" w:rsidRDefault="009435FA" w:rsidP="009435FA">
      <w:pPr>
        <w:autoSpaceDE w:val="0"/>
        <w:autoSpaceDN w:val="0"/>
        <w:adjustRightInd w:val="0"/>
        <w:rPr>
          <w:rFonts w:ascii="Times-Roman" w:hAnsi="Times-Roman" w:cs="Times-Roman"/>
          <w:color w:val="000000"/>
          <w:lang w:val="en-GB"/>
        </w:rPr>
      </w:pPr>
    </w:p>
    <w:p w14:paraId="14A8095C" w14:textId="3975505A" w:rsidR="009435FA" w:rsidRDefault="009435FA" w:rsidP="009435FA">
      <w:pPr>
        <w:autoSpaceDE w:val="0"/>
        <w:autoSpaceDN w:val="0"/>
        <w:adjustRightInd w:val="0"/>
        <w:spacing w:after="280"/>
        <w:rPr>
          <w:rFonts w:ascii="Times-Bold" w:hAnsi="Times-Bold" w:cs="Times-Bold"/>
          <w:b/>
          <w:bCs/>
          <w:color w:val="000000"/>
          <w:sz w:val="28"/>
          <w:szCs w:val="28"/>
          <w:lang w:val="en-GB"/>
        </w:rPr>
      </w:pPr>
      <w:r>
        <w:rPr>
          <w:rFonts w:ascii="Times-Bold" w:hAnsi="Times-Bold" w:cs="Times-Bold"/>
          <w:b/>
          <w:bCs/>
          <w:color w:val="000000"/>
          <w:sz w:val="28"/>
          <w:szCs w:val="28"/>
          <w:lang w:val="en-GB"/>
        </w:rPr>
        <w:t>Table 7: Medical Complications by Presence or Absence of DEBAs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320"/>
        <w:gridCol w:w="2480"/>
        <w:gridCol w:w="2480"/>
        <w:gridCol w:w="2480"/>
      </w:tblGrid>
      <w:tr w:rsidR="009435FA" w14:paraId="122CFC99" w14:textId="77777777" w:rsidTr="000C7391">
        <w:tc>
          <w:tcPr>
            <w:tcW w:w="22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7BBD41"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Medical Complication</w:t>
            </w:r>
          </w:p>
        </w:tc>
        <w:tc>
          <w:tcPr>
            <w:tcW w:w="2480" w:type="dxa"/>
            <w:tcBorders>
              <w:top w:val="single" w:sz="8" w:space="0" w:color="000000"/>
              <w:left w:val="single" w:sz="8" w:space="0" w:color="000000"/>
              <w:bottom w:val="single" w:sz="8" w:space="0" w:color="000000"/>
              <w:right w:val="single" w:sz="8" w:space="0" w:color="000000"/>
            </w:tcBorders>
          </w:tcPr>
          <w:p w14:paraId="5F182E3E"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Presence of DEBAs (N/%)</w:t>
            </w:r>
          </w:p>
        </w:tc>
        <w:tc>
          <w:tcPr>
            <w:tcW w:w="2480" w:type="dxa"/>
            <w:tcBorders>
              <w:top w:val="single" w:sz="8" w:space="0" w:color="000000"/>
              <w:left w:val="single" w:sz="8" w:space="0" w:color="000000"/>
              <w:bottom w:val="single" w:sz="8" w:space="0" w:color="000000"/>
              <w:right w:val="single" w:sz="8" w:space="0" w:color="000000"/>
            </w:tcBorders>
          </w:tcPr>
          <w:p w14:paraId="3DB2F33D"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Absence of DEBAs (N/%)</w:t>
            </w:r>
          </w:p>
        </w:tc>
        <w:tc>
          <w:tcPr>
            <w:tcW w:w="2480" w:type="dxa"/>
            <w:tcBorders>
              <w:top w:val="single" w:sz="8" w:space="0" w:color="000000"/>
              <w:left w:val="single" w:sz="8" w:space="0" w:color="000000"/>
              <w:bottom w:val="single" w:sz="8" w:space="0" w:color="000000"/>
              <w:right w:val="single" w:sz="8" w:space="0" w:color="000000"/>
            </w:tcBorders>
          </w:tcPr>
          <w:p w14:paraId="152A4886" w14:textId="77777777" w:rsidR="009435FA" w:rsidRDefault="009435FA" w:rsidP="000C7391">
            <w:pPr>
              <w:autoSpaceDE w:val="0"/>
              <w:autoSpaceDN w:val="0"/>
              <w:adjustRightInd w:val="0"/>
              <w:jc w:val="center"/>
              <w:rPr>
                <w:rFonts w:ascii="Helvetica" w:hAnsi="Helvetica" w:cs="Helvetica"/>
                <w:lang w:val="en-GB"/>
              </w:rPr>
            </w:pPr>
            <w:r>
              <w:rPr>
                <w:rFonts w:ascii="Times-Bold" w:hAnsi="Times-Bold" w:cs="Times-Bold"/>
                <w:b/>
                <w:bCs/>
                <w:color w:val="000000"/>
                <w:lang w:val="en-GB"/>
              </w:rPr>
              <w:t>p-value</w:t>
            </w:r>
          </w:p>
        </w:tc>
      </w:tr>
      <w:tr w:rsidR="009435FA" w14:paraId="06D30C82" w14:textId="77777777" w:rsidTr="000C7391">
        <w:tblPrEx>
          <w:tblBorders>
            <w:top w:val="none" w:sz="0" w:space="0" w:color="auto"/>
          </w:tblBorders>
        </w:tblPrEx>
        <w:tc>
          <w:tcPr>
            <w:tcW w:w="2320" w:type="dxa"/>
            <w:tcBorders>
              <w:top w:val="single" w:sz="8" w:space="0" w:color="000000"/>
              <w:left w:val="single" w:sz="8" w:space="0" w:color="000000"/>
              <w:bottom w:val="single" w:sz="8" w:space="0" w:color="000000"/>
              <w:right w:val="single" w:sz="8" w:space="0" w:color="000000"/>
            </w:tcBorders>
            <w:shd w:val="clear" w:color="auto" w:fill="F2F2F2"/>
          </w:tcPr>
          <w:p w14:paraId="62E32ABC"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Diabetes Mellitus</w:t>
            </w: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3FEB4E21"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41212E0A"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shd w:val="clear" w:color="auto" w:fill="F2F2F2"/>
          </w:tcPr>
          <w:p w14:paraId="30F01E9C"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14137A44" w14:textId="77777777" w:rsidTr="000C7391">
        <w:tblPrEx>
          <w:tblBorders>
            <w:top w:val="none" w:sz="0" w:space="0" w:color="auto"/>
          </w:tblBorders>
        </w:tblPrEx>
        <w:tc>
          <w:tcPr>
            <w:tcW w:w="2320" w:type="dxa"/>
            <w:tcBorders>
              <w:top w:val="single" w:sz="8" w:space="0" w:color="000000"/>
              <w:left w:val="single" w:sz="8" w:space="0" w:color="000000"/>
              <w:bottom w:val="single" w:sz="8" w:space="0" w:color="000000"/>
              <w:right w:val="single" w:sz="8" w:space="0" w:color="000000"/>
            </w:tcBorders>
          </w:tcPr>
          <w:p w14:paraId="699395CA"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Hypertension</w:t>
            </w:r>
          </w:p>
        </w:tc>
        <w:tc>
          <w:tcPr>
            <w:tcW w:w="2480" w:type="dxa"/>
            <w:tcBorders>
              <w:top w:val="single" w:sz="8" w:space="0" w:color="000000"/>
              <w:left w:val="single" w:sz="8" w:space="0" w:color="000000"/>
              <w:bottom w:val="single" w:sz="8" w:space="0" w:color="000000"/>
              <w:right w:val="single" w:sz="8" w:space="0" w:color="000000"/>
            </w:tcBorders>
          </w:tcPr>
          <w:p w14:paraId="5DE659EC"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69149005"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480" w:type="dxa"/>
            <w:tcBorders>
              <w:top w:val="single" w:sz="8" w:space="0" w:color="000000"/>
              <w:left w:val="single" w:sz="8" w:space="0" w:color="000000"/>
              <w:bottom w:val="single" w:sz="8" w:space="0" w:color="000000"/>
              <w:right w:val="single" w:sz="8" w:space="0" w:color="000000"/>
            </w:tcBorders>
          </w:tcPr>
          <w:p w14:paraId="54E5EF20"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r>
      <w:tr w:rsidR="009435FA" w14:paraId="215224EE" w14:textId="77777777" w:rsidTr="000C7391">
        <w:tc>
          <w:tcPr>
            <w:tcW w:w="2320" w:type="dxa"/>
            <w:tcBorders>
              <w:top w:val="single" w:sz="8" w:space="0" w:color="000000"/>
              <w:left w:val="single" w:sz="8" w:space="0" w:color="000000"/>
              <w:bottom w:val="single" w:sz="8" w:space="0" w:color="000000"/>
              <w:right w:val="single" w:sz="8" w:space="0" w:color="000000"/>
            </w:tcBorders>
            <w:shd w:val="clear" w:color="auto" w:fill="F2F2F2"/>
          </w:tcPr>
          <w:p w14:paraId="4A463BCC" w14:textId="77777777" w:rsidR="009435FA" w:rsidRDefault="009435FA" w:rsidP="000C7391">
            <w:pPr>
              <w:autoSpaceDE w:val="0"/>
              <w:autoSpaceDN w:val="0"/>
              <w:adjustRightInd w:val="0"/>
              <w:rPr>
                <w:rFonts w:ascii="Helvetica" w:hAnsi="Helvetica" w:cs="Helvetica"/>
                <w:lang w:val="en-GB"/>
              </w:rPr>
            </w:pPr>
            <w:r>
              <w:rPr>
                <w:rFonts w:ascii="Times-Roman" w:hAnsi="Times-Roman" w:cs="Times-Roman"/>
                <w:color w:val="000000"/>
                <w:lang w:val="en-GB"/>
              </w:rPr>
              <w:t>Hyperlipidemia</w:t>
            </w:r>
          </w:p>
        </w:tc>
        <w:tc>
          <w:tcPr>
            <w:tcW w:w="2320"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0370EAB0"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20"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1DE812CB"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tc>
        <w:tc>
          <w:tcPr>
            <w:tcW w:w="2320" w:type="dxa"/>
            <w:tcBorders>
              <w:top w:val="single" w:sz="8" w:space="0" w:color="000000"/>
              <w:left w:val="single" w:sz="8" w:space="0" w:color="000000"/>
              <w:bottom w:val="single" w:sz="8" w:space="0" w:color="000000"/>
              <w:right w:val="single" w:sz="8" w:space="0" w:color="000000"/>
            </w:tcBorders>
            <w:shd w:val="clear" w:color="auto" w:fill="F2F2F2"/>
            <w:tcMar>
              <w:top w:w="80" w:type="nil"/>
              <w:left w:w="80" w:type="nil"/>
              <w:bottom w:w="80" w:type="nil"/>
              <w:right w:w="80" w:type="nil"/>
            </w:tcMar>
          </w:tcPr>
          <w:p w14:paraId="6B25B9B4" w14:textId="77777777" w:rsidR="009435FA" w:rsidRDefault="009435FA" w:rsidP="000C7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Roman" w:hAnsi="Times-Roman" w:cs="Times-Roman"/>
                <w:color w:val="000000"/>
                <w:lang w:val="en-GB"/>
              </w:rPr>
            </w:pPr>
          </w:p>
        </w:tc>
      </w:tr>
    </w:tbl>
    <w:p w14:paraId="0F027A6A" w14:textId="77777777" w:rsidR="009435FA" w:rsidRDefault="009435FA" w:rsidP="009435FA">
      <w:pPr>
        <w:autoSpaceDE w:val="0"/>
        <w:autoSpaceDN w:val="0"/>
        <w:adjustRightInd w:val="0"/>
        <w:rPr>
          <w:rFonts w:ascii="Times-Roman" w:hAnsi="Times-Roman" w:cs="Times-Roman"/>
          <w:color w:val="000000"/>
          <w:lang w:val="en-GB"/>
        </w:rPr>
      </w:pPr>
    </w:p>
    <w:p w14:paraId="6D1EFA30" w14:textId="77777777" w:rsidR="009435FA" w:rsidRDefault="009435FA" w:rsidP="009435FA">
      <w:pPr>
        <w:autoSpaceDE w:val="0"/>
        <w:autoSpaceDN w:val="0"/>
        <w:adjustRightInd w:val="0"/>
        <w:rPr>
          <w:rFonts w:ascii="Times-Roman" w:hAnsi="Times-Roman" w:cs="Times-Roman"/>
          <w:color w:val="000000"/>
          <w:lang w:val="en-GB"/>
        </w:rPr>
      </w:pPr>
    </w:p>
    <w:p w14:paraId="587100CB" w14:textId="77777777" w:rsidR="009435FA" w:rsidRDefault="009435FA" w:rsidP="009435FA">
      <w:pPr>
        <w:autoSpaceDE w:val="0"/>
        <w:autoSpaceDN w:val="0"/>
        <w:adjustRightInd w:val="0"/>
        <w:rPr>
          <w:rFonts w:ascii="Times-Roman" w:hAnsi="Times-Roman" w:cs="Times-Roman"/>
          <w:color w:val="000000"/>
          <w:lang w:val="en-GB"/>
        </w:rPr>
      </w:pPr>
    </w:p>
    <w:p w14:paraId="0238413E" w14:textId="77777777" w:rsidR="009435FA" w:rsidRDefault="009435FA" w:rsidP="009435FA">
      <w:pPr>
        <w:autoSpaceDE w:val="0"/>
        <w:autoSpaceDN w:val="0"/>
        <w:adjustRightInd w:val="0"/>
        <w:rPr>
          <w:rFonts w:ascii="Times-Roman" w:hAnsi="Times-Roman" w:cs="Times-Roman"/>
          <w:color w:val="000000"/>
          <w:lang w:val="en-GB"/>
        </w:rPr>
      </w:pPr>
    </w:p>
    <w:p w14:paraId="432BA4AA" w14:textId="77777777" w:rsidR="009435FA" w:rsidRDefault="009435FA" w:rsidP="009435FA">
      <w:pPr>
        <w:autoSpaceDE w:val="0"/>
        <w:autoSpaceDN w:val="0"/>
        <w:adjustRightInd w:val="0"/>
        <w:rPr>
          <w:rFonts w:ascii="Times-Roman" w:hAnsi="Times-Roman" w:cs="Times-Roman"/>
          <w:color w:val="000000"/>
          <w:lang w:val="en-GB"/>
        </w:rPr>
      </w:pPr>
    </w:p>
    <w:p w14:paraId="7C58EFFD" w14:textId="77777777" w:rsidR="009435FA" w:rsidRDefault="009435FA" w:rsidP="009435FA">
      <w:pPr>
        <w:autoSpaceDE w:val="0"/>
        <w:autoSpaceDN w:val="0"/>
        <w:adjustRightInd w:val="0"/>
        <w:rPr>
          <w:rFonts w:ascii="Times-Roman" w:hAnsi="Times-Roman" w:cs="Times-Roman"/>
          <w:color w:val="000000"/>
          <w:lang w:val="en-GB"/>
        </w:rPr>
      </w:pPr>
    </w:p>
    <w:p w14:paraId="7AFBB2C5" w14:textId="77777777" w:rsidR="009435FA" w:rsidRDefault="009435FA" w:rsidP="009435FA">
      <w:pPr>
        <w:rPr>
          <w:lang w:val="en-GB"/>
        </w:rPr>
      </w:pPr>
      <w:r>
        <w:rPr>
          <w:lang w:val="en-GB"/>
        </w:rPr>
        <w:br w:type="page"/>
      </w:r>
    </w:p>
    <w:p w14:paraId="48A26B50" w14:textId="2D4EFCEF" w:rsidR="00F64A25" w:rsidRPr="002814F1" w:rsidRDefault="00F64A25" w:rsidP="002814F1">
      <w:pPr>
        <w:pStyle w:val="Heading1"/>
      </w:pPr>
      <w:bookmarkStart w:id="167" w:name="_Toc197739642"/>
      <w:r w:rsidRPr="002814F1">
        <w:rPr>
          <w:rStyle w:val="Strong"/>
          <w:b w:val="0"/>
          <w:bCs w:val="0"/>
        </w:rPr>
        <w:t>Ethical Considerations</w:t>
      </w:r>
      <w:bookmarkEnd w:id="167"/>
    </w:p>
    <w:p w14:paraId="19FBC1E5" w14:textId="77777777" w:rsidR="00F64A25" w:rsidRPr="00DB7E0B" w:rsidRDefault="00F64A25" w:rsidP="008F3A41">
      <w:pPr>
        <w:spacing w:before="100" w:beforeAutospacing="1" w:after="100" w:afterAutospacing="1" w:line="480" w:lineRule="auto"/>
        <w:rPr>
          <w:color w:val="000000"/>
        </w:rPr>
      </w:pPr>
      <w:r w:rsidRPr="00DB7E0B">
        <w:rPr>
          <w:color w:val="000000"/>
        </w:rPr>
        <w:t>Parents or guardians of all participants were asked to provide written voluntary consent after the study’s purpose and procedures were explained. Adolescents under 18 were asked to provide written assent. Participants were selected based on eligibility and not due to ease of availability, diminished autonomy, or bias. They were informed that participation was voluntary and that they could withdraw at any time. Confidentiality was maintained throughout.</w:t>
      </w:r>
    </w:p>
    <w:p w14:paraId="6A4A1BE5" w14:textId="77777777" w:rsidR="00F64A25" w:rsidRPr="00DB7E0B" w:rsidRDefault="00F64A25" w:rsidP="008F3A41">
      <w:pPr>
        <w:spacing w:before="100" w:beforeAutospacing="1" w:after="100" w:afterAutospacing="1" w:line="480" w:lineRule="auto"/>
        <w:rPr>
          <w:color w:val="000000"/>
        </w:rPr>
      </w:pPr>
      <w:r w:rsidRPr="00DB7E0B">
        <w:rPr>
          <w:color w:val="000000"/>
        </w:rPr>
        <w:t xml:space="preserve">Ethical approval was sought from the UWI Mona Campus Research Ethics Committee. The study was considered </w:t>
      </w:r>
      <w:proofErr w:type="gramStart"/>
      <w:r w:rsidRPr="00DB7E0B">
        <w:rPr>
          <w:color w:val="000000"/>
        </w:rPr>
        <w:t>medium-risk</w:t>
      </w:r>
      <w:proofErr w:type="gramEnd"/>
      <w:r w:rsidRPr="00DB7E0B">
        <w:rPr>
          <w:color w:val="000000"/>
        </w:rPr>
        <w:t>, as it involved exploring emotions and past trauma. Measures were implemented to avoid coercion, and participants were reminded they could stop at any time.</w:t>
      </w:r>
    </w:p>
    <w:p w14:paraId="381D18C0" w14:textId="77777777" w:rsidR="00F64A25" w:rsidRPr="00DB7E0B" w:rsidRDefault="00F64A25" w:rsidP="008F3A41">
      <w:pPr>
        <w:spacing w:before="100" w:beforeAutospacing="1" w:after="100" w:afterAutospacing="1" w:line="480" w:lineRule="auto"/>
        <w:rPr>
          <w:color w:val="000000"/>
        </w:rPr>
      </w:pPr>
      <w:r w:rsidRPr="00DB7E0B">
        <w:rPr>
          <w:color w:val="000000"/>
        </w:rPr>
        <w:t>The study was not promoted via flyers to avoid distress related to the stigma of overweight and obesity. If participants became distressed during questioning, researchers discreetly assessed the need for support. Referrals were made to the public child guidance clinic (for participants ≤18 years) or to the UHWI Adolescent Clinic (for older participants). For the latter, fees for the first two visits were waived.</w:t>
      </w:r>
    </w:p>
    <w:p w14:paraId="4F4B618E" w14:textId="0DF966FF" w:rsidR="00F64A25" w:rsidRPr="00DB7E0B" w:rsidRDefault="00F64A25" w:rsidP="008F3A41">
      <w:pPr>
        <w:spacing w:line="480" w:lineRule="auto"/>
      </w:pPr>
    </w:p>
    <w:p w14:paraId="19EA5C54" w14:textId="77777777" w:rsidR="00F64A25" w:rsidRPr="002814F1" w:rsidRDefault="00F64A25" w:rsidP="002814F1">
      <w:pPr>
        <w:pStyle w:val="Heading1"/>
      </w:pPr>
      <w:bookmarkStart w:id="168" w:name="_Toc197739643"/>
      <w:r w:rsidRPr="002814F1">
        <w:rPr>
          <w:rStyle w:val="Strong"/>
          <w:b w:val="0"/>
          <w:bCs w:val="0"/>
        </w:rPr>
        <w:t>Limitations</w:t>
      </w:r>
      <w:bookmarkEnd w:id="168"/>
    </w:p>
    <w:p w14:paraId="4EE4D0E4" w14:textId="77777777" w:rsidR="00F64A25" w:rsidRPr="00DB7E0B" w:rsidRDefault="00F64A25" w:rsidP="008F3A41">
      <w:pPr>
        <w:spacing w:before="100" w:beforeAutospacing="1" w:after="100" w:afterAutospacing="1" w:line="480" w:lineRule="auto"/>
        <w:rPr>
          <w:color w:val="000000"/>
        </w:rPr>
      </w:pPr>
      <w:r w:rsidRPr="00DB7E0B">
        <w:rPr>
          <w:color w:val="000000"/>
        </w:rPr>
        <w:t>The study population was limited to adolescents referred to and attending the paediatric endocrine clinic at UHWI, and findings were not nationally representative. Participants may have had additional comorbidities, which could have affected generalisability.</w:t>
      </w:r>
    </w:p>
    <w:p w14:paraId="3B2E9485" w14:textId="77777777" w:rsidR="00F64A25" w:rsidRPr="00DB7E0B" w:rsidRDefault="00F64A25" w:rsidP="008F3A41">
      <w:pPr>
        <w:spacing w:before="100" w:beforeAutospacing="1" w:after="100" w:afterAutospacing="1" w:line="480" w:lineRule="auto"/>
        <w:rPr>
          <w:color w:val="000000"/>
        </w:rPr>
      </w:pPr>
      <w:r w:rsidRPr="00DB7E0B">
        <w:rPr>
          <w:color w:val="000000"/>
        </w:rPr>
        <w:t>Retrospective anthropometric data collected by different staff on varied instruments over time may have introduced measurement bias in assessing BMI change over the year prior.</w:t>
      </w:r>
    </w:p>
    <w:p w14:paraId="0504760E" w14:textId="51DCC368" w:rsidR="00F64A25" w:rsidRPr="00DB7E0B" w:rsidRDefault="00F64A25" w:rsidP="008F3A41">
      <w:pPr>
        <w:spacing w:line="480" w:lineRule="auto"/>
      </w:pPr>
    </w:p>
    <w:p w14:paraId="1731B25B" w14:textId="77777777" w:rsidR="00F64A25" w:rsidRPr="002814F1" w:rsidRDefault="00F64A25" w:rsidP="002814F1">
      <w:pPr>
        <w:pStyle w:val="Heading1"/>
      </w:pPr>
      <w:bookmarkStart w:id="169" w:name="_Toc197739644"/>
      <w:r w:rsidRPr="002814F1">
        <w:rPr>
          <w:rStyle w:val="Strong"/>
          <w:b w:val="0"/>
          <w:bCs w:val="0"/>
        </w:rPr>
        <w:t>Dissemination of Findings</w:t>
      </w:r>
      <w:bookmarkEnd w:id="169"/>
    </w:p>
    <w:p w14:paraId="68941A88" w14:textId="77777777" w:rsidR="00F64A25" w:rsidRPr="00DB7E0B" w:rsidRDefault="00F64A25" w:rsidP="008F3A41">
      <w:pPr>
        <w:spacing w:before="100" w:beforeAutospacing="1" w:after="100" w:afterAutospacing="1" w:line="480" w:lineRule="auto"/>
        <w:rPr>
          <w:color w:val="000000"/>
        </w:rPr>
      </w:pPr>
      <w:r w:rsidRPr="00DB7E0B">
        <w:rPr>
          <w:color w:val="000000"/>
        </w:rPr>
        <w:t>Results were shared with stakeholders including the Department of Child and Adolescent Health, the Paediatric Association of Jamaica, and the Ministry of Health and Wellness, through presentations and policy-relevant summaries. The findings were also prepared for publication in a peer-reviewed journal.</w:t>
      </w:r>
    </w:p>
    <w:p w14:paraId="31D196C5" w14:textId="6173CD25" w:rsidR="00F40D64" w:rsidRDefault="005211EE" w:rsidP="008F3A41">
      <w:pPr>
        <w:autoSpaceDE w:val="0"/>
        <w:autoSpaceDN w:val="0"/>
        <w:adjustRightInd w:val="0"/>
        <w:spacing w:line="480" w:lineRule="auto"/>
        <w:rPr>
          <w:lang w:val="en-GB"/>
        </w:rPr>
      </w:pPr>
      <w:r w:rsidRPr="00DB7E0B">
        <w:rPr>
          <w:color w:val="FFFFFF"/>
        </w:rPr>
        <w:t>**</w:t>
      </w:r>
      <w:r w:rsidRPr="00DB7E0B">
        <w:rPr>
          <w:lang w:val="en-GB"/>
        </w:rPr>
        <w:t xml:space="preserve"> </w:t>
      </w:r>
    </w:p>
    <w:p w14:paraId="18F31AB6" w14:textId="77777777" w:rsidR="00324FC0" w:rsidRDefault="00324FC0" w:rsidP="008F3A41">
      <w:pPr>
        <w:autoSpaceDE w:val="0"/>
        <w:autoSpaceDN w:val="0"/>
        <w:adjustRightInd w:val="0"/>
        <w:spacing w:line="480" w:lineRule="auto"/>
        <w:rPr>
          <w:lang w:val="en-GB"/>
        </w:rPr>
      </w:pPr>
    </w:p>
    <w:p w14:paraId="2616E3F7" w14:textId="77777777" w:rsidR="00324FC0" w:rsidRDefault="00324FC0" w:rsidP="008F3A41">
      <w:pPr>
        <w:autoSpaceDE w:val="0"/>
        <w:autoSpaceDN w:val="0"/>
        <w:adjustRightInd w:val="0"/>
        <w:spacing w:line="480" w:lineRule="auto"/>
        <w:rPr>
          <w:lang w:val="en-GB"/>
        </w:rPr>
      </w:pPr>
    </w:p>
    <w:p w14:paraId="76E58DD4" w14:textId="01EB9FDC" w:rsidR="00324FC0" w:rsidRDefault="00324FC0">
      <w:pPr>
        <w:rPr>
          <w:lang w:val="en-GB"/>
        </w:rPr>
      </w:pPr>
      <w:r>
        <w:rPr>
          <w:lang w:val="en-GB"/>
        </w:rPr>
        <w:br w:type="page"/>
      </w:r>
    </w:p>
    <w:p w14:paraId="4760778A" w14:textId="77777777" w:rsidR="00324FC0" w:rsidRPr="00DB7E0B" w:rsidRDefault="00324FC0" w:rsidP="008F3A41">
      <w:pPr>
        <w:autoSpaceDE w:val="0"/>
        <w:autoSpaceDN w:val="0"/>
        <w:adjustRightInd w:val="0"/>
        <w:spacing w:line="480" w:lineRule="auto"/>
      </w:pPr>
    </w:p>
    <w:p w14:paraId="0A0C6603" w14:textId="77777777" w:rsidR="00F40D64" w:rsidRPr="00DB7E0B" w:rsidRDefault="005211EE" w:rsidP="008F3A41">
      <w:pPr>
        <w:pStyle w:val="Heading1"/>
        <w:spacing w:line="480" w:lineRule="auto"/>
        <w:rPr>
          <w:rFonts w:ascii="Times New Roman" w:hAnsi="Times New Roman" w:cs="Times New Roman"/>
          <w:sz w:val="24"/>
          <w:szCs w:val="24"/>
        </w:rPr>
      </w:pPr>
      <w:bookmarkStart w:id="170" w:name="_Toc197739645"/>
      <w:r w:rsidRPr="00DB7E0B">
        <w:rPr>
          <w:rFonts w:ascii="Times New Roman" w:hAnsi="Times New Roman" w:cs="Times New Roman"/>
          <w:sz w:val="24"/>
          <w:szCs w:val="24"/>
        </w:rPr>
        <w:t>References</w:t>
      </w:r>
      <w:bookmarkEnd w:id="170"/>
      <w:r w:rsidRPr="00DB7E0B">
        <w:rPr>
          <w:rFonts w:ascii="Times New Roman" w:hAnsi="Times New Roman" w:cs="Times New Roman"/>
          <w:sz w:val="24"/>
          <w:szCs w:val="24"/>
        </w:rPr>
        <w:t xml:space="preserve"> </w:t>
      </w:r>
    </w:p>
    <w:p w14:paraId="05CD1FFE" w14:textId="6A6F1228" w:rsidR="00264B41" w:rsidRPr="00DB7E0B" w:rsidRDefault="005211EE"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rPr>
        <w:fldChar w:fldCharType="begin"/>
      </w:r>
      <w:r w:rsidRPr="00DB7E0B">
        <w:rPr>
          <w:rFonts w:ascii="Times New Roman" w:hAnsi="Times New Roman" w:cs="Times New Roman"/>
        </w:rPr>
        <w:instrText xml:space="preserve"> ADDIN EN.REFLIST </w:instrText>
      </w:r>
      <w:r w:rsidRPr="00DB7E0B">
        <w:rPr>
          <w:rFonts w:ascii="Times New Roman" w:hAnsi="Times New Roman" w:cs="Times New Roman"/>
        </w:rPr>
        <w:fldChar w:fldCharType="separate"/>
      </w:r>
      <w:r w:rsidR="00264B41" w:rsidRPr="00DB7E0B">
        <w:rPr>
          <w:rFonts w:ascii="Times New Roman" w:hAnsi="Times New Roman" w:cs="Times New Roman"/>
          <w:noProof/>
        </w:rPr>
        <w:t>1.</w:t>
      </w:r>
      <w:r w:rsidR="00264B41" w:rsidRPr="00DB7E0B">
        <w:rPr>
          <w:rFonts w:ascii="Times New Roman" w:hAnsi="Times New Roman" w:cs="Times New Roman"/>
          <w:noProof/>
        </w:rPr>
        <w:tab/>
        <w:t xml:space="preserve">caring for children and adolescents with mental health disorders; setting WHO directions geneva world health organization 2003 [Available from: </w:t>
      </w:r>
      <w:hyperlink r:id="rId12" w:history="1">
        <w:r w:rsidR="00264B41" w:rsidRPr="00DB7E0B">
          <w:rPr>
            <w:rStyle w:val="Hyperlink"/>
            <w:rFonts w:ascii="Times New Roman" w:hAnsi="Times New Roman" w:cs="Times New Roman"/>
            <w:noProof/>
          </w:rPr>
          <w:t>https://www.fondazionechild.it/layout/upload/Caring_for_children_and_adolescents_with_mental_disorders_2003.pdf</w:t>
        </w:r>
      </w:hyperlink>
      <w:r w:rsidR="00264B41" w:rsidRPr="00DB7E0B">
        <w:rPr>
          <w:rFonts w:ascii="Times New Roman" w:hAnsi="Times New Roman" w:cs="Times New Roman"/>
          <w:noProof/>
        </w:rPr>
        <w:t>.</w:t>
      </w:r>
    </w:p>
    <w:p w14:paraId="24EA0082"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w:t>
      </w:r>
      <w:r w:rsidRPr="00DB7E0B">
        <w:rPr>
          <w:rFonts w:ascii="Times New Roman" w:hAnsi="Times New Roman" w:cs="Times New Roman"/>
          <w:noProof/>
        </w:rPr>
        <w:tab/>
        <w:t>Chaves E, Jeffrey DT, Williams DR. Disordered Eating and Eating Disorders in Pediatric Obesity: Assessment and Next Steps. Int J Environ Res Public Health. 2023;20(17).</w:t>
      </w:r>
    </w:p>
    <w:p w14:paraId="29120979"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w:t>
      </w:r>
      <w:r w:rsidRPr="00DB7E0B">
        <w:rPr>
          <w:rFonts w:ascii="Times New Roman" w:hAnsi="Times New Roman" w:cs="Times New Roman"/>
          <w:noProof/>
        </w:rPr>
        <w:tab/>
        <w:t>Roberts KJ, Chaves E. Beyond Binge Eating: The Impact of Implicit Biases in Healthcare on Youth with Disordered Eating and Obesity. Nutrients. 2023;15(8).</w:t>
      </w:r>
    </w:p>
    <w:p w14:paraId="7145101F"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w:t>
      </w:r>
      <w:r w:rsidRPr="00DB7E0B">
        <w:rPr>
          <w:rFonts w:ascii="Times New Roman" w:hAnsi="Times New Roman" w:cs="Times New Roman"/>
          <w:noProof/>
        </w:rPr>
        <w:tab/>
        <w:t>Nagata JM, Garber AK, Tabler JL, Murray SB, Bibbins-Domingo K. Prevalence and Correlates of Disordered Eating Behaviors Among Young Adults with Overweight or Obesity. J Gen Intern Med. 2018;33(8):1337-43.</w:t>
      </w:r>
    </w:p>
    <w:p w14:paraId="6A31D1DC" w14:textId="6F77C545"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5.</w:t>
      </w:r>
      <w:r w:rsidRPr="00DB7E0B">
        <w:rPr>
          <w:rFonts w:ascii="Times New Roman" w:hAnsi="Times New Roman" w:cs="Times New Roman"/>
          <w:noProof/>
        </w:rPr>
        <w:tab/>
        <w:t xml:space="preserve">control cfd. Defining child BMI categories 2023 [Available from: </w:t>
      </w:r>
      <w:hyperlink r:id="rId13" w:history="1">
        <w:r w:rsidRPr="00DB7E0B">
          <w:rPr>
            <w:rStyle w:val="Hyperlink"/>
            <w:rFonts w:ascii="Times New Roman" w:hAnsi="Times New Roman" w:cs="Times New Roman"/>
            <w:noProof/>
          </w:rPr>
          <w:t>https://www.cdc.gov/obesity/basics/childhood-defining.html</w:t>
        </w:r>
      </w:hyperlink>
      <w:r w:rsidRPr="00DB7E0B">
        <w:rPr>
          <w:rFonts w:ascii="Times New Roman" w:hAnsi="Times New Roman" w:cs="Times New Roman"/>
          <w:noProof/>
        </w:rPr>
        <w:t>.</w:t>
      </w:r>
    </w:p>
    <w:p w14:paraId="2E2941A6" w14:textId="42524C3E"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6.</w:t>
      </w:r>
      <w:r w:rsidRPr="00DB7E0B">
        <w:rPr>
          <w:rFonts w:ascii="Times New Roman" w:hAnsi="Times New Roman" w:cs="Times New Roman"/>
          <w:noProof/>
        </w:rPr>
        <w:tab/>
        <w:t xml:space="preserve">Skelton  J, Klish W. Definition, epidemiology, and etiology of obesity in children and adolescents. uptodate [Internet]. 2023. Available from: </w:t>
      </w:r>
      <w:hyperlink r:id="rId14" w:anchor="H1" w:history="1">
        <w:r w:rsidRPr="00DB7E0B">
          <w:rPr>
            <w:rStyle w:val="Hyperlink"/>
            <w:rFonts w:ascii="Times New Roman" w:hAnsi="Times New Roman" w:cs="Times New Roman"/>
            <w:noProof/>
          </w:rPr>
          <w:t>https://www.uptodate.com/contents/definition-epidemiology-and-etiology-of-obesity-in-children-and-adolescents?search=obesity%20in%20children&amp;source=search_result&amp;selectedTitle=1~150&amp;usage_type=default&amp;display_rank=1#H1</w:t>
        </w:r>
      </w:hyperlink>
      <w:r w:rsidRPr="00DB7E0B">
        <w:rPr>
          <w:rFonts w:ascii="Times New Roman" w:hAnsi="Times New Roman" w:cs="Times New Roman"/>
          <w:noProof/>
        </w:rPr>
        <w:t>.</w:t>
      </w:r>
    </w:p>
    <w:p w14:paraId="434B3D8C"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7.</w:t>
      </w:r>
      <w:r w:rsidRPr="00DB7E0B">
        <w:rPr>
          <w:rFonts w:ascii="Times New Roman" w:hAnsi="Times New Roman" w:cs="Times New Roman"/>
          <w:noProof/>
        </w:rPr>
        <w:tab/>
        <w:t>Carvalho WRC, França A, Alcione A, Padilha LL, Bogea EG. Waist-to-height ratio cut-off points to predict obesity in adolescents and associa-tion with inflammatory markers. Nutr Hosp. 2022;39(6):1272-9.</w:t>
      </w:r>
    </w:p>
    <w:p w14:paraId="0932D431"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8.</w:t>
      </w:r>
      <w:r w:rsidRPr="00DB7E0B">
        <w:rPr>
          <w:rFonts w:ascii="Times New Roman" w:hAnsi="Times New Roman" w:cs="Times New Roman"/>
          <w:noProof/>
        </w:rPr>
        <w:tab/>
        <w:t>Eslami M, Pourghazi F, Khazdouz M, Tian J, Pourrostami K, Esmaeili-Abdar Z, et al. Optimal cut-off value of waist circumference-to-height ratio to predict central obesity in children and adolescents: A systematic review and meta-analysis of diagnostic studies. Front Nutr. 2022;9:985319.</w:t>
      </w:r>
    </w:p>
    <w:p w14:paraId="57315FAB" w14:textId="46D42BD0"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9.</w:t>
      </w:r>
      <w:r w:rsidRPr="00DB7E0B">
        <w:rPr>
          <w:rFonts w:ascii="Times New Roman" w:hAnsi="Times New Roman" w:cs="Times New Roman"/>
          <w:noProof/>
        </w:rPr>
        <w:tab/>
        <w:t xml:space="preserve">organization wh. obesity and overweight 2021 [updated 09/06/2021; cited 2024 22/01/24]. fact sheet ]. Available from: </w:t>
      </w:r>
      <w:hyperlink r:id="rId15" w:history="1">
        <w:r w:rsidRPr="00DB7E0B">
          <w:rPr>
            <w:rStyle w:val="Hyperlink"/>
            <w:rFonts w:ascii="Times New Roman" w:hAnsi="Times New Roman" w:cs="Times New Roman"/>
            <w:noProof/>
          </w:rPr>
          <w:t>https://www.who.int/news-room/fact-sheets/detail/obesity-and-overweight</w:t>
        </w:r>
      </w:hyperlink>
      <w:r w:rsidRPr="00DB7E0B">
        <w:rPr>
          <w:rFonts w:ascii="Times New Roman" w:hAnsi="Times New Roman" w:cs="Times New Roman"/>
          <w:noProof/>
        </w:rPr>
        <w:t>.</w:t>
      </w:r>
    </w:p>
    <w:p w14:paraId="33128DC1" w14:textId="34F313B4"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10.</w:t>
      </w:r>
      <w:r w:rsidRPr="00DB7E0B">
        <w:rPr>
          <w:rFonts w:ascii="Times New Roman" w:hAnsi="Times New Roman" w:cs="Times New Roman"/>
          <w:noProof/>
        </w:rPr>
        <w:tab/>
        <w:t xml:space="preserve">prevention cfdca. prevalence of childhood obesity in the united states 2022 [childhood obesity facts ]. Available from: </w:t>
      </w:r>
      <w:hyperlink r:id="rId16" w:history="1">
        <w:r w:rsidRPr="00DB7E0B">
          <w:rPr>
            <w:rStyle w:val="Hyperlink"/>
            <w:rFonts w:ascii="Times New Roman" w:hAnsi="Times New Roman" w:cs="Times New Roman"/>
            <w:noProof/>
          </w:rPr>
          <w:t>https://www.cdc.gov/obesity/data/childhood.html</w:t>
        </w:r>
      </w:hyperlink>
      <w:r w:rsidRPr="00DB7E0B">
        <w:rPr>
          <w:rFonts w:ascii="Times New Roman" w:hAnsi="Times New Roman" w:cs="Times New Roman"/>
          <w:noProof/>
        </w:rPr>
        <w:t>.</w:t>
      </w:r>
    </w:p>
    <w:p w14:paraId="02D7AFE5" w14:textId="4A345CF8"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11.</w:t>
      </w:r>
      <w:r w:rsidRPr="00DB7E0B">
        <w:rPr>
          <w:rFonts w:ascii="Times New Roman" w:hAnsi="Times New Roman" w:cs="Times New Roman"/>
          <w:noProof/>
        </w:rPr>
        <w:tab/>
        <w:t xml:space="preserve">Development OfECa. Overweight and obesity among children and adolescents: OECD 2020 [Available from: </w:t>
      </w:r>
      <w:hyperlink r:id="rId17" w:anchor=":~:text=In%202018%2C%20almost%20one%20in,Netherlands%20to%2036%25%20in%20Malta" w:history="1">
        <w:r w:rsidRPr="00DB7E0B">
          <w:rPr>
            <w:rStyle w:val="Hyperlink"/>
            <w:rFonts w:ascii="Times New Roman" w:hAnsi="Times New Roman" w:cs="Times New Roman"/>
            <w:noProof/>
          </w:rPr>
          <w:t>https://www.oecd-ilibrary.org/sites/7402dbb2-en/index.html?itemId=/content/component/7402dbb2-en#:~:text=In%202018%2C%20almost%20one%20in,Netherlands%20to%2036%25%20in%20Malta</w:t>
        </w:r>
      </w:hyperlink>
      <w:r w:rsidRPr="00DB7E0B">
        <w:rPr>
          <w:rFonts w:ascii="Times New Roman" w:hAnsi="Times New Roman" w:cs="Times New Roman"/>
          <w:noProof/>
        </w:rPr>
        <w:t>.</w:t>
      </w:r>
    </w:p>
    <w:p w14:paraId="7896F248" w14:textId="0F5C0ADF"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12.</w:t>
      </w:r>
      <w:r w:rsidRPr="00DB7E0B">
        <w:rPr>
          <w:rFonts w:ascii="Times New Roman" w:hAnsi="Times New Roman" w:cs="Times New Roman"/>
          <w:noProof/>
        </w:rPr>
        <w:tab/>
        <w:t xml:space="preserve">Development OfECa. Overweight and obesity 2020 [Available from: </w:t>
      </w:r>
      <w:hyperlink r:id="rId18" w:anchor=":~:text=On%20average%20across%20high%20and,Asia%2DPacific%20countries%20and%20territories" w:history="1">
        <w:r w:rsidRPr="00DB7E0B">
          <w:rPr>
            <w:rStyle w:val="Hyperlink"/>
            <w:rFonts w:ascii="Times New Roman" w:hAnsi="Times New Roman" w:cs="Times New Roman"/>
            <w:noProof/>
          </w:rPr>
          <w:t>https://www.oecd-ilibrary.org/sites/a47d0cd2-en/index.html?itemId=/content/component/a47d0cd2-en#:~:text=On%20average%20across%20high%20and,Asia%2DPacific%20countries%20and%20territories</w:t>
        </w:r>
      </w:hyperlink>
      <w:r w:rsidRPr="00DB7E0B">
        <w:rPr>
          <w:rFonts w:ascii="Times New Roman" w:hAnsi="Times New Roman" w:cs="Times New Roman"/>
          <w:noProof/>
        </w:rPr>
        <w:t>.</w:t>
      </w:r>
    </w:p>
    <w:p w14:paraId="7B844FC1"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13.</w:t>
      </w:r>
      <w:r w:rsidRPr="00DB7E0B">
        <w:rPr>
          <w:rFonts w:ascii="Times New Roman" w:hAnsi="Times New Roman" w:cs="Times New Roman"/>
          <w:noProof/>
        </w:rPr>
        <w:tab/>
        <w:t>Schwiebbe L, van Rest J, Verhagen E, Visser RW, Holthe JK, Hirasing RA. Childhood obesity in the Caribbean. West Indian Med J. 2011;60(4):442-5.</w:t>
      </w:r>
    </w:p>
    <w:p w14:paraId="74C30137"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14.</w:t>
      </w:r>
      <w:r w:rsidRPr="00DB7E0B">
        <w:rPr>
          <w:rFonts w:ascii="Times New Roman" w:hAnsi="Times New Roman" w:cs="Times New Roman"/>
          <w:noProof/>
        </w:rPr>
        <w:tab/>
        <w:t>Kist-van Holthe J, Blom T, Melchers L, Janga-Jansen A, van Kanten T, Luinstra-Passchier M, et al. Stabilization of the obesity epidemic and increasing thinness in children in Caribbean Bonaire. BMC Pediatr. 2018;18(1):168.</w:t>
      </w:r>
    </w:p>
    <w:p w14:paraId="5B528F0E"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15.</w:t>
      </w:r>
      <w:r w:rsidRPr="00DB7E0B">
        <w:rPr>
          <w:rFonts w:ascii="Times New Roman" w:hAnsi="Times New Roman" w:cs="Times New Roman"/>
          <w:noProof/>
        </w:rPr>
        <w:tab/>
        <w:t>Vega-Salas MJ, Murray C, Nunes R, Hidalgo-Arestegui A, Curi-Quinto K, Penny ME, et al. School environments and obesity: a systematic review of interventions and policies among school-age students in Latin America and the Caribbean. Int J Obes (Lond). 2023;47(1):5-16.</w:t>
      </w:r>
    </w:p>
    <w:p w14:paraId="01D830CA"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16.</w:t>
      </w:r>
      <w:r w:rsidRPr="00DB7E0B">
        <w:rPr>
          <w:rFonts w:ascii="Times New Roman" w:hAnsi="Times New Roman" w:cs="Times New Roman"/>
          <w:noProof/>
        </w:rPr>
        <w:tab/>
        <w:t>Chambers KH, Reid RM, Samuels SC, Cranston SS, Barnes O, Palmer OD. Prevalence of Overweight and Obesity in Jamaica From 2000 to 2016. Cureus. 2023;15(2):e34907.</w:t>
      </w:r>
    </w:p>
    <w:p w14:paraId="0CA77BEC"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17.</w:t>
      </w:r>
      <w:r w:rsidRPr="00DB7E0B">
        <w:rPr>
          <w:rFonts w:ascii="Times New Roman" w:hAnsi="Times New Roman" w:cs="Times New Roman"/>
          <w:noProof/>
        </w:rPr>
        <w:tab/>
        <w:t>Jebeile H, Kelly AS, O'Malley G, Baur LA. Obesity in children and adolescents: epidemiology, causes, assessment, and management. Lancet Diabetes Endocrinol. 2022;10(5):351-65.</w:t>
      </w:r>
    </w:p>
    <w:p w14:paraId="36223006"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18.</w:t>
      </w:r>
      <w:r w:rsidRPr="00DB7E0B">
        <w:rPr>
          <w:rFonts w:ascii="Times New Roman" w:hAnsi="Times New Roman" w:cs="Times New Roman"/>
          <w:noProof/>
        </w:rPr>
        <w:tab/>
        <w:t>Lavagnino L, Arnone D, Cao B, Soares JC, Selvaraj S. Inhibitory control in obesity and binge eating disorder: A systematic review and meta-analysis of neurocognitive and neuroimaging studies. Neurosci Biobehav Rev. 2016;68:714-26.</w:t>
      </w:r>
    </w:p>
    <w:p w14:paraId="08CB365F"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19.</w:t>
      </w:r>
      <w:r w:rsidRPr="00DB7E0B">
        <w:rPr>
          <w:rFonts w:ascii="Times New Roman" w:hAnsi="Times New Roman" w:cs="Times New Roman"/>
          <w:noProof/>
        </w:rPr>
        <w:tab/>
        <w:t>Haqq AM, Kebbe M, Tan Q, Manco M, Salas XR. Complexity and Stigma of Pediatric Obesity. Child Obes. 2021;17(4):229-40.</w:t>
      </w:r>
    </w:p>
    <w:p w14:paraId="4CDEDF83"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20.</w:t>
      </w:r>
      <w:r w:rsidRPr="00DB7E0B">
        <w:rPr>
          <w:rFonts w:ascii="Times New Roman" w:hAnsi="Times New Roman" w:cs="Times New Roman"/>
          <w:noProof/>
        </w:rPr>
        <w:tab/>
        <w:t>Lampard AM, MacLehose RF, Eisenberg ME, Neumark-Sztainer D, Davison KK. Weight-related teasing in the school environment: associations with psychosocial health and weight control practices among adolescent boys and girls. J Youth Adolesc. 2014;43(10):1770-80.</w:t>
      </w:r>
    </w:p>
    <w:p w14:paraId="6B16C033"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21.</w:t>
      </w:r>
      <w:r w:rsidRPr="00DB7E0B">
        <w:rPr>
          <w:rFonts w:ascii="Times New Roman" w:hAnsi="Times New Roman" w:cs="Times New Roman"/>
          <w:noProof/>
        </w:rPr>
        <w:tab/>
        <w:t>Puhl RM, Wall MM, Chen C, Bryn Austin S, Eisenberg ME, Neumark-Sztainer D. Experiences of weight teasing in adolescence and weight-related outcomes in adulthood: A 15-year longitudinal study. Prev Med. 2017;100:173-9.</w:t>
      </w:r>
    </w:p>
    <w:p w14:paraId="5D478249"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22.</w:t>
      </w:r>
      <w:r w:rsidRPr="00DB7E0B">
        <w:rPr>
          <w:rFonts w:ascii="Times New Roman" w:hAnsi="Times New Roman" w:cs="Times New Roman"/>
          <w:noProof/>
        </w:rPr>
        <w:tab/>
        <w:t>Hunger JM, Tomiyama AJ. Weight Labeling and Disordered Eating Among Adolescent Girls: Longitudinal Evidence From the National Heart, Lung, and Blood Institute Growth and Health Study. J Adolesc Health. 2018;63(3):360-2.</w:t>
      </w:r>
    </w:p>
    <w:p w14:paraId="24D07EAD"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23.</w:t>
      </w:r>
      <w:r w:rsidRPr="00DB7E0B">
        <w:rPr>
          <w:rFonts w:ascii="Times New Roman" w:hAnsi="Times New Roman" w:cs="Times New Roman"/>
          <w:noProof/>
        </w:rPr>
        <w:tab/>
        <w:t>van Wijnen LG, Boluijt PR, Hoeven-Mulder HB, Bemelmans WJ, Wendel-Vos GC. Weight status, psychological health, suicidal thoughts, and suicide attempts in Dutch adolescents: results from the 2003 E-MOVO project. Obesity (Silver Spring). 2010;18(5):1059-61.</w:t>
      </w:r>
    </w:p>
    <w:p w14:paraId="694E861F"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24.</w:t>
      </w:r>
      <w:r w:rsidRPr="00DB7E0B">
        <w:rPr>
          <w:rFonts w:ascii="Times New Roman" w:hAnsi="Times New Roman" w:cs="Times New Roman"/>
          <w:noProof/>
        </w:rPr>
        <w:tab/>
        <w:t>Goldschmidt AB, Aspen VP, Sinton MM, Tanofsky-Kraff M, Wilfley DE. Disordered Eating Attitudes and Behaviors in Overweight Youth. Obesity. 2008;16(2):257-64.</w:t>
      </w:r>
    </w:p>
    <w:p w14:paraId="229DE5E1" w14:textId="2112E57A"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25.</w:t>
      </w:r>
      <w:r w:rsidRPr="00DB7E0B">
        <w:rPr>
          <w:rFonts w:ascii="Times New Roman" w:hAnsi="Times New Roman" w:cs="Times New Roman"/>
          <w:noProof/>
        </w:rPr>
        <w:tab/>
        <w:t xml:space="preserve">dietetics aona. what is disordered eating academy of nutrition and dietetics 2018 [Available from: </w:t>
      </w:r>
      <w:hyperlink r:id="rId19" w:history="1">
        <w:r w:rsidRPr="00DB7E0B">
          <w:rPr>
            <w:rStyle w:val="Hyperlink"/>
            <w:rFonts w:ascii="Times New Roman" w:hAnsi="Times New Roman" w:cs="Times New Roman"/>
            <w:noProof/>
          </w:rPr>
          <w:t>https://www.eatright.org/health/health-conditions/eating-disorders/what-is-disordered-eating</w:t>
        </w:r>
      </w:hyperlink>
      <w:r w:rsidRPr="00DB7E0B">
        <w:rPr>
          <w:rFonts w:ascii="Times New Roman" w:hAnsi="Times New Roman" w:cs="Times New Roman"/>
          <w:noProof/>
        </w:rPr>
        <w:t>.</w:t>
      </w:r>
    </w:p>
    <w:p w14:paraId="7F52BCCC"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26.</w:t>
      </w:r>
      <w:r w:rsidRPr="00DB7E0B">
        <w:rPr>
          <w:rFonts w:ascii="Times New Roman" w:hAnsi="Times New Roman" w:cs="Times New Roman"/>
          <w:noProof/>
        </w:rPr>
        <w:tab/>
        <w:t>Clairman H, Dettmer E, Buchholz A, Cordeiro K, Ibrahim Q, Maximova K, et al. Pathways to eating in children and adolescents with obesity. Int J Obes (Lond). 2019;43(6):1193-201.</w:t>
      </w:r>
    </w:p>
    <w:p w14:paraId="6471B5CD"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27.</w:t>
      </w:r>
      <w:r w:rsidRPr="00DB7E0B">
        <w:rPr>
          <w:rFonts w:ascii="Times New Roman" w:hAnsi="Times New Roman" w:cs="Times New Roman"/>
          <w:noProof/>
        </w:rPr>
        <w:tab/>
        <w:t>Nagata JM, Garber AK, Tabler J, Murray SB, Vittinghoff E, Bibbins-Domingo K. Disordered eating behaviors and cardiometabolic risk among young adults with overweight or obesity. Int J Eat Disord. 2018;51(8):931-41.</w:t>
      </w:r>
    </w:p>
    <w:p w14:paraId="4F5B14E3" w14:textId="77777777" w:rsidR="00264B41" w:rsidRPr="00DB7E0B" w:rsidRDefault="00264B41" w:rsidP="008F3A41">
      <w:pPr>
        <w:pStyle w:val="EndNoteBibliography"/>
        <w:spacing w:line="480" w:lineRule="auto"/>
        <w:rPr>
          <w:rFonts w:ascii="Times New Roman" w:hAnsi="Times New Roman" w:cs="Times New Roman"/>
          <w:noProof/>
        </w:rPr>
      </w:pPr>
      <w:r w:rsidRPr="00DB7E0B">
        <w:rPr>
          <w:rFonts w:ascii="Times New Roman" w:hAnsi="Times New Roman" w:cs="Times New Roman"/>
          <w:noProof/>
        </w:rPr>
        <w:t>28.</w:t>
      </w:r>
      <w:r w:rsidRPr="00DB7E0B">
        <w:rPr>
          <w:rFonts w:ascii="Times New Roman" w:hAnsi="Times New Roman" w:cs="Times New Roman"/>
          <w:noProof/>
        </w:rPr>
        <w:tab/>
        <w:t>Diagnostic and statistical manual of mental disorders: DSM-5-TR. washinghton , DC</w:t>
      </w:r>
    </w:p>
    <w:p w14:paraId="608B32BC"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 American Psychiatric Association Publishing; 2022.</w:t>
      </w:r>
    </w:p>
    <w:p w14:paraId="01724571"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29.</w:t>
      </w:r>
      <w:r w:rsidRPr="00DB7E0B">
        <w:rPr>
          <w:rFonts w:ascii="Times New Roman" w:hAnsi="Times New Roman" w:cs="Times New Roman"/>
          <w:noProof/>
        </w:rPr>
        <w:tab/>
        <w:t>Ortega-Luyando M, Alvarez-Rayón G, Garner D, Amaya-Hernández A, Bautista-Díaz M-L, Díaz J. Systematic review of disordered eating behaviors: Methodological considerations for epidemiological research. Revista Mexicana de Trastornos Alimentarios. 2015;6:51-63.</w:t>
      </w:r>
    </w:p>
    <w:p w14:paraId="0564C1B7"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30.</w:t>
      </w:r>
      <w:r w:rsidRPr="00DB7E0B">
        <w:rPr>
          <w:rFonts w:ascii="Times New Roman" w:hAnsi="Times New Roman" w:cs="Times New Roman"/>
          <w:noProof/>
        </w:rPr>
        <w:tab/>
        <w:t>McGuire MT, Story M, Neumark-Sztainer D, Halcon L, Campbell-Forrester S, Blum RW. Prevalence and correlates of weight-control behaviors among Caribbean adolescent students. J Adolesc Health. 2002;31(2):208-11.</w:t>
      </w:r>
    </w:p>
    <w:p w14:paraId="0A537C0D"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31.</w:t>
      </w:r>
      <w:r w:rsidRPr="00DB7E0B">
        <w:rPr>
          <w:rFonts w:ascii="Times New Roman" w:hAnsi="Times New Roman" w:cs="Times New Roman"/>
          <w:noProof/>
        </w:rPr>
        <w:tab/>
        <w:t>Harrison AN, James Bateman CCB, Younger-Coleman NOM, Williams MC, Rocke KD, Clato-Day Scarlett SC, et al. Disordered eating behaviours and attitudes among adolescents in a middle-income country. Eat Weight Disord. 2020;25(6):1727-37.</w:t>
      </w:r>
    </w:p>
    <w:p w14:paraId="1244B1B0"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32.</w:t>
      </w:r>
      <w:r w:rsidRPr="00DB7E0B">
        <w:rPr>
          <w:rFonts w:ascii="Times New Roman" w:hAnsi="Times New Roman" w:cs="Times New Roman"/>
          <w:noProof/>
        </w:rPr>
        <w:tab/>
        <w:t>Jebeile H, Lister NB, Baur LA, Garnett SP, Paxton SJ. Eating disorder risk in adolescents with obesity. Obes Rev. 2021;22(5):e13173.</w:t>
      </w:r>
    </w:p>
    <w:p w14:paraId="774F47E2"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33.</w:t>
      </w:r>
      <w:r w:rsidRPr="00DB7E0B">
        <w:rPr>
          <w:rFonts w:ascii="Times New Roman" w:hAnsi="Times New Roman" w:cs="Times New Roman"/>
          <w:noProof/>
        </w:rPr>
        <w:tab/>
        <w:t>Veses AM, Martínez-Gómez D, Gómez-Martínez S, Vicente-Rodriguez G, Castillo R, Ortega FB, et al. Physical fitness, overweight and the risk of eating disorders in adolescents. The AVENA and AFINOS studies. Pediatric Obesity. 2014;9(1):1-9.</w:t>
      </w:r>
    </w:p>
    <w:p w14:paraId="204A08FA"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34.</w:t>
      </w:r>
      <w:r w:rsidRPr="00DB7E0B">
        <w:rPr>
          <w:rFonts w:ascii="Times New Roman" w:hAnsi="Times New Roman" w:cs="Times New Roman"/>
          <w:noProof/>
        </w:rPr>
        <w:tab/>
        <w:t>House ET, Lister NB, Seidler AL, Li H, Ong WY, McMaster CM, et al. Identifying eating disorders in adolescents and adults with overweight or obesity: A systematic review of screening questionnaires. Int J Eat Disord. 2022;55(9):1171-93.</w:t>
      </w:r>
    </w:p>
    <w:p w14:paraId="7EA888CD"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35.</w:t>
      </w:r>
      <w:r w:rsidRPr="00DB7E0B">
        <w:rPr>
          <w:rFonts w:ascii="Times New Roman" w:hAnsi="Times New Roman" w:cs="Times New Roman"/>
          <w:noProof/>
        </w:rPr>
        <w:tab/>
        <w:t>Pfeifflé S, Pellegrino F, Kruseman M, Pijollet C, Volery M, Soguel L, et al. Current Recommendations for Nutritional Management of Overweight and Obesity in Children and Adolescents: A Structured Framework. Nutrients. 2019;11(2).</w:t>
      </w:r>
    </w:p>
    <w:p w14:paraId="501E870E"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36.</w:t>
      </w:r>
      <w:r w:rsidRPr="00DB7E0B">
        <w:rPr>
          <w:rFonts w:ascii="Times New Roman" w:hAnsi="Times New Roman" w:cs="Times New Roman"/>
          <w:noProof/>
        </w:rPr>
        <w:tab/>
        <w:t>Ramos Salas X. The ineffectiveness and unintended consequences of the public health war on obesity. Can J Public Health. 2015;106(2):e79-81.</w:t>
      </w:r>
    </w:p>
    <w:p w14:paraId="39FF044C"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37.</w:t>
      </w:r>
      <w:r w:rsidRPr="00DB7E0B">
        <w:rPr>
          <w:rFonts w:ascii="Times New Roman" w:hAnsi="Times New Roman" w:cs="Times New Roman"/>
          <w:noProof/>
        </w:rPr>
        <w:tab/>
        <w:t>Dunn CP, Riley JB, Hawkins KB, Tercyak KP. Factors Associated With Disordered Eating Behavior Among Adolescent Girls: Screening and Education. J Prim Care Community Health. 2022;13:21501319211062673.</w:t>
      </w:r>
    </w:p>
    <w:p w14:paraId="18FAEEC2"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38.</w:t>
      </w:r>
      <w:r w:rsidRPr="00DB7E0B">
        <w:rPr>
          <w:rFonts w:ascii="Times New Roman" w:hAnsi="Times New Roman" w:cs="Times New Roman"/>
          <w:noProof/>
        </w:rPr>
        <w:tab/>
        <w:t>Kaitz J, Ray S, Harkins D. Barriers in addressing body image and eating issues in primary care: an overview of women's narratives. Women Health. 2020;60(3):260-70.</w:t>
      </w:r>
    </w:p>
    <w:p w14:paraId="2DE6FC77"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39.</w:t>
      </w:r>
      <w:r w:rsidRPr="00DB7E0B">
        <w:rPr>
          <w:rFonts w:ascii="Times New Roman" w:hAnsi="Times New Roman" w:cs="Times New Roman"/>
          <w:noProof/>
        </w:rPr>
        <w:tab/>
        <w:t>Loth K, Wall M, Larson N, Neumark-Sztainer D. Disordered eating and psychological well-being in overweight and nonoverweight adolescents: secular trends from 1999 to 2010. Int J Eat Disord. 2015;48(3):323-7.</w:t>
      </w:r>
    </w:p>
    <w:p w14:paraId="0AD78F63"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40.</w:t>
      </w:r>
      <w:r w:rsidRPr="00DB7E0B">
        <w:rPr>
          <w:rFonts w:ascii="Times New Roman" w:hAnsi="Times New Roman" w:cs="Times New Roman"/>
          <w:noProof/>
        </w:rPr>
        <w:tab/>
        <w:t>Jebeile H, Gow ML, Baur LA, Garnett SP, Paxton SJ, Lister NB. Treatment of obesity, with a dietary component, and eating disorder risk in children and adolescents: A systematic review with meta-analysis. Obes Rev. 2019;20(9):1287-98.</w:t>
      </w:r>
    </w:p>
    <w:p w14:paraId="4819667F"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41.</w:t>
      </w:r>
      <w:r w:rsidRPr="00DB7E0B">
        <w:rPr>
          <w:rFonts w:ascii="Times New Roman" w:hAnsi="Times New Roman" w:cs="Times New Roman"/>
          <w:noProof/>
        </w:rPr>
        <w:tab/>
        <w:t>Hayes JF, Fitzsimmons-Craft EE, Karam AM, Jakubiak J, Brown ML, Wilfley DE. Disordered Eating Attitudes and Behaviors in Youth with Overweight and Obesity: Implications for Treatment. Curr Obes Rep. 2018;7(3):235-46.</w:t>
      </w:r>
    </w:p>
    <w:p w14:paraId="26F640CC"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42.</w:t>
      </w:r>
      <w:r w:rsidRPr="00DB7E0B">
        <w:rPr>
          <w:rFonts w:ascii="Times New Roman" w:hAnsi="Times New Roman" w:cs="Times New Roman"/>
          <w:noProof/>
        </w:rPr>
        <w:tab/>
        <w:t>Johnson JG, Cohen P, Kasen S, Brook JS. Childhood adversities associated with risk for eating disorders or weight problems during adolescence or early adulthood. Am J Psychiatry. 2002;159(3):394-400.</w:t>
      </w:r>
    </w:p>
    <w:p w14:paraId="703051AB"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43.</w:t>
      </w:r>
      <w:r w:rsidRPr="00DB7E0B">
        <w:rPr>
          <w:rFonts w:ascii="Times New Roman" w:hAnsi="Times New Roman" w:cs="Times New Roman"/>
          <w:noProof/>
        </w:rPr>
        <w:tab/>
        <w:t>Neumark-Sztainer DR, Wall MM, Haines JI, Story MT, Sherwood NE, van den Berg PA. Shared risk and protective factors for overweight and disordered eating in adolescents. Am J Prev Med. 2007;33(5):359-69.</w:t>
      </w:r>
    </w:p>
    <w:p w14:paraId="27D330F0"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44.</w:t>
      </w:r>
      <w:r w:rsidRPr="00DB7E0B">
        <w:rPr>
          <w:rFonts w:ascii="Times New Roman" w:hAnsi="Times New Roman" w:cs="Times New Roman"/>
          <w:noProof/>
        </w:rPr>
        <w:tab/>
        <w:t>Ajibewa TA, Adams TA, Gill AK, Mazin LE, Gerras JE, Hasson RE. Stress coping strategies and stress reactivity in adolescents with overweight/obesity. Stress Health. 2021;37(2):243-54.</w:t>
      </w:r>
    </w:p>
    <w:p w14:paraId="05EC9C7F"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45.</w:t>
      </w:r>
      <w:r w:rsidRPr="00DB7E0B">
        <w:rPr>
          <w:rFonts w:ascii="Times New Roman" w:hAnsi="Times New Roman" w:cs="Times New Roman"/>
          <w:noProof/>
        </w:rPr>
        <w:tab/>
        <w:t>Henderson KA, Obeid N, Buchholz A, Schubert N, Flament MF, Thai H, et al. Coping in adolescents: A mediator between stress and disordered eating. Eat Behav. 2022;47:101626.</w:t>
      </w:r>
    </w:p>
    <w:p w14:paraId="663D19BF"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46.</w:t>
      </w:r>
      <w:r w:rsidRPr="00DB7E0B">
        <w:rPr>
          <w:rFonts w:ascii="Times New Roman" w:hAnsi="Times New Roman" w:cs="Times New Roman"/>
          <w:noProof/>
        </w:rPr>
        <w:tab/>
        <w:t>Hirsch KE, Blomquist KK. Community-Based Prevention Programs for Disordered Eating and Obesity: Updates and Current Limitations. Curr Obes Rep. 2020;9(2):81-97.</w:t>
      </w:r>
    </w:p>
    <w:p w14:paraId="48D5D849"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47.</w:t>
      </w:r>
      <w:r w:rsidRPr="00DB7E0B">
        <w:rPr>
          <w:rFonts w:ascii="Times New Roman" w:hAnsi="Times New Roman" w:cs="Times New Roman"/>
          <w:noProof/>
        </w:rPr>
        <w:tab/>
        <w:t>Savage JS, Fisher JO, Birch LL. Parental influence on eating behavior: conception to adolescence. J Law Med Ethics. 2007;35(1):22-34.</w:t>
      </w:r>
    </w:p>
    <w:p w14:paraId="34B78279"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48.</w:t>
      </w:r>
      <w:r w:rsidRPr="00DB7E0B">
        <w:rPr>
          <w:rFonts w:ascii="Times New Roman" w:hAnsi="Times New Roman" w:cs="Times New Roman"/>
          <w:noProof/>
        </w:rPr>
        <w:tab/>
        <w:t>Verhaegen AA, Van Gaal LF. Drugs That Affect Body Weight, Body Fat Distribution, and Metabolism. BTI - Endotext.</w:t>
      </w:r>
    </w:p>
    <w:p w14:paraId="6DBDA4F1"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49.</w:t>
      </w:r>
      <w:r w:rsidRPr="00DB7E0B">
        <w:rPr>
          <w:rFonts w:ascii="Times New Roman" w:hAnsi="Times New Roman" w:cs="Times New Roman"/>
          <w:noProof/>
        </w:rPr>
        <w:tab/>
        <w:t>Fox CK, Gross AC, Rudser KD, Foy AM, Kelly AS. Depression, Anxiety, and Severity of Obesity in Adolescents: Is Emotional Eating the Link? Clin Pediatr (Phila). 2016;55(12):1120-5.</w:t>
      </w:r>
    </w:p>
    <w:p w14:paraId="61E447E1"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50.</w:t>
      </w:r>
      <w:r w:rsidRPr="00DB7E0B">
        <w:rPr>
          <w:rFonts w:ascii="Times New Roman" w:hAnsi="Times New Roman" w:cs="Times New Roman"/>
          <w:noProof/>
        </w:rPr>
        <w:tab/>
        <w:t>Shank LM, Moursi NA, Tanofsky-Kraff M. Loss-of-Control Eating and Cardiometabolic Health in Relation to Overweight and Obesity. Curr Diab Rep. 2022;22(6):257-66.</w:t>
      </w:r>
    </w:p>
    <w:p w14:paraId="4337600F"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51.</w:t>
      </w:r>
      <w:r w:rsidRPr="00DB7E0B">
        <w:rPr>
          <w:rFonts w:ascii="Times New Roman" w:hAnsi="Times New Roman" w:cs="Times New Roman"/>
          <w:noProof/>
        </w:rPr>
        <w:tab/>
        <w:t>Barbuti M, Carignani G, Weiss F, Calderone A, Santini F, Perugi G. Mood disorders comorbidity in obese bariatric patients: the role of the emotional dysregulation. J Affect Disord. 2021;279:46-52.</w:t>
      </w:r>
    </w:p>
    <w:p w14:paraId="382F7800"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52.</w:t>
      </w:r>
      <w:r w:rsidRPr="00DB7E0B">
        <w:rPr>
          <w:rFonts w:ascii="Times New Roman" w:hAnsi="Times New Roman" w:cs="Times New Roman"/>
          <w:noProof/>
        </w:rPr>
        <w:tab/>
        <w:t>Tan JSK, Tan LES, Davis C, Chew CSE. Eating disorders in children and adolescents. Singapore Med J. 2022;63(6):294-8.</w:t>
      </w:r>
    </w:p>
    <w:p w14:paraId="0453402A"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53.</w:t>
      </w:r>
      <w:r w:rsidRPr="00DB7E0B">
        <w:rPr>
          <w:rFonts w:ascii="Times New Roman" w:hAnsi="Times New Roman" w:cs="Times New Roman"/>
          <w:noProof/>
        </w:rPr>
        <w:tab/>
        <w:t>Le Grange D, Loeb KL. Early identification and treatment of eating disorders: prodrome to syndrome. Early Interv Psychiatry. 2007;1(1):27-39.</w:t>
      </w:r>
    </w:p>
    <w:p w14:paraId="56DC8A25" w14:textId="77777777"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54.</w:t>
      </w:r>
      <w:r w:rsidRPr="00DB7E0B">
        <w:rPr>
          <w:rFonts w:ascii="Times New Roman" w:hAnsi="Times New Roman" w:cs="Times New Roman"/>
          <w:noProof/>
        </w:rPr>
        <w:tab/>
        <w:t>Grilo CM, Masheb RM, Wilson GT, Gueorguieva R, White MA. Cognitive-behavioral therapy, behavioral weight loss, and sequential treatment for obese patients with binge-eating disorder: a randomized controlled trial. J Consult Clin Psychol. 2011;79(5):675-85.</w:t>
      </w:r>
    </w:p>
    <w:p w14:paraId="2B39B5A7" w14:textId="2B15D138" w:rsidR="00264B41" w:rsidRPr="00DB7E0B" w:rsidRDefault="00264B41" w:rsidP="008F3A41">
      <w:pPr>
        <w:pStyle w:val="EndNoteBibliography"/>
        <w:spacing w:after="0" w:line="480" w:lineRule="auto"/>
        <w:rPr>
          <w:rFonts w:ascii="Times New Roman" w:hAnsi="Times New Roman" w:cs="Times New Roman"/>
          <w:noProof/>
        </w:rPr>
      </w:pPr>
      <w:r w:rsidRPr="00DB7E0B">
        <w:rPr>
          <w:rFonts w:ascii="Times New Roman" w:hAnsi="Times New Roman" w:cs="Times New Roman"/>
          <w:noProof/>
        </w:rPr>
        <w:t>55.</w:t>
      </w:r>
      <w:r w:rsidRPr="00DB7E0B">
        <w:rPr>
          <w:rFonts w:ascii="Times New Roman" w:hAnsi="Times New Roman" w:cs="Times New Roman"/>
          <w:noProof/>
        </w:rPr>
        <w:tab/>
        <w:t xml:space="preserve">CDC) cfdc, WHO) who. Jamaica Global School-Based Student Health Survey 20102010 6/2/24. Available from: </w:t>
      </w:r>
      <w:hyperlink r:id="rId20" w:history="1">
        <w:r w:rsidRPr="00DB7E0B">
          <w:rPr>
            <w:rStyle w:val="Hyperlink"/>
            <w:rFonts w:ascii="Times New Roman" w:hAnsi="Times New Roman" w:cs="Times New Roman"/>
            <w:noProof/>
          </w:rPr>
          <w:t>https://ghdx.healthdata.org/record/jamaica-global-school-based-student-health-survey-2010</w:t>
        </w:r>
      </w:hyperlink>
      <w:r w:rsidRPr="00DB7E0B">
        <w:rPr>
          <w:rFonts w:ascii="Times New Roman" w:hAnsi="Times New Roman" w:cs="Times New Roman"/>
          <w:noProof/>
        </w:rPr>
        <w:t>.</w:t>
      </w:r>
    </w:p>
    <w:p w14:paraId="4D6CCF0E" w14:textId="298C8245" w:rsidR="00264B41" w:rsidRPr="00DB7E0B" w:rsidRDefault="00264B41" w:rsidP="008F3A41">
      <w:pPr>
        <w:pStyle w:val="EndNoteBibliography"/>
        <w:spacing w:line="480" w:lineRule="auto"/>
        <w:rPr>
          <w:rFonts w:ascii="Times New Roman" w:hAnsi="Times New Roman" w:cs="Times New Roman"/>
          <w:noProof/>
        </w:rPr>
      </w:pPr>
      <w:r w:rsidRPr="00DB7E0B">
        <w:rPr>
          <w:rFonts w:ascii="Times New Roman" w:hAnsi="Times New Roman" w:cs="Times New Roman"/>
          <w:noProof/>
        </w:rPr>
        <w:t>56.</w:t>
      </w:r>
      <w:r w:rsidRPr="00DB7E0B">
        <w:rPr>
          <w:rFonts w:ascii="Times New Roman" w:hAnsi="Times New Roman" w:cs="Times New Roman"/>
          <w:noProof/>
        </w:rPr>
        <w:tab/>
        <w:t xml:space="preserve">(CDC) cfdcap, (WHO) who. Jamaica Global School-Based Student Health Survey 20172020 6/2/24. Available from: </w:t>
      </w:r>
      <w:hyperlink r:id="rId21" w:history="1">
        <w:r w:rsidRPr="00DB7E0B">
          <w:rPr>
            <w:rStyle w:val="Hyperlink"/>
            <w:rFonts w:ascii="Times New Roman" w:hAnsi="Times New Roman" w:cs="Times New Roman"/>
            <w:noProof/>
          </w:rPr>
          <w:t>https://ghdx.healthdata.org/record/jamaica-global-school-based-student-health-survey-2017</w:t>
        </w:r>
      </w:hyperlink>
      <w:r w:rsidRPr="00DB7E0B">
        <w:rPr>
          <w:rFonts w:ascii="Times New Roman" w:hAnsi="Times New Roman" w:cs="Times New Roman"/>
          <w:noProof/>
        </w:rPr>
        <w:t>.</w:t>
      </w:r>
    </w:p>
    <w:p w14:paraId="5E9BB350" w14:textId="28D9FA87" w:rsidR="00F40D64" w:rsidRPr="00DB7E0B" w:rsidRDefault="005211EE" w:rsidP="008F3A41">
      <w:pPr>
        <w:spacing w:line="480" w:lineRule="auto"/>
      </w:pPr>
      <w:r w:rsidRPr="00DB7E0B">
        <w:fldChar w:fldCharType="end"/>
      </w:r>
    </w:p>
    <w:p w14:paraId="214C1279" w14:textId="61A1F3CF" w:rsidR="00F40D64" w:rsidRPr="00DB7E0B" w:rsidRDefault="005211EE" w:rsidP="008F3A41">
      <w:pPr>
        <w:pStyle w:val="Heading1"/>
        <w:spacing w:line="480" w:lineRule="auto"/>
        <w:rPr>
          <w:rFonts w:ascii="Times New Roman" w:hAnsi="Times New Roman" w:cs="Times New Roman"/>
          <w:sz w:val="24"/>
          <w:szCs w:val="24"/>
        </w:rPr>
      </w:pPr>
      <w:bookmarkStart w:id="171" w:name="_Toc197739646"/>
      <w:r w:rsidRPr="00DB7E0B">
        <w:rPr>
          <w:rFonts w:ascii="Times New Roman" w:hAnsi="Times New Roman" w:cs="Times New Roman"/>
          <w:sz w:val="24"/>
          <w:szCs w:val="24"/>
        </w:rPr>
        <w:t>Appendix 1</w:t>
      </w:r>
      <w:bookmarkEnd w:id="171"/>
    </w:p>
    <w:p w14:paraId="008323F8" w14:textId="77777777" w:rsidR="00F40D64" w:rsidRPr="00DB7E0B" w:rsidRDefault="00F40D64" w:rsidP="008F3A41">
      <w:pPr>
        <w:spacing w:line="480" w:lineRule="auto"/>
      </w:pPr>
    </w:p>
    <w:p w14:paraId="30AFB317" w14:textId="0540BCC7" w:rsidR="00F40D64" w:rsidRPr="00DB7E0B" w:rsidRDefault="005211EE" w:rsidP="008F3A41">
      <w:pPr>
        <w:spacing w:line="480" w:lineRule="auto"/>
        <w:rPr>
          <w:color w:val="0F4761" w:themeColor="accent1" w:themeShade="BF"/>
        </w:rPr>
      </w:pPr>
      <w:r w:rsidRPr="00DB7E0B">
        <w:rPr>
          <w:noProof/>
        </w:rPr>
        <w:drawing>
          <wp:anchor distT="0" distB="0" distL="114300" distR="114300" simplePos="0" relativeHeight="251658240" behindDoc="1" locked="0" layoutInCell="1" allowOverlap="1" wp14:anchorId="7CEBEBC1" wp14:editId="66F777D6">
            <wp:simplePos x="0" y="0"/>
            <wp:positionH relativeFrom="column">
              <wp:posOffset>1004193</wp:posOffset>
            </wp:positionH>
            <wp:positionV relativeFrom="paragraph">
              <wp:posOffset>57108</wp:posOffset>
            </wp:positionV>
            <wp:extent cx="4531360" cy="8763635"/>
            <wp:effectExtent l="0" t="0" r="0" b="0"/>
            <wp:wrapNone/>
            <wp:docPr id="109788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8094" name="Picture 109788094"/>
                    <pic:cNvPicPr/>
                  </pic:nvPicPr>
                  <pic:blipFill>
                    <a:blip r:embed="rId22">
                      <a:extLst>
                        <a:ext uri="{28A0092B-C50C-407E-A947-70E740481C1C}">
                          <a14:useLocalDpi xmlns:a14="http://schemas.microsoft.com/office/drawing/2010/main" val="0"/>
                        </a:ext>
                      </a:extLst>
                    </a:blip>
                    <a:stretch>
                      <a:fillRect/>
                    </a:stretch>
                  </pic:blipFill>
                  <pic:spPr>
                    <a:xfrm>
                      <a:off x="0" y="0"/>
                      <a:ext cx="4531360" cy="8763635"/>
                    </a:xfrm>
                    <a:prstGeom prst="rect">
                      <a:avLst/>
                    </a:prstGeom>
                  </pic:spPr>
                </pic:pic>
              </a:graphicData>
            </a:graphic>
            <wp14:sizeRelH relativeFrom="page">
              <wp14:pctWidth>0</wp14:pctWidth>
            </wp14:sizeRelH>
            <wp14:sizeRelV relativeFrom="page">
              <wp14:pctHeight>0</wp14:pctHeight>
            </wp14:sizeRelV>
          </wp:anchor>
        </w:drawing>
      </w:r>
      <w:r w:rsidRPr="00DB7E0B">
        <w:br w:type="page"/>
      </w:r>
    </w:p>
    <w:p w14:paraId="5F764ACD" w14:textId="2ABF5718" w:rsidR="00F40D64" w:rsidRPr="00DB7E0B" w:rsidRDefault="005211EE" w:rsidP="008F3A41">
      <w:pPr>
        <w:pStyle w:val="Heading1"/>
        <w:spacing w:line="480" w:lineRule="auto"/>
        <w:rPr>
          <w:rFonts w:ascii="Times New Roman" w:eastAsia="Times New Roman" w:hAnsi="Times New Roman" w:cs="Times New Roman"/>
          <w:sz w:val="24"/>
          <w:szCs w:val="24"/>
        </w:rPr>
      </w:pPr>
      <w:bookmarkStart w:id="172" w:name="_Toc197739647"/>
      <w:r w:rsidRPr="00DB7E0B">
        <w:rPr>
          <w:rFonts w:ascii="Times New Roman" w:eastAsia="Times New Roman" w:hAnsi="Times New Roman" w:cs="Times New Roman"/>
          <w:sz w:val="24"/>
          <w:szCs w:val="24"/>
        </w:rPr>
        <w:t>Appendix 2</w:t>
      </w:r>
      <w:bookmarkEnd w:id="172"/>
    </w:p>
    <w:p w14:paraId="58208552" w14:textId="6A4F4838" w:rsidR="00F40D64" w:rsidRPr="00DB7E0B" w:rsidRDefault="00E63DF3" w:rsidP="008F3A41">
      <w:pPr>
        <w:spacing w:line="480" w:lineRule="auto"/>
      </w:pPr>
      <w:r w:rsidRPr="00DB7E0B">
        <w:rPr>
          <w:noProof/>
        </w:rPr>
        <w:drawing>
          <wp:anchor distT="0" distB="0" distL="114300" distR="114300" simplePos="0" relativeHeight="251658241" behindDoc="0" locked="0" layoutInCell="1" allowOverlap="1" wp14:anchorId="7E927311" wp14:editId="53555480">
            <wp:simplePos x="0" y="0"/>
            <wp:positionH relativeFrom="column">
              <wp:posOffset>0</wp:posOffset>
            </wp:positionH>
            <wp:positionV relativeFrom="paragraph">
              <wp:posOffset>0</wp:posOffset>
            </wp:positionV>
            <wp:extent cx="5731510" cy="8857615"/>
            <wp:effectExtent l="0" t="0" r="0" b="0"/>
            <wp:wrapNone/>
            <wp:docPr id="17625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68" name="Picture 17625268"/>
                    <pic:cNvPicPr/>
                  </pic:nvPicPr>
                  <pic:blipFill>
                    <a:blip r:embed="rId23">
                      <a:extLst>
                        <a:ext uri="{28A0092B-C50C-407E-A947-70E740481C1C}">
                          <a14:useLocalDpi xmlns:a14="http://schemas.microsoft.com/office/drawing/2010/main" val="0"/>
                        </a:ext>
                      </a:extLst>
                    </a:blip>
                    <a:stretch>
                      <a:fillRect/>
                    </a:stretch>
                  </pic:blipFill>
                  <pic:spPr>
                    <a:xfrm>
                      <a:off x="0" y="0"/>
                      <a:ext cx="5731510" cy="8857615"/>
                    </a:xfrm>
                    <a:prstGeom prst="rect">
                      <a:avLst/>
                    </a:prstGeom>
                  </pic:spPr>
                </pic:pic>
              </a:graphicData>
            </a:graphic>
            <wp14:sizeRelH relativeFrom="page">
              <wp14:pctWidth>0</wp14:pctWidth>
            </wp14:sizeRelH>
            <wp14:sizeRelV relativeFrom="page">
              <wp14:pctHeight>0</wp14:pctHeight>
            </wp14:sizeRelV>
          </wp:anchor>
        </w:drawing>
      </w:r>
    </w:p>
    <w:p w14:paraId="72A77560" w14:textId="77777777" w:rsidR="00F40D64" w:rsidRPr="00DB7E0B" w:rsidRDefault="00F40D64" w:rsidP="008F3A41">
      <w:pPr>
        <w:spacing w:line="480" w:lineRule="auto"/>
      </w:pPr>
    </w:p>
    <w:p w14:paraId="1E07F326" w14:textId="6B446193" w:rsidR="00F40D64" w:rsidRPr="00DB7E0B" w:rsidRDefault="005211EE" w:rsidP="008F3A41">
      <w:pPr>
        <w:spacing w:line="480" w:lineRule="auto"/>
      </w:pPr>
      <w:r w:rsidRPr="00DB7E0B">
        <w:br w:type="page"/>
      </w:r>
    </w:p>
    <w:p w14:paraId="39603B50" w14:textId="5DA2DDEE" w:rsidR="00F40D64" w:rsidRPr="00DB7E0B" w:rsidRDefault="005211EE" w:rsidP="008F3A41">
      <w:pPr>
        <w:pStyle w:val="Heading1"/>
        <w:spacing w:line="480" w:lineRule="auto"/>
        <w:rPr>
          <w:rFonts w:ascii="Times New Roman" w:hAnsi="Times New Roman" w:cs="Times New Roman"/>
          <w:sz w:val="24"/>
          <w:szCs w:val="24"/>
        </w:rPr>
      </w:pPr>
      <w:bookmarkStart w:id="173" w:name="_Toc197739648"/>
      <w:r w:rsidRPr="00DB7E0B">
        <w:rPr>
          <w:rFonts w:ascii="Times New Roman" w:hAnsi="Times New Roman" w:cs="Times New Roman"/>
          <w:sz w:val="24"/>
          <w:szCs w:val="24"/>
        </w:rPr>
        <w:t>Appendix 3</w:t>
      </w:r>
      <w:bookmarkEnd w:id="173"/>
    </w:p>
    <w:p w14:paraId="5C9EB438" w14:textId="77777777" w:rsidR="00E63DF3" w:rsidRPr="00DB7E0B" w:rsidRDefault="00E63DF3" w:rsidP="008F3A41">
      <w:pPr>
        <w:spacing w:line="480" w:lineRule="auto"/>
      </w:pPr>
    </w:p>
    <w:p w14:paraId="594E63BF" w14:textId="77777777" w:rsidR="00F40D64" w:rsidRPr="00DB7E0B" w:rsidRDefault="00F40D64" w:rsidP="008F3A41">
      <w:pPr>
        <w:spacing w:line="480" w:lineRule="auto"/>
      </w:pPr>
    </w:p>
    <w:p w14:paraId="7FBE84B3" w14:textId="77777777" w:rsidR="00F40D64" w:rsidRPr="00DB7E0B" w:rsidRDefault="00F40D64" w:rsidP="008F3A41">
      <w:pPr>
        <w:spacing w:line="480" w:lineRule="auto"/>
      </w:pPr>
    </w:p>
    <w:p w14:paraId="507344FE" w14:textId="28E8230D" w:rsidR="00F40D64" w:rsidRPr="00DB7E0B" w:rsidRDefault="00A43976" w:rsidP="008F3A41">
      <w:pPr>
        <w:spacing w:line="480" w:lineRule="auto"/>
      </w:pPr>
      <w:r w:rsidRPr="00DB7E0B">
        <w:rPr>
          <w:noProof/>
        </w:rPr>
        <w:drawing>
          <wp:anchor distT="0" distB="0" distL="114300" distR="114300" simplePos="0" relativeHeight="251658242" behindDoc="0" locked="0" layoutInCell="1" allowOverlap="1" wp14:anchorId="6C9575C6" wp14:editId="3CD414C8">
            <wp:simplePos x="0" y="0"/>
            <wp:positionH relativeFrom="column">
              <wp:posOffset>0</wp:posOffset>
            </wp:positionH>
            <wp:positionV relativeFrom="paragraph">
              <wp:posOffset>-635</wp:posOffset>
            </wp:positionV>
            <wp:extent cx="5731510" cy="7417435"/>
            <wp:effectExtent l="0" t="0" r="0" b="0"/>
            <wp:wrapNone/>
            <wp:docPr id="530971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71376" name="Picture 530971376"/>
                    <pic:cNvPicPr/>
                  </pic:nvPicPr>
                  <pic:blipFill>
                    <a:blip r:embed="rId24">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14:sizeRelH relativeFrom="page">
              <wp14:pctWidth>0</wp14:pctWidth>
            </wp14:sizeRelH>
            <wp14:sizeRelV relativeFrom="page">
              <wp14:pctHeight>0</wp14:pctHeight>
            </wp14:sizeRelV>
          </wp:anchor>
        </w:drawing>
      </w:r>
    </w:p>
    <w:p w14:paraId="0BC6E749" w14:textId="77777777" w:rsidR="00F40D64" w:rsidRPr="00DB7E0B" w:rsidRDefault="00F40D64" w:rsidP="008F3A41">
      <w:pPr>
        <w:spacing w:line="480" w:lineRule="auto"/>
      </w:pPr>
    </w:p>
    <w:p w14:paraId="69047807" w14:textId="77777777" w:rsidR="00F40D64" w:rsidRPr="00DB7E0B" w:rsidRDefault="00F40D64" w:rsidP="008F3A41">
      <w:pPr>
        <w:spacing w:line="480" w:lineRule="auto"/>
      </w:pPr>
    </w:p>
    <w:p w14:paraId="497FFA99" w14:textId="686A6D78" w:rsidR="00F40D64" w:rsidRPr="00DB7E0B" w:rsidRDefault="00F40D64" w:rsidP="008F3A41">
      <w:pPr>
        <w:spacing w:line="480" w:lineRule="auto"/>
      </w:pPr>
    </w:p>
    <w:p w14:paraId="0059F764" w14:textId="77777777" w:rsidR="00F40D64" w:rsidRPr="00DB7E0B" w:rsidRDefault="00F40D64" w:rsidP="008F3A41">
      <w:pPr>
        <w:spacing w:line="480" w:lineRule="auto"/>
      </w:pPr>
    </w:p>
    <w:p w14:paraId="091B8A91" w14:textId="77777777" w:rsidR="00F40D64" w:rsidRPr="00DB7E0B" w:rsidRDefault="00F40D64" w:rsidP="008F3A41">
      <w:pPr>
        <w:spacing w:line="480" w:lineRule="auto"/>
      </w:pPr>
    </w:p>
    <w:p w14:paraId="06632B1D" w14:textId="77777777" w:rsidR="00F40D64" w:rsidRPr="00DB7E0B" w:rsidRDefault="00F40D64" w:rsidP="008F3A41">
      <w:pPr>
        <w:spacing w:line="480" w:lineRule="auto"/>
      </w:pPr>
    </w:p>
    <w:p w14:paraId="49B29F80" w14:textId="77777777" w:rsidR="00F40D64" w:rsidRPr="00DB7E0B" w:rsidRDefault="00F40D64" w:rsidP="008F3A41">
      <w:pPr>
        <w:spacing w:line="480" w:lineRule="auto"/>
      </w:pPr>
    </w:p>
    <w:p w14:paraId="13E0B224" w14:textId="77777777" w:rsidR="00F40D64" w:rsidRPr="00DB7E0B" w:rsidRDefault="00F40D64" w:rsidP="008F3A41">
      <w:pPr>
        <w:spacing w:line="480" w:lineRule="auto"/>
      </w:pPr>
    </w:p>
    <w:p w14:paraId="706D6CFA" w14:textId="77777777" w:rsidR="00F40D64" w:rsidRPr="00DB7E0B" w:rsidRDefault="00F40D64" w:rsidP="008F3A41">
      <w:pPr>
        <w:spacing w:line="480" w:lineRule="auto"/>
      </w:pPr>
    </w:p>
    <w:p w14:paraId="180CB478" w14:textId="77777777" w:rsidR="00F40D64" w:rsidRPr="00DB7E0B" w:rsidRDefault="00F40D64" w:rsidP="008F3A41">
      <w:pPr>
        <w:spacing w:line="480" w:lineRule="auto"/>
      </w:pPr>
    </w:p>
    <w:p w14:paraId="15BE20AA" w14:textId="77777777" w:rsidR="00F40D64" w:rsidRPr="00DB7E0B" w:rsidRDefault="00F40D64" w:rsidP="008F3A41">
      <w:pPr>
        <w:spacing w:line="480" w:lineRule="auto"/>
      </w:pPr>
    </w:p>
    <w:p w14:paraId="7640BDA9" w14:textId="77777777" w:rsidR="00F40D64" w:rsidRPr="00DB7E0B" w:rsidRDefault="00F40D64" w:rsidP="008F3A41">
      <w:pPr>
        <w:spacing w:line="480" w:lineRule="auto"/>
      </w:pPr>
    </w:p>
    <w:p w14:paraId="4C7AD0E3" w14:textId="77777777" w:rsidR="00F40D64" w:rsidRPr="00DB7E0B" w:rsidRDefault="00F40D64" w:rsidP="008F3A41">
      <w:pPr>
        <w:spacing w:line="480" w:lineRule="auto"/>
      </w:pPr>
    </w:p>
    <w:p w14:paraId="597D8795" w14:textId="77777777" w:rsidR="00F40D64" w:rsidRPr="00DB7E0B" w:rsidRDefault="00F40D64" w:rsidP="008F3A41">
      <w:pPr>
        <w:spacing w:line="480" w:lineRule="auto"/>
      </w:pPr>
    </w:p>
    <w:p w14:paraId="75E61509" w14:textId="77777777" w:rsidR="00F40D64" w:rsidRPr="00DB7E0B" w:rsidRDefault="00F40D64" w:rsidP="008F3A41">
      <w:pPr>
        <w:spacing w:line="480" w:lineRule="auto"/>
      </w:pPr>
    </w:p>
    <w:p w14:paraId="29B2F124" w14:textId="77777777" w:rsidR="00F40D64" w:rsidRPr="00DB7E0B" w:rsidRDefault="00F40D64" w:rsidP="008F3A41">
      <w:pPr>
        <w:spacing w:line="480" w:lineRule="auto"/>
        <w:rPr>
          <w:rFonts w:eastAsiaTheme="majorEastAsia"/>
          <w:color w:val="0F4761" w:themeColor="accent1" w:themeShade="BF"/>
        </w:rPr>
      </w:pPr>
    </w:p>
    <w:p w14:paraId="6ADFD0FF" w14:textId="0E3D7CD7" w:rsidR="00F40D64" w:rsidRPr="00DB7E0B" w:rsidRDefault="005211EE" w:rsidP="008F3A41">
      <w:pPr>
        <w:pStyle w:val="Heading1"/>
        <w:spacing w:line="480" w:lineRule="auto"/>
        <w:rPr>
          <w:rFonts w:ascii="Times New Roman" w:hAnsi="Times New Roman" w:cs="Times New Roman"/>
          <w:sz w:val="24"/>
          <w:szCs w:val="24"/>
        </w:rPr>
      </w:pPr>
      <w:bookmarkStart w:id="174" w:name="_Toc197739649"/>
      <w:r w:rsidRPr="00DB7E0B">
        <w:rPr>
          <w:rFonts w:ascii="Times New Roman" w:hAnsi="Times New Roman" w:cs="Times New Roman"/>
          <w:sz w:val="24"/>
          <w:szCs w:val="24"/>
        </w:rPr>
        <w:t>Appendix 4</w:t>
      </w:r>
      <w:bookmarkEnd w:id="174"/>
      <w:r w:rsidRPr="00DB7E0B">
        <w:rPr>
          <w:rFonts w:ascii="Times New Roman" w:hAnsi="Times New Roman" w:cs="Times New Roman"/>
          <w:sz w:val="24"/>
          <w:szCs w:val="24"/>
        </w:rPr>
        <w:t xml:space="preserve"> </w:t>
      </w:r>
    </w:p>
    <w:p w14:paraId="63E78817" w14:textId="4118CA4E" w:rsidR="00F40D64" w:rsidRPr="00DB7E0B" w:rsidRDefault="00F40D64" w:rsidP="008F3A41">
      <w:pPr>
        <w:spacing w:line="480" w:lineRule="auto"/>
      </w:pPr>
    </w:p>
    <w:p w14:paraId="4F83AEC8" w14:textId="77777777" w:rsidR="00F40D64" w:rsidRPr="00DB7E0B" w:rsidRDefault="00F40D64" w:rsidP="008F3A41">
      <w:pPr>
        <w:spacing w:line="480" w:lineRule="auto"/>
      </w:pPr>
    </w:p>
    <w:p w14:paraId="4F404473" w14:textId="768EDD68" w:rsidR="00F40D64" w:rsidRPr="00DB7E0B" w:rsidRDefault="00E00043" w:rsidP="008F3A41">
      <w:pPr>
        <w:spacing w:line="480" w:lineRule="auto"/>
      </w:pPr>
      <w:r w:rsidRPr="00DB7E0B">
        <w:rPr>
          <w:noProof/>
        </w:rPr>
        <w:drawing>
          <wp:anchor distT="0" distB="0" distL="114300" distR="114300" simplePos="0" relativeHeight="251658243" behindDoc="0" locked="0" layoutInCell="1" allowOverlap="1" wp14:anchorId="61D0D9D0" wp14:editId="2440E425">
            <wp:simplePos x="0" y="0"/>
            <wp:positionH relativeFrom="column">
              <wp:posOffset>0</wp:posOffset>
            </wp:positionH>
            <wp:positionV relativeFrom="paragraph">
              <wp:posOffset>-635</wp:posOffset>
            </wp:positionV>
            <wp:extent cx="5731510" cy="7417435"/>
            <wp:effectExtent l="0" t="0" r="0" b="0"/>
            <wp:wrapNone/>
            <wp:docPr id="169374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4501" name="Picture 169374501"/>
                    <pic:cNvPicPr/>
                  </pic:nvPicPr>
                  <pic:blipFill>
                    <a:blip r:embed="rId25">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14:sizeRelH relativeFrom="page">
              <wp14:pctWidth>0</wp14:pctWidth>
            </wp14:sizeRelH>
            <wp14:sizeRelV relativeFrom="page">
              <wp14:pctHeight>0</wp14:pctHeight>
            </wp14:sizeRelV>
          </wp:anchor>
        </w:drawing>
      </w:r>
    </w:p>
    <w:p w14:paraId="5751BC1C" w14:textId="77777777" w:rsidR="00F40D64" w:rsidRPr="00DB7E0B" w:rsidRDefault="00F40D64" w:rsidP="008F3A41">
      <w:pPr>
        <w:spacing w:line="480" w:lineRule="auto"/>
      </w:pPr>
    </w:p>
    <w:p w14:paraId="21D44A37" w14:textId="77777777" w:rsidR="00F40D64" w:rsidRPr="00DB7E0B" w:rsidRDefault="00F40D64" w:rsidP="008F3A41">
      <w:pPr>
        <w:spacing w:line="480" w:lineRule="auto"/>
      </w:pPr>
    </w:p>
    <w:p w14:paraId="0EBBB693" w14:textId="77777777" w:rsidR="00F40D64" w:rsidRPr="00DB7E0B" w:rsidRDefault="00F40D64" w:rsidP="008F3A41">
      <w:pPr>
        <w:spacing w:line="480" w:lineRule="auto"/>
      </w:pPr>
    </w:p>
    <w:p w14:paraId="10307584" w14:textId="77777777" w:rsidR="00F40D64" w:rsidRPr="00DB7E0B" w:rsidRDefault="00F40D64" w:rsidP="008F3A41">
      <w:pPr>
        <w:spacing w:line="480" w:lineRule="auto"/>
      </w:pPr>
    </w:p>
    <w:p w14:paraId="103412A7" w14:textId="77777777" w:rsidR="00F40D64" w:rsidRPr="00DB7E0B" w:rsidRDefault="00F40D64" w:rsidP="008F3A41">
      <w:pPr>
        <w:spacing w:line="480" w:lineRule="auto"/>
      </w:pPr>
    </w:p>
    <w:p w14:paraId="2AA304B3" w14:textId="77777777" w:rsidR="00F40D64" w:rsidRPr="00DB7E0B" w:rsidRDefault="00F40D64" w:rsidP="008F3A41">
      <w:pPr>
        <w:spacing w:line="480" w:lineRule="auto"/>
      </w:pPr>
    </w:p>
    <w:p w14:paraId="2A348BCA" w14:textId="77777777" w:rsidR="00F40D64" w:rsidRPr="00DB7E0B" w:rsidRDefault="00F40D64" w:rsidP="008F3A41">
      <w:pPr>
        <w:spacing w:line="480" w:lineRule="auto"/>
      </w:pPr>
    </w:p>
    <w:p w14:paraId="02314E48" w14:textId="77777777" w:rsidR="00F40D64" w:rsidRPr="00DB7E0B" w:rsidRDefault="00F40D64" w:rsidP="008F3A41">
      <w:pPr>
        <w:spacing w:line="480" w:lineRule="auto"/>
      </w:pPr>
    </w:p>
    <w:p w14:paraId="3FCA0810" w14:textId="77777777" w:rsidR="00F40D64" w:rsidRPr="00DB7E0B" w:rsidRDefault="00F40D64" w:rsidP="008F3A41">
      <w:pPr>
        <w:spacing w:line="480" w:lineRule="auto"/>
      </w:pPr>
    </w:p>
    <w:p w14:paraId="66B7B8AD" w14:textId="77777777" w:rsidR="00F40D64" w:rsidRPr="00DB7E0B" w:rsidRDefault="00F40D64" w:rsidP="008F3A41">
      <w:pPr>
        <w:spacing w:line="480" w:lineRule="auto"/>
      </w:pPr>
    </w:p>
    <w:p w14:paraId="4ED1C868" w14:textId="77777777" w:rsidR="00F40D64" w:rsidRPr="00DB7E0B" w:rsidRDefault="00F40D64" w:rsidP="008F3A41">
      <w:pPr>
        <w:spacing w:line="480" w:lineRule="auto"/>
      </w:pPr>
    </w:p>
    <w:p w14:paraId="270C2F0D" w14:textId="77777777" w:rsidR="00F40D64" w:rsidRPr="00DB7E0B" w:rsidRDefault="00F40D64" w:rsidP="008F3A41">
      <w:pPr>
        <w:spacing w:line="480" w:lineRule="auto"/>
      </w:pPr>
    </w:p>
    <w:p w14:paraId="550982CB" w14:textId="77777777" w:rsidR="00F40D64" w:rsidRPr="00DB7E0B" w:rsidRDefault="00F40D64" w:rsidP="008F3A41">
      <w:pPr>
        <w:spacing w:line="480" w:lineRule="auto"/>
      </w:pPr>
    </w:p>
    <w:p w14:paraId="2D930EC7" w14:textId="77777777" w:rsidR="00F40D64" w:rsidRPr="00DB7E0B" w:rsidRDefault="00F40D64" w:rsidP="008F3A41">
      <w:pPr>
        <w:spacing w:line="480" w:lineRule="auto"/>
      </w:pPr>
    </w:p>
    <w:p w14:paraId="18FADA24" w14:textId="77777777" w:rsidR="00F40D64" w:rsidRPr="00DB7E0B" w:rsidRDefault="00F40D64" w:rsidP="008F3A41">
      <w:pPr>
        <w:spacing w:line="480" w:lineRule="auto"/>
      </w:pPr>
    </w:p>
    <w:p w14:paraId="183CE377" w14:textId="30F55256" w:rsidR="00731A68" w:rsidRPr="00DB7E0B" w:rsidRDefault="00731A68" w:rsidP="008F3A41">
      <w:pPr>
        <w:spacing w:line="480" w:lineRule="auto"/>
      </w:pPr>
      <w:r w:rsidRPr="00DB7E0B">
        <w:br w:type="page"/>
      </w:r>
    </w:p>
    <w:p w14:paraId="3DC23D9B" w14:textId="77777777" w:rsidR="005B2E09" w:rsidRPr="00DB7E0B" w:rsidRDefault="00B95B1C" w:rsidP="008F3A41">
      <w:pPr>
        <w:pStyle w:val="Heading1"/>
        <w:spacing w:line="480" w:lineRule="auto"/>
        <w:rPr>
          <w:rFonts w:ascii="Times New Roman" w:hAnsi="Times New Roman" w:cs="Times New Roman"/>
          <w:sz w:val="24"/>
          <w:szCs w:val="24"/>
        </w:rPr>
      </w:pPr>
      <w:bookmarkStart w:id="175" w:name="_Toc197739650"/>
      <w:r w:rsidRPr="00DB7E0B">
        <w:rPr>
          <w:rFonts w:ascii="Times New Roman" w:hAnsi="Times New Roman" w:cs="Times New Roman"/>
          <w:sz w:val="24"/>
          <w:szCs w:val="24"/>
        </w:rPr>
        <w:t>Appendix 5a</w:t>
      </w:r>
      <w:bookmarkEnd w:id="175"/>
      <w:r w:rsidRPr="00DB7E0B">
        <w:rPr>
          <w:rFonts w:ascii="Times New Roman" w:hAnsi="Times New Roman" w:cs="Times New Roman"/>
          <w:sz w:val="24"/>
          <w:szCs w:val="24"/>
        </w:rPr>
        <w:t xml:space="preserve"> </w:t>
      </w:r>
    </w:p>
    <w:p w14:paraId="3436EC00" w14:textId="77777777" w:rsidR="00E9234E" w:rsidRPr="00DB7E0B" w:rsidRDefault="00E9234E" w:rsidP="008F3A41">
      <w:pPr>
        <w:spacing w:before="61" w:line="480" w:lineRule="auto"/>
        <w:ind w:left="1158" w:right="1121"/>
        <w:jc w:val="center"/>
      </w:pPr>
      <w:r w:rsidRPr="00DB7E0B">
        <w:t>UNIVERSITY</w:t>
      </w:r>
      <w:r w:rsidRPr="00DB7E0B">
        <w:rPr>
          <w:spacing w:val="-2"/>
        </w:rPr>
        <w:t xml:space="preserve"> </w:t>
      </w:r>
      <w:r w:rsidRPr="00DB7E0B">
        <w:t>HOSPITAL</w:t>
      </w:r>
      <w:r w:rsidRPr="00DB7E0B">
        <w:rPr>
          <w:spacing w:val="-1"/>
        </w:rPr>
        <w:t xml:space="preserve"> </w:t>
      </w:r>
      <w:r w:rsidRPr="00DB7E0B">
        <w:t>OF</w:t>
      </w:r>
      <w:r w:rsidRPr="00DB7E0B">
        <w:rPr>
          <w:spacing w:val="-3"/>
        </w:rPr>
        <w:t xml:space="preserve"> </w:t>
      </w:r>
      <w:r w:rsidRPr="00DB7E0B">
        <w:t>THE</w:t>
      </w:r>
      <w:r w:rsidRPr="00DB7E0B">
        <w:rPr>
          <w:spacing w:val="-4"/>
        </w:rPr>
        <w:t xml:space="preserve"> </w:t>
      </w:r>
      <w:r w:rsidRPr="00DB7E0B">
        <w:t>WEST INDIES</w:t>
      </w:r>
    </w:p>
    <w:p w14:paraId="3A087B77" w14:textId="77777777" w:rsidR="00E9234E" w:rsidRPr="00DB7E0B" w:rsidRDefault="00E9234E" w:rsidP="008F3A41">
      <w:pPr>
        <w:tabs>
          <w:tab w:val="left" w:pos="7808"/>
        </w:tabs>
        <w:spacing w:before="198" w:line="480" w:lineRule="auto"/>
        <w:ind w:right="14"/>
        <w:jc w:val="center"/>
      </w:pPr>
      <w:r w:rsidRPr="00DB7E0B">
        <w:rPr>
          <w:noProof/>
        </w:rPr>
        <w:drawing>
          <wp:anchor distT="0" distB="0" distL="0" distR="0" simplePos="0" relativeHeight="251658265" behindDoc="1" locked="0" layoutInCell="1" allowOverlap="1" wp14:anchorId="4EE04B62" wp14:editId="0DB8C66C">
            <wp:simplePos x="0" y="0"/>
            <wp:positionH relativeFrom="page">
              <wp:posOffset>3581400</wp:posOffset>
            </wp:positionH>
            <wp:positionV relativeFrom="paragraph">
              <wp:posOffset>186765</wp:posOffset>
            </wp:positionV>
            <wp:extent cx="1038225" cy="1089659"/>
            <wp:effectExtent l="0" t="0" r="0" b="0"/>
            <wp:wrapNone/>
            <wp:docPr id="1" name="image1.jpeg"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university&#10;&#10;Description automatically generated"/>
                    <pic:cNvPicPr/>
                  </pic:nvPicPr>
                  <pic:blipFill>
                    <a:blip r:embed="rId26" cstate="print"/>
                    <a:stretch>
                      <a:fillRect/>
                    </a:stretch>
                  </pic:blipFill>
                  <pic:spPr>
                    <a:xfrm>
                      <a:off x="0" y="0"/>
                      <a:ext cx="1038225" cy="1089659"/>
                    </a:xfrm>
                    <a:prstGeom prst="rect">
                      <a:avLst/>
                    </a:prstGeom>
                  </pic:spPr>
                </pic:pic>
              </a:graphicData>
            </a:graphic>
          </wp:anchor>
        </w:drawing>
      </w:r>
      <w:r w:rsidRPr="00DB7E0B">
        <w:t>Mona,</w:t>
      </w:r>
      <w:r w:rsidRPr="00DB7E0B">
        <w:rPr>
          <w:spacing w:val="-2"/>
        </w:rPr>
        <w:t xml:space="preserve"> </w:t>
      </w:r>
      <w:r w:rsidRPr="00DB7E0B">
        <w:t>St.</w:t>
      </w:r>
      <w:r w:rsidRPr="00DB7E0B">
        <w:rPr>
          <w:spacing w:val="-1"/>
        </w:rPr>
        <w:t xml:space="preserve"> </w:t>
      </w:r>
      <w:r w:rsidRPr="00DB7E0B">
        <w:t>Andrew,</w:t>
      </w:r>
      <w:r w:rsidRPr="00DB7E0B">
        <w:rPr>
          <w:spacing w:val="-2"/>
        </w:rPr>
        <w:t xml:space="preserve"> </w:t>
      </w:r>
      <w:r w:rsidRPr="00DB7E0B">
        <w:t>Jamaica</w:t>
      </w:r>
      <w:r w:rsidRPr="00DB7E0B">
        <w:rPr>
          <w:spacing w:val="-1"/>
        </w:rPr>
        <w:t xml:space="preserve"> </w:t>
      </w:r>
      <w:r w:rsidRPr="00DB7E0B">
        <w:t>W.I.</w:t>
      </w:r>
      <w:r w:rsidRPr="00DB7E0B">
        <w:tab/>
      </w:r>
      <w:hyperlink r:id="rId27">
        <w:r w:rsidRPr="00DB7E0B">
          <w:t>www.uhwi.gov.jm</w:t>
        </w:r>
      </w:hyperlink>
    </w:p>
    <w:p w14:paraId="7275584C" w14:textId="77777777" w:rsidR="00E9234E" w:rsidRPr="00DB7E0B" w:rsidRDefault="00E9234E" w:rsidP="008F3A41">
      <w:pPr>
        <w:tabs>
          <w:tab w:val="left" w:pos="7757"/>
        </w:tabs>
        <w:spacing w:line="480" w:lineRule="auto"/>
        <w:ind w:right="44"/>
        <w:jc w:val="center"/>
      </w:pPr>
      <w:r w:rsidRPr="00DB7E0B">
        <w:t>Tel:</w:t>
      </w:r>
      <w:r w:rsidRPr="00DB7E0B">
        <w:rPr>
          <w:spacing w:val="-1"/>
        </w:rPr>
        <w:t xml:space="preserve"> </w:t>
      </w:r>
      <w:r w:rsidRPr="00DB7E0B">
        <w:t>927-1620-9 Fax:</w:t>
      </w:r>
      <w:r w:rsidRPr="00DB7E0B">
        <w:rPr>
          <w:spacing w:val="-3"/>
        </w:rPr>
        <w:t xml:space="preserve"> </w:t>
      </w:r>
      <w:r w:rsidRPr="00DB7E0B">
        <w:t>927-2101</w:t>
      </w:r>
      <w:r w:rsidRPr="00DB7E0B">
        <w:tab/>
      </w:r>
      <w:hyperlink r:id="rId28">
        <w:r w:rsidRPr="00DB7E0B">
          <w:t>info@uhwi.gov.jm</w:t>
        </w:r>
      </w:hyperlink>
    </w:p>
    <w:p w14:paraId="1AC9542C" w14:textId="77777777" w:rsidR="00E9234E" w:rsidRPr="00DB7E0B" w:rsidRDefault="00E9234E" w:rsidP="008F3A41">
      <w:pPr>
        <w:pStyle w:val="BodyText"/>
        <w:spacing w:line="480" w:lineRule="auto"/>
        <w:rPr>
          <w:rFonts w:ascii="Times New Roman" w:hAnsi="Times New Roman" w:cs="Times New Roman"/>
          <w:sz w:val="24"/>
          <w:szCs w:val="24"/>
        </w:rPr>
      </w:pPr>
    </w:p>
    <w:p w14:paraId="38AED980" w14:textId="77777777" w:rsidR="00E9234E" w:rsidRPr="00DB7E0B" w:rsidRDefault="00E9234E" w:rsidP="008F3A41">
      <w:pPr>
        <w:pStyle w:val="BodyText"/>
        <w:spacing w:line="480" w:lineRule="auto"/>
        <w:rPr>
          <w:rFonts w:ascii="Times New Roman" w:hAnsi="Times New Roman" w:cs="Times New Roman"/>
          <w:sz w:val="24"/>
          <w:szCs w:val="24"/>
        </w:rPr>
      </w:pPr>
    </w:p>
    <w:p w14:paraId="43DF7413" w14:textId="77777777" w:rsidR="00E9234E" w:rsidRPr="00DB7E0B" w:rsidRDefault="00E9234E" w:rsidP="008F3A41">
      <w:pPr>
        <w:pStyle w:val="BodyText"/>
        <w:spacing w:line="480" w:lineRule="auto"/>
        <w:rPr>
          <w:rFonts w:ascii="Times New Roman" w:hAnsi="Times New Roman" w:cs="Times New Roman"/>
          <w:sz w:val="24"/>
          <w:szCs w:val="24"/>
        </w:rPr>
      </w:pPr>
    </w:p>
    <w:p w14:paraId="6E74E37A" w14:textId="77777777" w:rsidR="00E9234E" w:rsidRPr="00DB7E0B" w:rsidRDefault="00E9234E" w:rsidP="008F3A41">
      <w:pPr>
        <w:pStyle w:val="BodyText"/>
        <w:spacing w:before="2" w:line="480" w:lineRule="auto"/>
        <w:rPr>
          <w:rFonts w:ascii="Times New Roman" w:hAnsi="Times New Roman" w:cs="Times New Roman"/>
          <w:sz w:val="24"/>
          <w:szCs w:val="24"/>
        </w:rPr>
      </w:pPr>
    </w:p>
    <w:p w14:paraId="7A9FBF77" w14:textId="6CE71F7A" w:rsidR="00E9234E" w:rsidRPr="00DB7E0B" w:rsidRDefault="00E9234E" w:rsidP="008F3A41">
      <w:pPr>
        <w:spacing w:line="480" w:lineRule="auto"/>
      </w:pPr>
      <w:r w:rsidRPr="00DB7E0B">
        <w:t xml:space="preserve">Date: </w:t>
      </w:r>
    </w:p>
    <w:p w14:paraId="5D811FC8" w14:textId="77777777" w:rsidR="00E9234E" w:rsidRPr="00DB7E0B" w:rsidRDefault="00E9234E" w:rsidP="008F3A41">
      <w:pPr>
        <w:pStyle w:val="BodyText"/>
        <w:spacing w:line="480" w:lineRule="auto"/>
        <w:ind w:right="7315"/>
        <w:rPr>
          <w:rFonts w:ascii="Times New Roman" w:hAnsi="Times New Roman" w:cs="Times New Roman"/>
          <w:spacing w:val="1"/>
          <w:sz w:val="24"/>
          <w:szCs w:val="24"/>
        </w:rPr>
      </w:pPr>
      <w:r w:rsidRPr="00DB7E0B">
        <w:rPr>
          <w:rFonts w:ascii="Times New Roman" w:hAnsi="Times New Roman" w:cs="Times New Roman"/>
          <w:sz w:val="24"/>
          <w:szCs w:val="24"/>
        </w:rPr>
        <w:t>Dr.</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Carl</w:t>
      </w:r>
      <w:r w:rsidRPr="00DB7E0B">
        <w:rPr>
          <w:rFonts w:ascii="Times New Roman" w:hAnsi="Times New Roman" w:cs="Times New Roman"/>
          <w:spacing w:val="54"/>
          <w:sz w:val="24"/>
          <w:szCs w:val="24"/>
        </w:rPr>
        <w:t xml:space="preserve"> </w:t>
      </w:r>
      <w:r w:rsidRPr="00DB7E0B">
        <w:rPr>
          <w:rFonts w:ascii="Times New Roman" w:hAnsi="Times New Roman" w:cs="Times New Roman"/>
          <w:sz w:val="24"/>
          <w:szCs w:val="24"/>
        </w:rPr>
        <w:t>Bruce</w:t>
      </w:r>
      <w:r w:rsidRPr="00DB7E0B">
        <w:rPr>
          <w:rFonts w:ascii="Times New Roman" w:hAnsi="Times New Roman" w:cs="Times New Roman"/>
          <w:spacing w:val="1"/>
          <w:sz w:val="24"/>
          <w:szCs w:val="24"/>
        </w:rPr>
        <w:t xml:space="preserve"> </w:t>
      </w:r>
    </w:p>
    <w:p w14:paraId="3DAD168B" w14:textId="77777777" w:rsidR="00E9234E" w:rsidRPr="00DB7E0B" w:rsidRDefault="00E9234E" w:rsidP="008F3A41">
      <w:pPr>
        <w:spacing w:line="480" w:lineRule="auto"/>
      </w:pPr>
      <w:r w:rsidRPr="00DB7E0B">
        <w:t>Senior Director of Clinical Services</w:t>
      </w:r>
    </w:p>
    <w:p w14:paraId="3446B900" w14:textId="77777777" w:rsidR="00E9234E" w:rsidRPr="00DB7E0B" w:rsidRDefault="00E9234E" w:rsidP="008F3A41">
      <w:pPr>
        <w:spacing w:line="480" w:lineRule="auto"/>
      </w:pPr>
      <w:r w:rsidRPr="00DB7E0B">
        <w:t xml:space="preserve">University Hospital of the West Indies  </w:t>
      </w:r>
    </w:p>
    <w:p w14:paraId="1833FB10" w14:textId="77777777" w:rsidR="00E9234E" w:rsidRPr="00DB7E0B" w:rsidRDefault="00E9234E" w:rsidP="008F3A41">
      <w:pPr>
        <w:spacing w:line="480" w:lineRule="auto"/>
      </w:pPr>
      <w:r w:rsidRPr="00DB7E0B">
        <w:t>Kingston, Jamaica</w:t>
      </w:r>
    </w:p>
    <w:p w14:paraId="1D3341EC" w14:textId="77777777" w:rsidR="00E9234E" w:rsidRPr="00DB7E0B" w:rsidRDefault="00E9234E" w:rsidP="008F3A41">
      <w:pPr>
        <w:pStyle w:val="BodyText"/>
        <w:spacing w:before="11" w:line="480" w:lineRule="auto"/>
        <w:rPr>
          <w:rFonts w:ascii="Times New Roman" w:hAnsi="Times New Roman" w:cs="Times New Roman"/>
          <w:sz w:val="24"/>
          <w:szCs w:val="24"/>
        </w:rPr>
      </w:pPr>
    </w:p>
    <w:p w14:paraId="5274BB8C" w14:textId="77777777" w:rsidR="00E9234E" w:rsidRPr="00DB7E0B" w:rsidRDefault="00E9234E" w:rsidP="008F3A41">
      <w:pPr>
        <w:pStyle w:val="BodyText"/>
        <w:spacing w:line="480" w:lineRule="auto"/>
        <w:rPr>
          <w:rFonts w:ascii="Times New Roman" w:hAnsi="Times New Roman" w:cs="Times New Roman"/>
          <w:sz w:val="24"/>
          <w:szCs w:val="24"/>
        </w:rPr>
      </w:pPr>
      <w:r w:rsidRPr="00DB7E0B">
        <w:rPr>
          <w:rFonts w:ascii="Times New Roman" w:hAnsi="Times New Roman" w:cs="Times New Roman"/>
          <w:sz w:val="24"/>
          <w:szCs w:val="24"/>
        </w:rPr>
        <w:t>Dear</w:t>
      </w:r>
      <w:r w:rsidRPr="00DB7E0B">
        <w:rPr>
          <w:rFonts w:ascii="Times New Roman" w:hAnsi="Times New Roman" w:cs="Times New Roman"/>
          <w:spacing w:val="-4"/>
          <w:sz w:val="24"/>
          <w:szCs w:val="24"/>
        </w:rPr>
        <w:t xml:space="preserve"> </w:t>
      </w:r>
      <w:r w:rsidRPr="00DB7E0B">
        <w:rPr>
          <w:rFonts w:ascii="Times New Roman" w:hAnsi="Times New Roman" w:cs="Times New Roman"/>
          <w:sz w:val="24"/>
          <w:szCs w:val="24"/>
        </w:rPr>
        <w:t>Dr. Bruce,</w:t>
      </w:r>
    </w:p>
    <w:p w14:paraId="634BC844" w14:textId="77777777" w:rsidR="00E9234E" w:rsidRPr="00DB7E0B" w:rsidRDefault="00E9234E" w:rsidP="008F3A41">
      <w:pPr>
        <w:spacing w:before="100" w:beforeAutospacing="1" w:after="100" w:afterAutospacing="1" w:line="480" w:lineRule="auto"/>
      </w:pPr>
      <w:r w:rsidRPr="00DB7E0B">
        <w:t xml:space="preserve">Investigators at the University of the West Indies (UWI)/ University Hospital of the West Indies (UHWI) wish to conduct a study entitled: ‘Disordered eating behaviours and attitudes among adolescents with overweight/obesity in the Paediatric endocrine clinic at the UHWI’.  </w:t>
      </w:r>
    </w:p>
    <w:p w14:paraId="042096C0" w14:textId="6FDDE277" w:rsidR="00E9234E" w:rsidRPr="00DB7E0B" w:rsidRDefault="00E9234E" w:rsidP="008F3A41">
      <w:pPr>
        <w:pStyle w:val="BodyText"/>
        <w:spacing w:before="12" w:line="480" w:lineRule="auto"/>
        <w:rPr>
          <w:rFonts w:ascii="Times New Roman" w:hAnsi="Times New Roman" w:cs="Times New Roman"/>
          <w:sz w:val="24"/>
          <w:szCs w:val="24"/>
        </w:rPr>
      </w:pPr>
      <w:r w:rsidRPr="00DB7E0B">
        <w:rPr>
          <w:rFonts w:ascii="Times New Roman" w:hAnsi="Times New Roman" w:cs="Times New Roman"/>
          <w:sz w:val="24"/>
          <w:szCs w:val="24"/>
        </w:rPr>
        <w:t xml:space="preserve">We are seeking your institutional approval to administer questionnaires once appropriate consent/assent is obtained from guardians and participants, as well as to have access to the medical records for adolescents attending the paediatric endocrine clinic at the UHWI. A copy of the research proposal is enclosed, along with the ethical approval received from the Mona Campus Research Ethics Committee. </w:t>
      </w:r>
    </w:p>
    <w:p w14:paraId="71440276" w14:textId="77777777" w:rsidR="00E9234E" w:rsidRPr="00DB7E0B" w:rsidRDefault="00E9234E" w:rsidP="008F3A41">
      <w:pPr>
        <w:pStyle w:val="BodyText"/>
        <w:spacing w:before="12" w:line="480" w:lineRule="auto"/>
        <w:rPr>
          <w:rFonts w:ascii="Times New Roman" w:hAnsi="Times New Roman" w:cs="Times New Roman"/>
          <w:sz w:val="24"/>
          <w:szCs w:val="24"/>
        </w:rPr>
      </w:pPr>
      <w:r w:rsidRPr="00DB7E0B">
        <w:rPr>
          <w:rFonts w:ascii="Times New Roman" w:hAnsi="Times New Roman" w:cs="Times New Roman"/>
          <w:sz w:val="24"/>
          <w:szCs w:val="24"/>
        </w:rPr>
        <w:t>The study will form the basis of the clinical research project for Dr. Antoinette Sealy, a 3</w:t>
      </w:r>
      <w:r w:rsidRPr="00DB7E0B">
        <w:rPr>
          <w:rFonts w:ascii="Times New Roman" w:hAnsi="Times New Roman" w:cs="Times New Roman"/>
          <w:sz w:val="24"/>
          <w:szCs w:val="24"/>
          <w:vertAlign w:val="superscript"/>
        </w:rPr>
        <w:t>rd</w:t>
      </w:r>
      <w:r w:rsidRPr="00DB7E0B">
        <w:rPr>
          <w:rFonts w:ascii="Times New Roman" w:hAnsi="Times New Roman" w:cs="Times New Roman"/>
          <w:sz w:val="24"/>
          <w:szCs w:val="24"/>
        </w:rPr>
        <w:t xml:space="preserve"> year resident, in partial fulfilment </w:t>
      </w:r>
      <w:r w:rsidRPr="00DB7E0B">
        <w:rPr>
          <w:rFonts w:ascii="Times New Roman" w:hAnsi="Times New Roman" w:cs="Times New Roman"/>
          <w:spacing w:val="-52"/>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the</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Doctor</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Medicine</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in</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Paediatrics.</w:t>
      </w:r>
    </w:p>
    <w:p w14:paraId="253F8704" w14:textId="006B4F34" w:rsidR="00E9234E" w:rsidRPr="00DB7E0B" w:rsidRDefault="00E9234E" w:rsidP="008F3A41">
      <w:pPr>
        <w:pStyle w:val="BodyText"/>
        <w:spacing w:line="480" w:lineRule="auto"/>
        <w:rPr>
          <w:rFonts w:ascii="Times New Roman" w:hAnsi="Times New Roman" w:cs="Times New Roman"/>
          <w:sz w:val="24"/>
          <w:szCs w:val="24"/>
        </w:rPr>
      </w:pPr>
      <w:r w:rsidRPr="00DB7E0B">
        <w:rPr>
          <w:rFonts w:ascii="Times New Roman" w:hAnsi="Times New Roman" w:cs="Times New Roman"/>
          <w:sz w:val="24"/>
          <w:szCs w:val="24"/>
        </w:rPr>
        <w:t>We look forward to your usual support.</w:t>
      </w:r>
    </w:p>
    <w:p w14:paraId="112B5E27" w14:textId="77777777" w:rsidR="00E9234E" w:rsidRPr="00DB7E0B" w:rsidRDefault="00E9234E" w:rsidP="008F3A41">
      <w:pPr>
        <w:pStyle w:val="BodyText"/>
        <w:spacing w:line="480" w:lineRule="auto"/>
        <w:rPr>
          <w:rFonts w:ascii="Times New Roman" w:hAnsi="Times New Roman" w:cs="Times New Roman"/>
          <w:sz w:val="24"/>
          <w:szCs w:val="24"/>
        </w:rPr>
      </w:pPr>
      <w:r w:rsidRPr="00DB7E0B">
        <w:rPr>
          <w:rFonts w:ascii="Times New Roman" w:hAnsi="Times New Roman" w:cs="Times New Roman"/>
          <w:sz w:val="24"/>
          <w:szCs w:val="24"/>
        </w:rPr>
        <w:t>Regards,</w:t>
      </w:r>
    </w:p>
    <w:p w14:paraId="522DA1AA" w14:textId="77777777" w:rsidR="00E9234E" w:rsidRPr="00DB7E0B" w:rsidRDefault="00E9234E" w:rsidP="008F3A41">
      <w:pPr>
        <w:pStyle w:val="BodyText"/>
        <w:spacing w:before="112" w:line="480" w:lineRule="auto"/>
        <w:ind w:right="7354"/>
        <w:rPr>
          <w:rFonts w:ascii="Times New Roman" w:hAnsi="Times New Roman" w:cs="Times New Roman"/>
          <w:sz w:val="24"/>
          <w:szCs w:val="24"/>
        </w:rPr>
      </w:pPr>
      <w:r w:rsidRPr="00DB7E0B">
        <w:rPr>
          <w:rFonts w:ascii="Times New Roman" w:hAnsi="Times New Roman" w:cs="Times New Roman"/>
          <w:sz w:val="24"/>
          <w:szCs w:val="24"/>
        </w:rPr>
        <w:t>__________________</w:t>
      </w:r>
    </w:p>
    <w:p w14:paraId="3B9FE414" w14:textId="77777777" w:rsidR="00E9234E" w:rsidRPr="00DB7E0B" w:rsidRDefault="00E9234E" w:rsidP="008F3A41">
      <w:pPr>
        <w:pStyle w:val="BodyText"/>
        <w:spacing w:before="112" w:line="480" w:lineRule="auto"/>
        <w:ind w:right="7354"/>
        <w:rPr>
          <w:rFonts w:ascii="Times New Roman" w:hAnsi="Times New Roman" w:cs="Times New Roman"/>
          <w:sz w:val="24"/>
          <w:szCs w:val="24"/>
        </w:rPr>
      </w:pPr>
      <w:r w:rsidRPr="00DB7E0B">
        <w:rPr>
          <w:rFonts w:ascii="Times New Roman" w:hAnsi="Times New Roman" w:cs="Times New Roman"/>
          <w:sz w:val="24"/>
          <w:szCs w:val="24"/>
        </w:rPr>
        <w:t>Principal</w:t>
      </w:r>
      <w:r w:rsidRPr="00DB7E0B">
        <w:rPr>
          <w:rFonts w:ascii="Times New Roman" w:hAnsi="Times New Roman" w:cs="Times New Roman"/>
          <w:spacing w:val="-13"/>
          <w:sz w:val="24"/>
          <w:szCs w:val="24"/>
        </w:rPr>
        <w:t xml:space="preserve"> </w:t>
      </w:r>
      <w:r w:rsidRPr="00DB7E0B">
        <w:rPr>
          <w:rFonts w:ascii="Times New Roman" w:hAnsi="Times New Roman" w:cs="Times New Roman"/>
          <w:sz w:val="24"/>
          <w:szCs w:val="24"/>
        </w:rPr>
        <w:t>Investigator</w:t>
      </w:r>
    </w:p>
    <w:p w14:paraId="7FFDADA0" w14:textId="77777777" w:rsidR="00E9234E" w:rsidRPr="00DB7E0B" w:rsidRDefault="00E9234E" w:rsidP="008F3A41">
      <w:pPr>
        <w:pStyle w:val="BodyText"/>
        <w:spacing w:line="480" w:lineRule="auto"/>
        <w:rPr>
          <w:rFonts w:ascii="Times New Roman" w:hAnsi="Times New Roman" w:cs="Times New Roman"/>
          <w:sz w:val="24"/>
          <w:szCs w:val="24"/>
        </w:rPr>
      </w:pPr>
      <w:r w:rsidRPr="00DB7E0B">
        <w:rPr>
          <w:rFonts w:ascii="Times New Roman" w:hAnsi="Times New Roman" w:cs="Times New Roman"/>
          <w:sz w:val="24"/>
          <w:szCs w:val="24"/>
        </w:rPr>
        <w:t>Dr. Abigail Harrison</w:t>
      </w:r>
    </w:p>
    <w:p w14:paraId="28C771CA" w14:textId="20ECDA88" w:rsidR="005B2E09" w:rsidRPr="00DB7E0B" w:rsidRDefault="00CB1A9C" w:rsidP="008F3A41">
      <w:pPr>
        <w:pStyle w:val="Title"/>
        <w:spacing w:line="480" w:lineRule="auto"/>
        <w:rPr>
          <w:w w:val="75"/>
          <w:sz w:val="24"/>
          <w:szCs w:val="24"/>
        </w:rPr>
      </w:pPr>
      <w:r w:rsidRPr="00DB7E0B">
        <w:rPr>
          <w:w w:val="75"/>
          <w:sz w:val="24"/>
          <w:szCs w:val="24"/>
        </w:rPr>
        <w:t>“Preserving</w:t>
      </w:r>
      <w:r w:rsidRPr="00DB7E0B">
        <w:rPr>
          <w:spacing w:val="2"/>
          <w:w w:val="75"/>
          <w:sz w:val="24"/>
          <w:szCs w:val="24"/>
        </w:rPr>
        <w:t xml:space="preserve"> </w:t>
      </w:r>
      <w:r w:rsidRPr="00DB7E0B">
        <w:rPr>
          <w:w w:val="75"/>
          <w:sz w:val="24"/>
          <w:szCs w:val="24"/>
        </w:rPr>
        <w:t>our</w:t>
      </w:r>
      <w:r w:rsidRPr="00DB7E0B">
        <w:rPr>
          <w:spacing w:val="3"/>
          <w:w w:val="75"/>
          <w:sz w:val="24"/>
          <w:szCs w:val="24"/>
        </w:rPr>
        <w:t xml:space="preserve"> </w:t>
      </w:r>
      <w:r w:rsidRPr="00DB7E0B">
        <w:rPr>
          <w:w w:val="75"/>
          <w:sz w:val="24"/>
          <w:szCs w:val="24"/>
        </w:rPr>
        <w:t>Past,</w:t>
      </w:r>
      <w:r w:rsidRPr="00DB7E0B">
        <w:rPr>
          <w:spacing w:val="3"/>
          <w:w w:val="75"/>
          <w:sz w:val="24"/>
          <w:szCs w:val="24"/>
        </w:rPr>
        <w:t xml:space="preserve"> </w:t>
      </w:r>
      <w:r w:rsidRPr="00DB7E0B">
        <w:rPr>
          <w:w w:val="75"/>
          <w:sz w:val="24"/>
          <w:szCs w:val="24"/>
        </w:rPr>
        <w:t>Managing</w:t>
      </w:r>
      <w:r w:rsidRPr="00DB7E0B">
        <w:rPr>
          <w:spacing w:val="4"/>
          <w:w w:val="75"/>
          <w:sz w:val="24"/>
          <w:szCs w:val="24"/>
        </w:rPr>
        <w:t xml:space="preserve"> </w:t>
      </w:r>
      <w:r w:rsidRPr="00DB7E0B">
        <w:rPr>
          <w:w w:val="75"/>
          <w:sz w:val="24"/>
          <w:szCs w:val="24"/>
        </w:rPr>
        <w:t>the Present</w:t>
      </w:r>
      <w:r w:rsidRPr="00DB7E0B">
        <w:rPr>
          <w:spacing w:val="4"/>
          <w:w w:val="75"/>
          <w:sz w:val="24"/>
          <w:szCs w:val="24"/>
        </w:rPr>
        <w:t xml:space="preserve"> </w:t>
      </w:r>
      <w:r w:rsidRPr="00DB7E0B">
        <w:rPr>
          <w:w w:val="75"/>
          <w:sz w:val="24"/>
          <w:szCs w:val="24"/>
        </w:rPr>
        <w:t>to</w:t>
      </w:r>
      <w:r w:rsidRPr="00DB7E0B">
        <w:rPr>
          <w:spacing w:val="3"/>
          <w:w w:val="75"/>
          <w:sz w:val="24"/>
          <w:szCs w:val="24"/>
        </w:rPr>
        <w:t xml:space="preserve"> </w:t>
      </w:r>
      <w:r w:rsidRPr="00DB7E0B">
        <w:rPr>
          <w:w w:val="75"/>
          <w:sz w:val="24"/>
          <w:szCs w:val="24"/>
        </w:rPr>
        <w:t>Create</w:t>
      </w:r>
      <w:r w:rsidRPr="00DB7E0B">
        <w:rPr>
          <w:spacing w:val="3"/>
          <w:w w:val="75"/>
          <w:sz w:val="24"/>
          <w:szCs w:val="24"/>
        </w:rPr>
        <w:t xml:space="preserve"> </w:t>
      </w:r>
      <w:r w:rsidRPr="00DB7E0B">
        <w:rPr>
          <w:w w:val="75"/>
          <w:sz w:val="24"/>
          <w:szCs w:val="24"/>
        </w:rPr>
        <w:t>our Future”</w:t>
      </w:r>
    </w:p>
    <w:p w14:paraId="2651B7B1" w14:textId="30B09CB9" w:rsidR="00F046C1" w:rsidRPr="00DB7E0B" w:rsidRDefault="00F046C1" w:rsidP="008F3A41">
      <w:pPr>
        <w:spacing w:line="480" w:lineRule="auto"/>
        <w:rPr>
          <w:w w:val="75"/>
          <w:lang w:eastAsia="en-US"/>
        </w:rPr>
      </w:pPr>
      <w:r w:rsidRPr="00DB7E0B">
        <w:rPr>
          <w:w w:val="75"/>
        </w:rPr>
        <w:br w:type="page"/>
      </w:r>
    </w:p>
    <w:p w14:paraId="7626B0FB" w14:textId="734E2EC5" w:rsidR="00F046C1" w:rsidRPr="00DB7E0B" w:rsidRDefault="00F046C1" w:rsidP="008F3A41">
      <w:pPr>
        <w:pStyle w:val="Heading1"/>
        <w:spacing w:line="480" w:lineRule="auto"/>
        <w:rPr>
          <w:rFonts w:ascii="Times New Roman" w:hAnsi="Times New Roman" w:cs="Times New Roman"/>
          <w:sz w:val="24"/>
          <w:szCs w:val="24"/>
        </w:rPr>
      </w:pPr>
      <w:bookmarkStart w:id="176" w:name="_Toc197739651"/>
      <w:r w:rsidRPr="00DB7E0B">
        <w:rPr>
          <w:rFonts w:ascii="Times New Roman" w:hAnsi="Times New Roman" w:cs="Times New Roman"/>
          <w:sz w:val="24"/>
          <w:szCs w:val="24"/>
        </w:rPr>
        <w:t>Appendix 5a1</w:t>
      </w:r>
      <w:bookmarkEnd w:id="176"/>
    </w:p>
    <w:p w14:paraId="027936F5" w14:textId="2197D1F5" w:rsidR="00F046C1" w:rsidRPr="00DB7E0B" w:rsidRDefault="00F046C1" w:rsidP="008F3A41">
      <w:pPr>
        <w:spacing w:line="480" w:lineRule="auto"/>
        <w:rPr>
          <w:lang w:eastAsia="en-US"/>
        </w:rPr>
      </w:pPr>
      <w:r w:rsidRPr="00DB7E0B">
        <w:rPr>
          <w:noProof/>
        </w:rPr>
        <w:drawing>
          <wp:anchor distT="0" distB="0" distL="114300" distR="114300" simplePos="0" relativeHeight="251679778" behindDoc="0" locked="0" layoutInCell="1" allowOverlap="1" wp14:anchorId="585E73CD" wp14:editId="3A8D6A79">
            <wp:simplePos x="0" y="0"/>
            <wp:positionH relativeFrom="column">
              <wp:posOffset>0</wp:posOffset>
            </wp:positionH>
            <wp:positionV relativeFrom="paragraph">
              <wp:posOffset>0</wp:posOffset>
            </wp:positionV>
            <wp:extent cx="6178303" cy="7080827"/>
            <wp:effectExtent l="0" t="0" r="0" b="6350"/>
            <wp:wrapNone/>
            <wp:docPr id="6918" name="Picture 6918" descr="A letter of a medical research&#10;&#10;AI-generated content may be incorrect."/>
            <wp:cNvGraphicFramePr/>
            <a:graphic xmlns:a="http://schemas.openxmlformats.org/drawingml/2006/main">
              <a:graphicData uri="http://schemas.openxmlformats.org/drawingml/2006/picture">
                <pic:pic xmlns:pic="http://schemas.openxmlformats.org/drawingml/2006/picture">
                  <pic:nvPicPr>
                    <pic:cNvPr id="6918" name="Picture 6918" descr="A letter of a medical research&#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98603" cy="7104093"/>
                    </a:xfrm>
                    <a:prstGeom prst="rect">
                      <a:avLst/>
                    </a:prstGeom>
                  </pic:spPr>
                </pic:pic>
              </a:graphicData>
            </a:graphic>
            <wp14:sizeRelH relativeFrom="page">
              <wp14:pctWidth>0</wp14:pctWidth>
            </wp14:sizeRelH>
            <wp14:sizeRelV relativeFrom="page">
              <wp14:pctHeight>0</wp14:pctHeight>
            </wp14:sizeRelV>
          </wp:anchor>
        </w:drawing>
      </w:r>
      <w:r w:rsidRPr="00DB7E0B">
        <w:br w:type="page"/>
      </w:r>
    </w:p>
    <w:p w14:paraId="7DAED48D" w14:textId="77777777" w:rsidR="00453822" w:rsidRPr="00DB7E0B" w:rsidRDefault="00453822" w:rsidP="008F3A41">
      <w:pPr>
        <w:pStyle w:val="Title"/>
        <w:spacing w:line="480" w:lineRule="auto"/>
        <w:rPr>
          <w:sz w:val="24"/>
          <w:szCs w:val="24"/>
        </w:rPr>
      </w:pPr>
    </w:p>
    <w:p w14:paraId="56A4E897" w14:textId="77777777" w:rsidR="00762C00" w:rsidRPr="00DB7E0B" w:rsidRDefault="005234D5" w:rsidP="008F3A41">
      <w:pPr>
        <w:pStyle w:val="Heading1"/>
        <w:spacing w:line="480" w:lineRule="auto"/>
        <w:rPr>
          <w:rFonts w:ascii="Times New Roman" w:hAnsi="Times New Roman" w:cs="Times New Roman"/>
          <w:w w:val="75"/>
          <w:sz w:val="24"/>
          <w:szCs w:val="24"/>
        </w:rPr>
      </w:pPr>
      <w:bookmarkStart w:id="177" w:name="_Toc197739652"/>
      <w:r w:rsidRPr="00DB7E0B">
        <w:rPr>
          <w:rFonts w:ascii="Times New Roman" w:hAnsi="Times New Roman" w:cs="Times New Roman"/>
          <w:w w:val="75"/>
          <w:sz w:val="24"/>
          <w:szCs w:val="24"/>
        </w:rPr>
        <w:t>Appendix 5b</w:t>
      </w:r>
      <w:bookmarkEnd w:id="177"/>
    </w:p>
    <w:p w14:paraId="70EF3BD0" w14:textId="77777777" w:rsidR="00CB1A9C" w:rsidRPr="00DB7E0B" w:rsidRDefault="00CB1A9C" w:rsidP="008F3A41">
      <w:pPr>
        <w:spacing w:before="61" w:line="480" w:lineRule="auto"/>
        <w:ind w:left="1158" w:right="1121"/>
        <w:jc w:val="center"/>
      </w:pPr>
      <w:r w:rsidRPr="00DB7E0B">
        <w:t>UNIVERSITY</w:t>
      </w:r>
      <w:r w:rsidRPr="00DB7E0B">
        <w:rPr>
          <w:spacing w:val="-2"/>
        </w:rPr>
        <w:t xml:space="preserve"> </w:t>
      </w:r>
      <w:r w:rsidRPr="00DB7E0B">
        <w:t>HOSPITAL</w:t>
      </w:r>
      <w:r w:rsidRPr="00DB7E0B">
        <w:rPr>
          <w:spacing w:val="-1"/>
        </w:rPr>
        <w:t xml:space="preserve"> </w:t>
      </w:r>
      <w:r w:rsidRPr="00DB7E0B">
        <w:t>OF</w:t>
      </w:r>
      <w:r w:rsidRPr="00DB7E0B">
        <w:rPr>
          <w:spacing w:val="-3"/>
        </w:rPr>
        <w:t xml:space="preserve"> </w:t>
      </w:r>
      <w:r w:rsidRPr="00DB7E0B">
        <w:t>THE</w:t>
      </w:r>
      <w:r w:rsidRPr="00DB7E0B">
        <w:rPr>
          <w:spacing w:val="-4"/>
        </w:rPr>
        <w:t xml:space="preserve"> </w:t>
      </w:r>
      <w:r w:rsidRPr="00DB7E0B">
        <w:t>WEST INDIES</w:t>
      </w:r>
    </w:p>
    <w:p w14:paraId="24D68EEE" w14:textId="77777777" w:rsidR="00CB1A9C" w:rsidRPr="00DB7E0B" w:rsidRDefault="00CB1A9C" w:rsidP="008F3A41">
      <w:pPr>
        <w:tabs>
          <w:tab w:val="left" w:pos="7808"/>
        </w:tabs>
        <w:spacing w:before="198" w:line="480" w:lineRule="auto"/>
        <w:ind w:right="14"/>
        <w:jc w:val="center"/>
      </w:pPr>
      <w:r w:rsidRPr="00DB7E0B">
        <w:rPr>
          <w:noProof/>
          <w:lang w:val="en-US"/>
        </w:rPr>
        <w:drawing>
          <wp:anchor distT="0" distB="0" distL="0" distR="0" simplePos="0" relativeHeight="251658266" behindDoc="1" locked="0" layoutInCell="1" allowOverlap="1" wp14:anchorId="1D0EDA25" wp14:editId="5DD37616">
            <wp:simplePos x="0" y="0"/>
            <wp:positionH relativeFrom="page">
              <wp:posOffset>3581400</wp:posOffset>
            </wp:positionH>
            <wp:positionV relativeFrom="paragraph">
              <wp:posOffset>186765</wp:posOffset>
            </wp:positionV>
            <wp:extent cx="1038225" cy="1089659"/>
            <wp:effectExtent l="0" t="0" r="0" b="0"/>
            <wp:wrapNone/>
            <wp:docPr id="1696337896" name="image1.jpeg"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7896" name="image1.jpeg" descr="A logo of a university&#10;&#10;Description automatically generated"/>
                    <pic:cNvPicPr/>
                  </pic:nvPicPr>
                  <pic:blipFill>
                    <a:blip r:embed="rId26" cstate="print"/>
                    <a:stretch>
                      <a:fillRect/>
                    </a:stretch>
                  </pic:blipFill>
                  <pic:spPr>
                    <a:xfrm>
                      <a:off x="0" y="0"/>
                      <a:ext cx="1038225" cy="1089659"/>
                    </a:xfrm>
                    <a:prstGeom prst="rect">
                      <a:avLst/>
                    </a:prstGeom>
                  </pic:spPr>
                </pic:pic>
              </a:graphicData>
            </a:graphic>
          </wp:anchor>
        </w:drawing>
      </w:r>
      <w:r w:rsidRPr="00DB7E0B">
        <w:t>Mona,</w:t>
      </w:r>
      <w:r w:rsidRPr="00DB7E0B">
        <w:rPr>
          <w:spacing w:val="-2"/>
        </w:rPr>
        <w:t xml:space="preserve"> </w:t>
      </w:r>
      <w:r w:rsidRPr="00DB7E0B">
        <w:t>St.</w:t>
      </w:r>
      <w:r w:rsidRPr="00DB7E0B">
        <w:rPr>
          <w:spacing w:val="-1"/>
        </w:rPr>
        <w:t xml:space="preserve"> </w:t>
      </w:r>
      <w:r w:rsidRPr="00DB7E0B">
        <w:t>Andrew,</w:t>
      </w:r>
      <w:r w:rsidRPr="00DB7E0B">
        <w:rPr>
          <w:spacing w:val="-2"/>
        </w:rPr>
        <w:t xml:space="preserve"> </w:t>
      </w:r>
      <w:r w:rsidRPr="00DB7E0B">
        <w:t>Jamaica</w:t>
      </w:r>
      <w:r w:rsidRPr="00DB7E0B">
        <w:rPr>
          <w:spacing w:val="-1"/>
        </w:rPr>
        <w:t xml:space="preserve"> </w:t>
      </w:r>
      <w:r w:rsidRPr="00DB7E0B">
        <w:t>W.I.</w:t>
      </w:r>
      <w:r w:rsidRPr="00DB7E0B">
        <w:tab/>
      </w:r>
      <w:hyperlink r:id="rId30">
        <w:r w:rsidRPr="00DB7E0B">
          <w:t>www.uhwi.gov.jm</w:t>
        </w:r>
      </w:hyperlink>
    </w:p>
    <w:p w14:paraId="5635F762" w14:textId="77777777" w:rsidR="00CB1A9C" w:rsidRPr="00DB7E0B" w:rsidRDefault="00CB1A9C" w:rsidP="008F3A41">
      <w:pPr>
        <w:tabs>
          <w:tab w:val="left" w:pos="7757"/>
        </w:tabs>
        <w:spacing w:line="480" w:lineRule="auto"/>
        <w:ind w:right="44"/>
        <w:jc w:val="center"/>
      </w:pPr>
      <w:r w:rsidRPr="00DB7E0B">
        <w:t>Tel:</w:t>
      </w:r>
      <w:r w:rsidRPr="00DB7E0B">
        <w:rPr>
          <w:spacing w:val="-1"/>
        </w:rPr>
        <w:t xml:space="preserve"> </w:t>
      </w:r>
      <w:r w:rsidRPr="00DB7E0B">
        <w:t>927-1620-9 Fax:</w:t>
      </w:r>
      <w:r w:rsidRPr="00DB7E0B">
        <w:rPr>
          <w:spacing w:val="-3"/>
        </w:rPr>
        <w:t xml:space="preserve"> </w:t>
      </w:r>
      <w:r w:rsidRPr="00DB7E0B">
        <w:t>927-2101</w:t>
      </w:r>
      <w:r w:rsidRPr="00DB7E0B">
        <w:tab/>
      </w:r>
      <w:hyperlink r:id="rId31">
        <w:r w:rsidRPr="00DB7E0B">
          <w:t>info@uhwi.gov.jm</w:t>
        </w:r>
      </w:hyperlink>
    </w:p>
    <w:p w14:paraId="6F6049E8" w14:textId="77777777" w:rsidR="00CB1A9C" w:rsidRPr="00DB7E0B" w:rsidRDefault="00CB1A9C" w:rsidP="008F3A41">
      <w:pPr>
        <w:pStyle w:val="BodyText"/>
        <w:spacing w:line="480" w:lineRule="auto"/>
        <w:rPr>
          <w:rFonts w:ascii="Times New Roman" w:hAnsi="Times New Roman" w:cs="Times New Roman"/>
          <w:sz w:val="24"/>
          <w:szCs w:val="24"/>
        </w:rPr>
      </w:pPr>
    </w:p>
    <w:p w14:paraId="5C004B48" w14:textId="77777777" w:rsidR="00CB1A9C" w:rsidRPr="00DB7E0B" w:rsidRDefault="00CB1A9C" w:rsidP="008F3A41">
      <w:pPr>
        <w:pStyle w:val="BodyText"/>
        <w:spacing w:line="480" w:lineRule="auto"/>
        <w:rPr>
          <w:rFonts w:ascii="Times New Roman" w:hAnsi="Times New Roman" w:cs="Times New Roman"/>
          <w:sz w:val="24"/>
          <w:szCs w:val="24"/>
        </w:rPr>
      </w:pPr>
    </w:p>
    <w:p w14:paraId="1254E8B1" w14:textId="77777777" w:rsidR="00CB1A9C" w:rsidRPr="00DB7E0B" w:rsidRDefault="00CB1A9C" w:rsidP="008F3A41">
      <w:pPr>
        <w:pStyle w:val="BodyText"/>
        <w:spacing w:line="480" w:lineRule="auto"/>
        <w:rPr>
          <w:rFonts w:ascii="Times New Roman" w:hAnsi="Times New Roman" w:cs="Times New Roman"/>
          <w:sz w:val="24"/>
          <w:szCs w:val="24"/>
        </w:rPr>
      </w:pPr>
    </w:p>
    <w:p w14:paraId="5E6F987A" w14:textId="77777777" w:rsidR="00CB1A9C" w:rsidRPr="00DB7E0B" w:rsidRDefault="00CB1A9C" w:rsidP="008F3A41">
      <w:pPr>
        <w:pStyle w:val="BodyText"/>
        <w:spacing w:line="480" w:lineRule="auto"/>
        <w:rPr>
          <w:rFonts w:ascii="Times New Roman" w:hAnsi="Times New Roman" w:cs="Times New Roman"/>
          <w:sz w:val="24"/>
          <w:szCs w:val="24"/>
        </w:rPr>
      </w:pPr>
    </w:p>
    <w:p w14:paraId="7A3979C7" w14:textId="77777777" w:rsidR="00CB1A9C" w:rsidRPr="00DB7E0B" w:rsidRDefault="00CB1A9C" w:rsidP="008F3A41">
      <w:pPr>
        <w:pStyle w:val="BodyText"/>
        <w:spacing w:line="480" w:lineRule="auto"/>
        <w:rPr>
          <w:rFonts w:ascii="Times New Roman" w:hAnsi="Times New Roman" w:cs="Times New Roman"/>
          <w:sz w:val="24"/>
          <w:szCs w:val="24"/>
        </w:rPr>
      </w:pPr>
    </w:p>
    <w:p w14:paraId="0A01B1FF" w14:textId="77777777" w:rsidR="00CB1A9C" w:rsidRPr="00DB7E0B" w:rsidRDefault="00CB1A9C" w:rsidP="008F3A41">
      <w:pPr>
        <w:pStyle w:val="BodyText"/>
        <w:spacing w:before="2" w:line="480" w:lineRule="auto"/>
        <w:rPr>
          <w:rFonts w:ascii="Times New Roman" w:hAnsi="Times New Roman" w:cs="Times New Roman"/>
          <w:sz w:val="24"/>
          <w:szCs w:val="24"/>
        </w:rPr>
      </w:pPr>
    </w:p>
    <w:p w14:paraId="33533BF8" w14:textId="110298CE" w:rsidR="00CB1A9C" w:rsidRPr="00DB7E0B" w:rsidRDefault="00CB1A9C" w:rsidP="008F3A41">
      <w:pPr>
        <w:spacing w:line="480" w:lineRule="auto"/>
      </w:pPr>
      <w:r w:rsidRPr="00DB7E0B">
        <w:t>Date</w:t>
      </w:r>
    </w:p>
    <w:p w14:paraId="1B306EE4" w14:textId="6E6A073B" w:rsidR="00CB1A9C" w:rsidRPr="00DB7E0B" w:rsidRDefault="005E38FD" w:rsidP="008F3A41">
      <w:pPr>
        <w:pStyle w:val="BodyText"/>
        <w:spacing w:before="2" w:line="480" w:lineRule="auto"/>
        <w:ind w:right="5728"/>
        <w:rPr>
          <w:rFonts w:ascii="Times New Roman" w:hAnsi="Times New Roman" w:cs="Times New Roman"/>
          <w:sz w:val="24"/>
          <w:szCs w:val="24"/>
        </w:rPr>
      </w:pPr>
      <w:r w:rsidRPr="00DB7E0B">
        <w:rPr>
          <w:rFonts w:ascii="Times New Roman" w:hAnsi="Times New Roman" w:cs="Times New Roman"/>
          <w:sz w:val="24"/>
          <w:szCs w:val="24"/>
        </w:rPr>
        <w:t>Mrs.</w:t>
      </w:r>
      <w:r w:rsidR="00CB1A9C" w:rsidRPr="00DB7E0B">
        <w:rPr>
          <w:rFonts w:ascii="Times New Roman" w:hAnsi="Times New Roman" w:cs="Times New Roman"/>
          <w:sz w:val="24"/>
          <w:szCs w:val="24"/>
        </w:rPr>
        <w:t xml:space="preserve"> Janet Powell</w:t>
      </w:r>
    </w:p>
    <w:p w14:paraId="2C1AD37B" w14:textId="77777777" w:rsidR="00CB1A9C" w:rsidRPr="00DB7E0B" w:rsidRDefault="00CB1A9C" w:rsidP="008F3A41">
      <w:pPr>
        <w:pStyle w:val="BodyText"/>
        <w:spacing w:before="2" w:line="480" w:lineRule="auto"/>
        <w:ind w:right="5728"/>
        <w:rPr>
          <w:rFonts w:ascii="Times New Roman" w:hAnsi="Times New Roman" w:cs="Times New Roman"/>
          <w:sz w:val="24"/>
          <w:szCs w:val="24"/>
        </w:rPr>
      </w:pPr>
      <w:r w:rsidRPr="00DB7E0B">
        <w:rPr>
          <w:rFonts w:ascii="Times New Roman" w:hAnsi="Times New Roman" w:cs="Times New Roman"/>
          <w:sz w:val="24"/>
          <w:szCs w:val="24"/>
        </w:rPr>
        <w:t>Director- Patient Affairs</w:t>
      </w:r>
    </w:p>
    <w:p w14:paraId="1C2FE76F" w14:textId="77777777" w:rsidR="00CB1A9C" w:rsidRPr="00DB7E0B" w:rsidRDefault="00CB1A9C" w:rsidP="008F3A41">
      <w:pPr>
        <w:pStyle w:val="BodyText"/>
        <w:spacing w:before="2" w:line="480" w:lineRule="auto"/>
        <w:ind w:right="5728"/>
        <w:rPr>
          <w:rFonts w:ascii="Times New Roman" w:hAnsi="Times New Roman" w:cs="Times New Roman"/>
          <w:sz w:val="24"/>
          <w:szCs w:val="24"/>
        </w:rPr>
      </w:pPr>
      <w:r w:rsidRPr="00DB7E0B">
        <w:rPr>
          <w:rFonts w:ascii="Times New Roman" w:hAnsi="Times New Roman" w:cs="Times New Roman"/>
          <w:sz w:val="24"/>
          <w:szCs w:val="24"/>
        </w:rPr>
        <w:t>Medical Records</w:t>
      </w:r>
    </w:p>
    <w:p w14:paraId="74CE4751" w14:textId="77777777" w:rsidR="00CB1A9C" w:rsidRPr="00DB7E0B" w:rsidRDefault="00CB1A9C" w:rsidP="008F3A41">
      <w:pPr>
        <w:pStyle w:val="BodyText"/>
        <w:spacing w:before="2" w:line="480" w:lineRule="auto"/>
        <w:ind w:right="5728"/>
        <w:rPr>
          <w:rFonts w:ascii="Times New Roman" w:hAnsi="Times New Roman" w:cs="Times New Roman"/>
          <w:sz w:val="24"/>
          <w:szCs w:val="24"/>
        </w:rPr>
      </w:pPr>
      <w:r w:rsidRPr="00DB7E0B">
        <w:rPr>
          <w:rFonts w:ascii="Times New Roman" w:hAnsi="Times New Roman" w:cs="Times New Roman"/>
          <w:sz w:val="24"/>
          <w:szCs w:val="24"/>
        </w:rPr>
        <w:t>University Hospital of the West Indies</w:t>
      </w:r>
      <w:r w:rsidRPr="00DB7E0B">
        <w:rPr>
          <w:rFonts w:ascii="Times New Roman" w:hAnsi="Times New Roman" w:cs="Times New Roman"/>
          <w:spacing w:val="-53"/>
          <w:sz w:val="24"/>
          <w:szCs w:val="24"/>
        </w:rPr>
        <w:t xml:space="preserve"> </w:t>
      </w:r>
      <w:r w:rsidRPr="00DB7E0B">
        <w:rPr>
          <w:rFonts w:ascii="Times New Roman" w:hAnsi="Times New Roman" w:cs="Times New Roman"/>
          <w:sz w:val="24"/>
          <w:szCs w:val="24"/>
        </w:rPr>
        <w:t>Mona,</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Kingston</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7</w:t>
      </w:r>
    </w:p>
    <w:p w14:paraId="2892DEE5" w14:textId="77777777" w:rsidR="00CB1A9C" w:rsidRPr="00DB7E0B" w:rsidRDefault="00CB1A9C" w:rsidP="008F3A41">
      <w:pPr>
        <w:pStyle w:val="BodyText"/>
        <w:spacing w:line="480" w:lineRule="auto"/>
        <w:rPr>
          <w:rFonts w:ascii="Times New Roman" w:hAnsi="Times New Roman" w:cs="Times New Roman"/>
          <w:sz w:val="24"/>
          <w:szCs w:val="24"/>
        </w:rPr>
      </w:pPr>
    </w:p>
    <w:p w14:paraId="257DC365" w14:textId="77777777" w:rsidR="00CB1A9C" w:rsidRPr="00DB7E0B" w:rsidRDefault="00CB1A9C" w:rsidP="008F3A41">
      <w:pPr>
        <w:pStyle w:val="BodyText"/>
        <w:spacing w:line="480" w:lineRule="auto"/>
        <w:rPr>
          <w:rFonts w:ascii="Times New Roman" w:hAnsi="Times New Roman" w:cs="Times New Roman"/>
          <w:sz w:val="24"/>
          <w:szCs w:val="24"/>
        </w:rPr>
      </w:pPr>
      <w:r w:rsidRPr="00DB7E0B">
        <w:rPr>
          <w:rFonts w:ascii="Times New Roman" w:hAnsi="Times New Roman" w:cs="Times New Roman"/>
          <w:sz w:val="24"/>
          <w:szCs w:val="24"/>
        </w:rPr>
        <w:t>Dear</w:t>
      </w:r>
      <w:r w:rsidRPr="00DB7E0B">
        <w:rPr>
          <w:rFonts w:ascii="Times New Roman" w:hAnsi="Times New Roman" w:cs="Times New Roman"/>
          <w:spacing w:val="-4"/>
          <w:sz w:val="24"/>
          <w:szCs w:val="24"/>
        </w:rPr>
        <w:t xml:space="preserve"> </w:t>
      </w:r>
      <w:r w:rsidRPr="00DB7E0B">
        <w:rPr>
          <w:rFonts w:ascii="Times New Roman" w:hAnsi="Times New Roman" w:cs="Times New Roman"/>
          <w:sz w:val="24"/>
          <w:szCs w:val="24"/>
        </w:rPr>
        <w:t>Mrs. Powell,</w:t>
      </w:r>
    </w:p>
    <w:p w14:paraId="64BDC91D" w14:textId="77777777" w:rsidR="00CB1A9C" w:rsidRPr="00DB7E0B" w:rsidRDefault="00CB1A9C" w:rsidP="008F3A41">
      <w:pPr>
        <w:spacing w:before="100" w:beforeAutospacing="1" w:after="100" w:afterAutospacing="1" w:line="480" w:lineRule="auto"/>
      </w:pPr>
      <w:r w:rsidRPr="00DB7E0B">
        <w:t>We</w:t>
      </w:r>
      <w:r w:rsidRPr="00DB7E0B">
        <w:rPr>
          <w:spacing w:val="-2"/>
        </w:rPr>
        <w:t xml:space="preserve"> </w:t>
      </w:r>
      <w:r w:rsidRPr="00DB7E0B">
        <w:t>kindly</w:t>
      </w:r>
      <w:r w:rsidRPr="00DB7E0B">
        <w:rPr>
          <w:spacing w:val="-2"/>
        </w:rPr>
        <w:t xml:space="preserve"> </w:t>
      </w:r>
      <w:r w:rsidRPr="00DB7E0B">
        <w:t>request</w:t>
      </w:r>
      <w:r w:rsidRPr="00DB7E0B">
        <w:rPr>
          <w:spacing w:val="-4"/>
        </w:rPr>
        <w:t xml:space="preserve"> your approval and department’s assistance in medical chart retrievals to facilitate </w:t>
      </w:r>
      <w:r w:rsidRPr="00DB7E0B">
        <w:t>Dr</w:t>
      </w:r>
      <w:r w:rsidRPr="00DB7E0B">
        <w:rPr>
          <w:spacing w:val="1"/>
        </w:rPr>
        <w:t xml:space="preserve"> Antoinette Sealy </w:t>
      </w:r>
      <w:r w:rsidRPr="00DB7E0B">
        <w:rPr>
          <w:spacing w:val="-2"/>
        </w:rPr>
        <w:t xml:space="preserve">in the </w:t>
      </w:r>
      <w:r w:rsidRPr="00DB7E0B">
        <w:t>conduct</w:t>
      </w:r>
      <w:r w:rsidRPr="00DB7E0B">
        <w:rPr>
          <w:spacing w:val="-3"/>
        </w:rPr>
        <w:t xml:space="preserve"> of </w:t>
      </w:r>
      <w:r w:rsidRPr="00DB7E0B">
        <w:t>her</w:t>
      </w:r>
      <w:r w:rsidRPr="00DB7E0B">
        <w:rPr>
          <w:spacing w:val="-3"/>
        </w:rPr>
        <w:t xml:space="preserve"> </w:t>
      </w:r>
      <w:r w:rsidRPr="00DB7E0B">
        <w:t>research</w:t>
      </w:r>
      <w:r w:rsidRPr="00DB7E0B">
        <w:rPr>
          <w:spacing w:val="-2"/>
        </w:rPr>
        <w:t xml:space="preserve"> </w:t>
      </w:r>
      <w:r w:rsidRPr="00DB7E0B">
        <w:t>project</w:t>
      </w:r>
      <w:r w:rsidRPr="00DB7E0B">
        <w:rPr>
          <w:spacing w:val="-3"/>
        </w:rPr>
        <w:t xml:space="preserve"> </w:t>
      </w:r>
      <w:r w:rsidRPr="00DB7E0B">
        <w:t>at</w:t>
      </w:r>
      <w:r w:rsidRPr="00DB7E0B">
        <w:rPr>
          <w:spacing w:val="-4"/>
        </w:rPr>
        <w:t xml:space="preserve"> </w:t>
      </w:r>
      <w:r w:rsidRPr="00DB7E0B">
        <w:t>the</w:t>
      </w:r>
      <w:r w:rsidRPr="00DB7E0B">
        <w:rPr>
          <w:spacing w:val="-51"/>
        </w:rPr>
        <w:t xml:space="preserve">   </w:t>
      </w:r>
      <w:r w:rsidRPr="00DB7E0B">
        <w:t>University</w:t>
      </w:r>
      <w:r w:rsidRPr="00DB7E0B">
        <w:rPr>
          <w:spacing w:val="-1"/>
        </w:rPr>
        <w:t xml:space="preserve"> </w:t>
      </w:r>
      <w:r w:rsidRPr="00DB7E0B">
        <w:t>Hospital</w:t>
      </w:r>
      <w:r w:rsidRPr="00DB7E0B">
        <w:rPr>
          <w:spacing w:val="-2"/>
        </w:rPr>
        <w:t xml:space="preserve"> </w:t>
      </w:r>
      <w:r w:rsidRPr="00DB7E0B">
        <w:t>of</w:t>
      </w:r>
      <w:r w:rsidRPr="00DB7E0B">
        <w:rPr>
          <w:spacing w:val="-1"/>
        </w:rPr>
        <w:t xml:space="preserve"> </w:t>
      </w:r>
      <w:r w:rsidRPr="00DB7E0B">
        <w:t>the</w:t>
      </w:r>
      <w:r w:rsidRPr="00DB7E0B">
        <w:rPr>
          <w:spacing w:val="1"/>
        </w:rPr>
        <w:t xml:space="preserve"> </w:t>
      </w:r>
      <w:r w:rsidRPr="00DB7E0B">
        <w:t>West</w:t>
      </w:r>
      <w:r w:rsidRPr="00DB7E0B">
        <w:rPr>
          <w:spacing w:val="-1"/>
        </w:rPr>
        <w:t xml:space="preserve"> </w:t>
      </w:r>
      <w:r w:rsidRPr="00DB7E0B">
        <w:t>Indies (UHWI). Her</w:t>
      </w:r>
      <w:r w:rsidRPr="00DB7E0B">
        <w:rPr>
          <w:spacing w:val="-3"/>
        </w:rPr>
        <w:t xml:space="preserve"> study </w:t>
      </w:r>
      <w:r w:rsidRPr="00DB7E0B">
        <w:t xml:space="preserve">is entitled ‘Disordered eating behaviours and attitudes among adolescents with overweight/obesity in the Paediatric endocrine clinic at the UHWI’.  </w:t>
      </w:r>
    </w:p>
    <w:p w14:paraId="5FD94C0E" w14:textId="77777777" w:rsidR="00CB1A9C" w:rsidRPr="00DB7E0B" w:rsidRDefault="00CB1A9C" w:rsidP="008F3A41">
      <w:pPr>
        <w:pStyle w:val="BodyText"/>
        <w:spacing w:before="12" w:line="480" w:lineRule="auto"/>
        <w:rPr>
          <w:rFonts w:ascii="Times New Roman" w:hAnsi="Times New Roman" w:cs="Times New Roman"/>
          <w:sz w:val="24"/>
          <w:szCs w:val="24"/>
        </w:rPr>
      </w:pPr>
      <w:r w:rsidRPr="00DB7E0B">
        <w:rPr>
          <w:rFonts w:ascii="Times New Roman" w:hAnsi="Times New Roman" w:cs="Times New Roman"/>
          <w:sz w:val="24"/>
          <w:szCs w:val="24"/>
        </w:rPr>
        <w:t>The study will form the basis of the clinical research project for Dr. Antoinette Sealy, a 3</w:t>
      </w:r>
      <w:r w:rsidRPr="00DB7E0B">
        <w:rPr>
          <w:rFonts w:ascii="Times New Roman" w:hAnsi="Times New Roman" w:cs="Times New Roman"/>
          <w:sz w:val="24"/>
          <w:szCs w:val="24"/>
          <w:vertAlign w:val="superscript"/>
        </w:rPr>
        <w:t>rd</w:t>
      </w:r>
      <w:r w:rsidRPr="00DB7E0B">
        <w:rPr>
          <w:rFonts w:ascii="Times New Roman" w:hAnsi="Times New Roman" w:cs="Times New Roman"/>
          <w:sz w:val="24"/>
          <w:szCs w:val="24"/>
        </w:rPr>
        <w:t xml:space="preserve"> year resident, in partial fulfilment </w:t>
      </w:r>
      <w:r w:rsidRPr="00DB7E0B">
        <w:rPr>
          <w:rFonts w:ascii="Times New Roman" w:hAnsi="Times New Roman" w:cs="Times New Roman"/>
          <w:spacing w:val="-52"/>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the</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Doctor</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Medicine</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in</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Paediatrics.</w:t>
      </w:r>
    </w:p>
    <w:p w14:paraId="2E478BDB" w14:textId="77777777" w:rsidR="00CB1A9C" w:rsidRPr="00DB7E0B" w:rsidRDefault="00CB1A9C" w:rsidP="008F3A41">
      <w:pPr>
        <w:pStyle w:val="BodyText"/>
        <w:spacing w:line="480" w:lineRule="auto"/>
        <w:rPr>
          <w:rFonts w:ascii="Times New Roman" w:hAnsi="Times New Roman" w:cs="Times New Roman"/>
          <w:sz w:val="24"/>
          <w:szCs w:val="24"/>
        </w:rPr>
      </w:pPr>
    </w:p>
    <w:p w14:paraId="075A55EB" w14:textId="0592C0E6" w:rsidR="00CB1A9C" w:rsidRPr="00DB7E0B" w:rsidRDefault="00CB1A9C" w:rsidP="008F3A41">
      <w:pPr>
        <w:pStyle w:val="BodyText"/>
        <w:spacing w:line="480" w:lineRule="auto"/>
        <w:rPr>
          <w:rFonts w:ascii="Times New Roman" w:hAnsi="Times New Roman" w:cs="Times New Roman"/>
          <w:sz w:val="24"/>
          <w:szCs w:val="24"/>
        </w:rPr>
      </w:pPr>
      <w:r w:rsidRPr="00DB7E0B">
        <w:rPr>
          <w:rFonts w:ascii="Times New Roman" w:hAnsi="Times New Roman" w:cs="Times New Roman"/>
          <w:sz w:val="24"/>
          <w:szCs w:val="24"/>
        </w:rPr>
        <w:t>Best regards,</w:t>
      </w:r>
    </w:p>
    <w:p w14:paraId="2F9EDB0F" w14:textId="77777777" w:rsidR="00CB1A9C" w:rsidRPr="00DB7E0B" w:rsidRDefault="00CB1A9C" w:rsidP="008F3A41">
      <w:pPr>
        <w:pStyle w:val="BodyText"/>
        <w:spacing w:line="480" w:lineRule="auto"/>
        <w:rPr>
          <w:rFonts w:ascii="Times New Roman" w:hAnsi="Times New Roman" w:cs="Times New Roman"/>
          <w:sz w:val="24"/>
          <w:szCs w:val="24"/>
        </w:rPr>
      </w:pPr>
      <w:r w:rsidRPr="00DB7E0B">
        <w:rPr>
          <w:rFonts w:ascii="Times New Roman" w:hAnsi="Times New Roman" w:cs="Times New Roman"/>
          <w:sz w:val="24"/>
          <w:szCs w:val="24"/>
        </w:rPr>
        <w:t>__________________</w:t>
      </w:r>
    </w:p>
    <w:p w14:paraId="7C469B3F" w14:textId="77777777" w:rsidR="00CB1A9C" w:rsidRPr="00DB7E0B" w:rsidRDefault="00CB1A9C" w:rsidP="008F3A41">
      <w:pPr>
        <w:pStyle w:val="BodyText"/>
        <w:spacing w:line="480" w:lineRule="auto"/>
        <w:rPr>
          <w:rFonts w:ascii="Times New Roman" w:hAnsi="Times New Roman" w:cs="Times New Roman"/>
          <w:sz w:val="24"/>
          <w:szCs w:val="24"/>
        </w:rPr>
      </w:pPr>
      <w:r w:rsidRPr="00DB7E0B">
        <w:rPr>
          <w:rFonts w:ascii="Times New Roman" w:hAnsi="Times New Roman" w:cs="Times New Roman"/>
          <w:sz w:val="24"/>
          <w:szCs w:val="24"/>
        </w:rPr>
        <w:t>Dr. Abigail Harrison</w:t>
      </w:r>
    </w:p>
    <w:p w14:paraId="3BBEC70F" w14:textId="77777777" w:rsidR="00CB1A9C" w:rsidRPr="00DB7E0B" w:rsidRDefault="00CB1A9C" w:rsidP="008F3A41">
      <w:pPr>
        <w:pStyle w:val="BodyText"/>
        <w:spacing w:before="112" w:line="480" w:lineRule="auto"/>
        <w:ind w:right="7354"/>
        <w:rPr>
          <w:rFonts w:ascii="Times New Roman" w:hAnsi="Times New Roman" w:cs="Times New Roman"/>
          <w:sz w:val="24"/>
          <w:szCs w:val="24"/>
        </w:rPr>
      </w:pPr>
      <w:r w:rsidRPr="00DB7E0B">
        <w:rPr>
          <w:rFonts w:ascii="Times New Roman" w:hAnsi="Times New Roman" w:cs="Times New Roman"/>
          <w:sz w:val="24"/>
          <w:szCs w:val="24"/>
        </w:rPr>
        <w:t>Principal</w:t>
      </w:r>
      <w:r w:rsidRPr="00DB7E0B">
        <w:rPr>
          <w:rFonts w:ascii="Times New Roman" w:hAnsi="Times New Roman" w:cs="Times New Roman"/>
          <w:spacing w:val="-13"/>
          <w:sz w:val="24"/>
          <w:szCs w:val="24"/>
        </w:rPr>
        <w:t xml:space="preserve"> </w:t>
      </w:r>
      <w:r w:rsidRPr="00DB7E0B">
        <w:rPr>
          <w:rFonts w:ascii="Times New Roman" w:hAnsi="Times New Roman" w:cs="Times New Roman"/>
          <w:sz w:val="24"/>
          <w:szCs w:val="24"/>
        </w:rPr>
        <w:t>Investigator</w:t>
      </w:r>
    </w:p>
    <w:p w14:paraId="20A716E9" w14:textId="77777777" w:rsidR="00CB1A9C" w:rsidRPr="00DB7E0B" w:rsidRDefault="00CB1A9C" w:rsidP="008F3A41">
      <w:pPr>
        <w:pStyle w:val="BodyText"/>
        <w:spacing w:line="480" w:lineRule="auto"/>
        <w:rPr>
          <w:rFonts w:ascii="Times New Roman" w:hAnsi="Times New Roman" w:cs="Times New Roman"/>
          <w:sz w:val="24"/>
          <w:szCs w:val="24"/>
        </w:rPr>
      </w:pPr>
    </w:p>
    <w:p w14:paraId="45269FCB" w14:textId="77777777" w:rsidR="00CB1A9C" w:rsidRPr="00DB7E0B" w:rsidRDefault="00CB1A9C" w:rsidP="008F3A41">
      <w:pPr>
        <w:pStyle w:val="BodyText"/>
        <w:spacing w:line="480" w:lineRule="auto"/>
        <w:rPr>
          <w:rFonts w:ascii="Times New Roman" w:hAnsi="Times New Roman" w:cs="Times New Roman"/>
          <w:sz w:val="24"/>
          <w:szCs w:val="24"/>
        </w:rPr>
      </w:pPr>
    </w:p>
    <w:p w14:paraId="75CCFC98" w14:textId="77777777" w:rsidR="00CB1A9C" w:rsidRPr="00DB7E0B" w:rsidRDefault="00CB1A9C" w:rsidP="008F3A41">
      <w:pPr>
        <w:pStyle w:val="BodyText"/>
        <w:spacing w:before="10" w:line="480" w:lineRule="auto"/>
        <w:rPr>
          <w:rFonts w:ascii="Times New Roman" w:hAnsi="Times New Roman" w:cs="Times New Roman"/>
          <w:sz w:val="24"/>
          <w:szCs w:val="24"/>
        </w:rPr>
      </w:pPr>
    </w:p>
    <w:p w14:paraId="540348DB" w14:textId="77777777" w:rsidR="00CB1A9C" w:rsidRPr="00DB7E0B" w:rsidRDefault="00CB1A9C" w:rsidP="008F3A41">
      <w:pPr>
        <w:pStyle w:val="Title"/>
        <w:spacing w:line="480" w:lineRule="auto"/>
        <w:rPr>
          <w:sz w:val="24"/>
          <w:szCs w:val="24"/>
        </w:rPr>
      </w:pPr>
      <w:r w:rsidRPr="00DB7E0B">
        <w:rPr>
          <w:w w:val="75"/>
          <w:sz w:val="24"/>
          <w:szCs w:val="24"/>
        </w:rPr>
        <w:t>“Preserving</w:t>
      </w:r>
      <w:r w:rsidRPr="00DB7E0B">
        <w:rPr>
          <w:spacing w:val="2"/>
          <w:w w:val="75"/>
          <w:sz w:val="24"/>
          <w:szCs w:val="24"/>
        </w:rPr>
        <w:t xml:space="preserve"> </w:t>
      </w:r>
      <w:r w:rsidRPr="00DB7E0B">
        <w:rPr>
          <w:w w:val="75"/>
          <w:sz w:val="24"/>
          <w:szCs w:val="24"/>
        </w:rPr>
        <w:t>our</w:t>
      </w:r>
      <w:r w:rsidRPr="00DB7E0B">
        <w:rPr>
          <w:spacing w:val="3"/>
          <w:w w:val="75"/>
          <w:sz w:val="24"/>
          <w:szCs w:val="24"/>
        </w:rPr>
        <w:t xml:space="preserve"> </w:t>
      </w:r>
      <w:r w:rsidRPr="00DB7E0B">
        <w:rPr>
          <w:w w:val="75"/>
          <w:sz w:val="24"/>
          <w:szCs w:val="24"/>
        </w:rPr>
        <w:t>Past,</w:t>
      </w:r>
      <w:r w:rsidRPr="00DB7E0B">
        <w:rPr>
          <w:spacing w:val="3"/>
          <w:w w:val="75"/>
          <w:sz w:val="24"/>
          <w:szCs w:val="24"/>
        </w:rPr>
        <w:t xml:space="preserve"> </w:t>
      </w:r>
      <w:r w:rsidRPr="00DB7E0B">
        <w:rPr>
          <w:w w:val="75"/>
          <w:sz w:val="24"/>
          <w:szCs w:val="24"/>
        </w:rPr>
        <w:t>Managing</w:t>
      </w:r>
      <w:r w:rsidRPr="00DB7E0B">
        <w:rPr>
          <w:spacing w:val="4"/>
          <w:w w:val="75"/>
          <w:sz w:val="24"/>
          <w:szCs w:val="24"/>
        </w:rPr>
        <w:t xml:space="preserve"> </w:t>
      </w:r>
      <w:r w:rsidRPr="00DB7E0B">
        <w:rPr>
          <w:w w:val="75"/>
          <w:sz w:val="24"/>
          <w:szCs w:val="24"/>
        </w:rPr>
        <w:t>the Present</w:t>
      </w:r>
      <w:r w:rsidRPr="00DB7E0B">
        <w:rPr>
          <w:spacing w:val="4"/>
          <w:w w:val="75"/>
          <w:sz w:val="24"/>
          <w:szCs w:val="24"/>
        </w:rPr>
        <w:t xml:space="preserve"> </w:t>
      </w:r>
      <w:r w:rsidRPr="00DB7E0B">
        <w:rPr>
          <w:w w:val="75"/>
          <w:sz w:val="24"/>
          <w:szCs w:val="24"/>
        </w:rPr>
        <w:t>to</w:t>
      </w:r>
      <w:r w:rsidRPr="00DB7E0B">
        <w:rPr>
          <w:spacing w:val="3"/>
          <w:w w:val="75"/>
          <w:sz w:val="24"/>
          <w:szCs w:val="24"/>
        </w:rPr>
        <w:t xml:space="preserve"> </w:t>
      </w:r>
      <w:r w:rsidRPr="00DB7E0B">
        <w:rPr>
          <w:w w:val="75"/>
          <w:sz w:val="24"/>
          <w:szCs w:val="24"/>
        </w:rPr>
        <w:t>Create</w:t>
      </w:r>
      <w:r w:rsidRPr="00DB7E0B">
        <w:rPr>
          <w:spacing w:val="3"/>
          <w:w w:val="75"/>
          <w:sz w:val="24"/>
          <w:szCs w:val="24"/>
        </w:rPr>
        <w:t xml:space="preserve"> </w:t>
      </w:r>
      <w:r w:rsidRPr="00DB7E0B">
        <w:rPr>
          <w:w w:val="75"/>
          <w:sz w:val="24"/>
          <w:szCs w:val="24"/>
        </w:rPr>
        <w:t>our Future”</w:t>
      </w:r>
    </w:p>
    <w:p w14:paraId="0CD8E2DE" w14:textId="05EAA807" w:rsidR="004B2C99" w:rsidRPr="00DB7E0B" w:rsidRDefault="00B04A6F" w:rsidP="008F3A41">
      <w:pPr>
        <w:pStyle w:val="Heading1"/>
        <w:spacing w:line="480" w:lineRule="auto"/>
        <w:rPr>
          <w:rFonts w:ascii="Times New Roman" w:hAnsi="Times New Roman" w:cs="Times New Roman"/>
          <w:w w:val="75"/>
          <w:sz w:val="24"/>
          <w:szCs w:val="24"/>
        </w:rPr>
      </w:pPr>
      <w:r w:rsidRPr="00DB7E0B">
        <w:rPr>
          <w:rFonts w:ascii="Times New Roman" w:hAnsi="Times New Roman" w:cs="Times New Roman"/>
          <w:w w:val="75"/>
          <w:sz w:val="24"/>
          <w:szCs w:val="24"/>
        </w:rPr>
        <w:br w:type="page"/>
      </w:r>
      <w:bookmarkStart w:id="178" w:name="_Toc197739653"/>
      <w:r w:rsidR="004B2C99" w:rsidRPr="00DB7E0B">
        <w:rPr>
          <w:rFonts w:ascii="Times New Roman" w:hAnsi="Times New Roman" w:cs="Times New Roman"/>
          <w:w w:val="75"/>
          <w:sz w:val="24"/>
          <w:szCs w:val="24"/>
        </w:rPr>
        <w:t>Appendix 5b1</w:t>
      </w:r>
      <w:bookmarkEnd w:id="178"/>
    </w:p>
    <w:p w14:paraId="708BA3E1" w14:textId="151FF445" w:rsidR="004B2C99" w:rsidRPr="00DB7E0B" w:rsidRDefault="004B2C99" w:rsidP="008F3A41">
      <w:pPr>
        <w:spacing w:line="480" w:lineRule="auto"/>
        <w:rPr>
          <w:rFonts w:eastAsiaTheme="majorEastAsia"/>
          <w:color w:val="0F4761" w:themeColor="accent1" w:themeShade="BF"/>
          <w:w w:val="75"/>
        </w:rPr>
      </w:pPr>
      <w:r w:rsidRPr="00DB7E0B">
        <w:rPr>
          <w:w w:val="75"/>
        </w:rPr>
        <w:br w:type="page"/>
      </w:r>
      <w:r w:rsidR="00357E5E" w:rsidRPr="00DB7E0B">
        <w:rPr>
          <w:noProof/>
        </w:rPr>
        <w:drawing>
          <wp:inline distT="0" distB="0" distL="0" distR="0" wp14:anchorId="57627BF3" wp14:editId="37FACDD2">
            <wp:extent cx="3816445" cy="4938861"/>
            <wp:effectExtent l="0" t="0" r="0" b="0"/>
            <wp:docPr id="7110" name="Picture 7110" descr="A letter of a medical research&#10;&#10;AI-generated content may be incorrect."/>
            <wp:cNvGraphicFramePr/>
            <a:graphic xmlns:a="http://schemas.openxmlformats.org/drawingml/2006/main">
              <a:graphicData uri="http://schemas.openxmlformats.org/drawingml/2006/picture">
                <pic:pic xmlns:pic="http://schemas.openxmlformats.org/drawingml/2006/picture">
                  <pic:nvPicPr>
                    <pic:cNvPr id="7110" name="Picture 7110" descr="A letter of a medical research&#10;&#10;AI-generated content may be incorrect."/>
                    <pic:cNvPicPr/>
                  </pic:nvPicPr>
                  <pic:blipFill>
                    <a:blip r:embed="rId32"/>
                    <a:stretch>
                      <a:fillRect/>
                    </a:stretch>
                  </pic:blipFill>
                  <pic:spPr>
                    <a:xfrm>
                      <a:off x="0" y="0"/>
                      <a:ext cx="3816445" cy="4938861"/>
                    </a:xfrm>
                    <a:prstGeom prst="rect">
                      <a:avLst/>
                    </a:prstGeom>
                  </pic:spPr>
                </pic:pic>
              </a:graphicData>
            </a:graphic>
          </wp:inline>
        </w:drawing>
      </w:r>
    </w:p>
    <w:p w14:paraId="5D3C9ADD" w14:textId="77777777" w:rsidR="00B04A6F" w:rsidRPr="00DB7E0B" w:rsidRDefault="00B04A6F" w:rsidP="008F3A41">
      <w:pPr>
        <w:pStyle w:val="Heading1"/>
        <w:spacing w:line="480" w:lineRule="auto"/>
        <w:rPr>
          <w:rFonts w:ascii="Times New Roman" w:eastAsia="Times New Roman" w:hAnsi="Times New Roman" w:cs="Times New Roman"/>
          <w:w w:val="75"/>
          <w:kern w:val="0"/>
          <w:sz w:val="24"/>
          <w:szCs w:val="24"/>
          <w:lang w:eastAsia="en-US"/>
          <w14:ligatures w14:val="none"/>
        </w:rPr>
      </w:pPr>
    </w:p>
    <w:p w14:paraId="79189EAE" w14:textId="77777777" w:rsidR="00F40D64" w:rsidRPr="00DB7E0B" w:rsidRDefault="00F40D64" w:rsidP="008F3A41">
      <w:pPr>
        <w:spacing w:line="480" w:lineRule="auto"/>
      </w:pPr>
    </w:p>
    <w:p w14:paraId="571C45AE" w14:textId="5C494CBA" w:rsidR="00F40D64" w:rsidRPr="00DB7E0B" w:rsidRDefault="00605809" w:rsidP="008F3A41">
      <w:pPr>
        <w:pStyle w:val="Heading1"/>
        <w:spacing w:line="480" w:lineRule="auto"/>
        <w:rPr>
          <w:rFonts w:ascii="Times New Roman" w:hAnsi="Times New Roman" w:cs="Times New Roman"/>
          <w:sz w:val="24"/>
          <w:szCs w:val="24"/>
        </w:rPr>
      </w:pPr>
      <w:bookmarkStart w:id="179" w:name="_Toc197739654"/>
      <w:r w:rsidRPr="00DB7E0B">
        <w:rPr>
          <w:rFonts w:ascii="Times New Roman" w:hAnsi="Times New Roman" w:cs="Times New Roman"/>
          <w:sz w:val="24"/>
          <w:szCs w:val="24"/>
        </w:rPr>
        <w:t>A</w:t>
      </w:r>
      <w:r w:rsidR="00D94907" w:rsidRPr="00DB7E0B">
        <w:rPr>
          <w:rFonts w:ascii="Times New Roman" w:hAnsi="Times New Roman" w:cs="Times New Roman"/>
          <w:sz w:val="24"/>
          <w:szCs w:val="24"/>
        </w:rPr>
        <w:t xml:space="preserve">ppendix </w:t>
      </w:r>
      <w:r w:rsidR="008C049D" w:rsidRPr="00DB7E0B">
        <w:rPr>
          <w:rFonts w:ascii="Times New Roman" w:hAnsi="Times New Roman" w:cs="Times New Roman"/>
          <w:sz w:val="24"/>
          <w:szCs w:val="24"/>
        </w:rPr>
        <w:t>6</w:t>
      </w:r>
      <w:bookmarkEnd w:id="179"/>
    </w:p>
    <w:p w14:paraId="5E0545B2" w14:textId="77777777" w:rsidR="008A7137" w:rsidRPr="00DB7E0B" w:rsidRDefault="008A7137" w:rsidP="008F3A41">
      <w:pPr>
        <w:pStyle w:val="Subtitle"/>
        <w:spacing w:line="480" w:lineRule="auto"/>
        <w:rPr>
          <w:rFonts w:ascii="Times New Roman" w:hAnsi="Times New Roman" w:cs="Times New Roman"/>
          <w:sz w:val="24"/>
          <w:szCs w:val="24"/>
        </w:rPr>
      </w:pPr>
      <w:r w:rsidRPr="00DB7E0B">
        <w:rPr>
          <w:rFonts w:ascii="Times New Roman" w:hAnsi="Times New Roman" w:cs="Times New Roman"/>
          <w:sz w:val="24"/>
          <w:szCs w:val="24"/>
        </w:rPr>
        <w:t>EATING</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QUESTIONNAIRE—YOUTH</w:t>
      </w:r>
      <w:r w:rsidRPr="00DB7E0B">
        <w:rPr>
          <w:rFonts w:ascii="Times New Roman" w:hAnsi="Times New Roman" w:cs="Times New Roman"/>
          <w:spacing w:val="-1"/>
          <w:sz w:val="24"/>
          <w:szCs w:val="24"/>
        </w:rPr>
        <w:t xml:space="preserve"> </w:t>
      </w:r>
      <w:r w:rsidRPr="00DB7E0B">
        <w:rPr>
          <w:rFonts w:ascii="Times New Roman" w:hAnsi="Times New Roman" w:cs="Times New Roman"/>
          <w:spacing w:val="-2"/>
          <w:sz w:val="24"/>
          <w:szCs w:val="24"/>
        </w:rPr>
        <w:t>VERSION*</w:t>
      </w:r>
    </w:p>
    <w:p w14:paraId="0B4FABBD" w14:textId="77777777" w:rsidR="008A7137" w:rsidRPr="00DB7E0B" w:rsidRDefault="008A7137" w:rsidP="008F3A41">
      <w:pPr>
        <w:spacing w:line="480" w:lineRule="auto"/>
      </w:pPr>
    </w:p>
    <w:p w14:paraId="0A7C1E9F" w14:textId="77777777" w:rsidR="008A7137" w:rsidRPr="00DB7E0B" w:rsidRDefault="008A7137" w:rsidP="008F3A41">
      <w:pPr>
        <w:spacing w:line="480" w:lineRule="auto"/>
        <w:ind w:left="269" w:right="236"/>
        <w:jc w:val="center"/>
      </w:pPr>
      <w:r w:rsidRPr="00DB7E0B">
        <w:t>PART</w:t>
      </w:r>
      <w:r w:rsidRPr="00DB7E0B">
        <w:rPr>
          <w:spacing w:val="-2"/>
        </w:rPr>
        <w:t xml:space="preserve"> </w:t>
      </w:r>
      <w:r w:rsidRPr="00DB7E0B">
        <w:t>I*:</w:t>
      </w:r>
      <w:r w:rsidRPr="00DB7E0B">
        <w:rPr>
          <w:spacing w:val="-1"/>
        </w:rPr>
        <w:t xml:space="preserve"> </w:t>
      </w:r>
      <w:r w:rsidRPr="00DB7E0B">
        <w:t>PLEASE</w:t>
      </w:r>
      <w:r w:rsidRPr="00DB7E0B">
        <w:rPr>
          <w:spacing w:val="-1"/>
        </w:rPr>
        <w:t xml:space="preserve"> </w:t>
      </w:r>
      <w:r w:rsidRPr="00DB7E0B">
        <w:t>READ</w:t>
      </w:r>
      <w:r w:rsidRPr="00DB7E0B">
        <w:rPr>
          <w:spacing w:val="-2"/>
        </w:rPr>
        <w:t xml:space="preserve"> </w:t>
      </w:r>
      <w:r w:rsidRPr="00DB7E0B">
        <w:t>THIS</w:t>
      </w:r>
      <w:r w:rsidRPr="00DB7E0B">
        <w:rPr>
          <w:spacing w:val="1"/>
        </w:rPr>
        <w:t xml:space="preserve"> </w:t>
      </w:r>
      <w:r w:rsidRPr="00DB7E0B">
        <w:rPr>
          <w:u w:val="single"/>
        </w:rPr>
        <w:t>BEFORE</w:t>
      </w:r>
      <w:r w:rsidRPr="00DB7E0B">
        <w:t xml:space="preserve"> ANSWERING</w:t>
      </w:r>
      <w:r w:rsidRPr="00DB7E0B">
        <w:rPr>
          <w:spacing w:val="-1"/>
        </w:rPr>
        <w:t xml:space="preserve"> </w:t>
      </w:r>
      <w:r w:rsidRPr="00DB7E0B">
        <w:t>THE</w:t>
      </w:r>
      <w:r w:rsidRPr="00DB7E0B">
        <w:rPr>
          <w:spacing w:val="-3"/>
        </w:rPr>
        <w:t xml:space="preserve"> </w:t>
      </w:r>
      <w:r w:rsidRPr="00DB7E0B">
        <w:rPr>
          <w:spacing w:val="-2"/>
        </w:rPr>
        <w:t>QUESTIONS</w:t>
      </w:r>
    </w:p>
    <w:p w14:paraId="56AF6CA3" w14:textId="77777777" w:rsidR="008A7137" w:rsidRPr="00DB7E0B" w:rsidRDefault="008A7137" w:rsidP="008F3A41">
      <w:pPr>
        <w:spacing w:line="480" w:lineRule="auto"/>
      </w:pPr>
    </w:p>
    <w:p w14:paraId="22E78FDE" w14:textId="77777777" w:rsidR="008A7137" w:rsidRPr="00DB7E0B" w:rsidRDefault="008A7137" w:rsidP="008F3A41">
      <w:pPr>
        <w:spacing w:line="480" w:lineRule="auto"/>
        <w:ind w:left="176" w:right="92"/>
      </w:pPr>
      <w:r w:rsidRPr="00DB7E0B">
        <w:t>Some of these questions will ask about any binges that you might have had during the past four weeks</w:t>
      </w:r>
      <w:r w:rsidRPr="00DB7E0B">
        <w:rPr>
          <w:spacing w:val="-2"/>
        </w:rPr>
        <w:t xml:space="preserve"> </w:t>
      </w:r>
      <w:r w:rsidRPr="00DB7E0B">
        <w:t>(28</w:t>
      </w:r>
      <w:r w:rsidRPr="00DB7E0B">
        <w:rPr>
          <w:spacing w:val="-2"/>
        </w:rPr>
        <w:t xml:space="preserve"> </w:t>
      </w:r>
      <w:r w:rsidRPr="00DB7E0B">
        <w:t>days).</w:t>
      </w:r>
      <w:r w:rsidRPr="00DB7E0B">
        <w:rPr>
          <w:spacing w:val="-2"/>
        </w:rPr>
        <w:t xml:space="preserve"> </w:t>
      </w:r>
      <w:r w:rsidRPr="00DB7E0B">
        <w:t>A</w:t>
      </w:r>
      <w:r w:rsidRPr="00DB7E0B">
        <w:rPr>
          <w:spacing w:val="-3"/>
        </w:rPr>
        <w:t xml:space="preserve"> </w:t>
      </w:r>
      <w:r w:rsidRPr="00DB7E0B">
        <w:t>binge</w:t>
      </w:r>
      <w:r w:rsidRPr="00DB7E0B">
        <w:rPr>
          <w:spacing w:val="-2"/>
        </w:rPr>
        <w:t xml:space="preserve"> </w:t>
      </w:r>
      <w:r w:rsidRPr="00DB7E0B">
        <w:t>has</w:t>
      </w:r>
      <w:r w:rsidRPr="00DB7E0B">
        <w:rPr>
          <w:spacing w:val="-2"/>
        </w:rPr>
        <w:t xml:space="preserve"> </w:t>
      </w:r>
      <w:r w:rsidRPr="00DB7E0B">
        <w:t>two</w:t>
      </w:r>
      <w:r w:rsidRPr="00DB7E0B">
        <w:rPr>
          <w:spacing w:val="-2"/>
        </w:rPr>
        <w:t xml:space="preserve"> </w:t>
      </w:r>
      <w:r w:rsidRPr="00DB7E0B">
        <w:t>parts:</w:t>
      </w:r>
      <w:r w:rsidRPr="00DB7E0B">
        <w:rPr>
          <w:spacing w:val="-2"/>
        </w:rPr>
        <w:t xml:space="preserve"> </w:t>
      </w:r>
      <w:r w:rsidRPr="00DB7E0B">
        <w:t>1)</w:t>
      </w:r>
      <w:r w:rsidRPr="00DB7E0B">
        <w:rPr>
          <w:spacing w:val="-2"/>
        </w:rPr>
        <w:t xml:space="preserve"> </w:t>
      </w:r>
      <w:r w:rsidRPr="00DB7E0B">
        <w:t>eating</w:t>
      </w:r>
      <w:r w:rsidRPr="00DB7E0B">
        <w:rPr>
          <w:spacing w:val="-2"/>
        </w:rPr>
        <w:t xml:space="preserve"> </w:t>
      </w:r>
      <w:r w:rsidRPr="00DB7E0B">
        <w:t>a</w:t>
      </w:r>
      <w:r w:rsidRPr="00DB7E0B">
        <w:rPr>
          <w:spacing w:val="-3"/>
        </w:rPr>
        <w:t xml:space="preserve"> </w:t>
      </w:r>
      <w:proofErr w:type="gramStart"/>
      <w:r w:rsidRPr="00DB7E0B">
        <w:t>really</w:t>
      </w:r>
      <w:r w:rsidRPr="00DB7E0B">
        <w:rPr>
          <w:spacing w:val="-2"/>
        </w:rPr>
        <w:t xml:space="preserve"> </w:t>
      </w:r>
      <w:r w:rsidRPr="00DB7E0B">
        <w:t>big</w:t>
      </w:r>
      <w:proofErr w:type="gramEnd"/>
      <w:r w:rsidRPr="00DB7E0B">
        <w:rPr>
          <w:spacing w:val="-2"/>
        </w:rPr>
        <w:t xml:space="preserve"> </w:t>
      </w:r>
      <w:r w:rsidRPr="00DB7E0B">
        <w:t>amount</w:t>
      </w:r>
      <w:r w:rsidRPr="00DB7E0B">
        <w:rPr>
          <w:spacing w:val="-2"/>
        </w:rPr>
        <w:t xml:space="preserve"> </w:t>
      </w:r>
      <w:r w:rsidRPr="00DB7E0B">
        <w:t>of</w:t>
      </w:r>
      <w:r w:rsidRPr="00DB7E0B">
        <w:rPr>
          <w:spacing w:val="-2"/>
        </w:rPr>
        <w:t xml:space="preserve"> </w:t>
      </w:r>
      <w:r w:rsidRPr="00DB7E0B">
        <w:t>food</w:t>
      </w:r>
      <w:r w:rsidRPr="00DB7E0B">
        <w:rPr>
          <w:spacing w:val="-2"/>
        </w:rPr>
        <w:t xml:space="preserve"> </w:t>
      </w:r>
      <w:r w:rsidRPr="00DB7E0B">
        <w:t>given</w:t>
      </w:r>
      <w:r w:rsidRPr="00DB7E0B">
        <w:rPr>
          <w:spacing w:val="-2"/>
        </w:rPr>
        <w:t xml:space="preserve"> </w:t>
      </w:r>
      <w:r w:rsidRPr="00DB7E0B">
        <w:t>the</w:t>
      </w:r>
      <w:r w:rsidRPr="00DB7E0B">
        <w:rPr>
          <w:spacing w:val="-3"/>
        </w:rPr>
        <w:t xml:space="preserve"> </w:t>
      </w:r>
      <w:r w:rsidRPr="00DB7E0B">
        <w:t>situation</w:t>
      </w:r>
      <w:r w:rsidRPr="00DB7E0B">
        <w:rPr>
          <w:spacing w:val="-2"/>
        </w:rPr>
        <w:t xml:space="preserve"> </w:t>
      </w:r>
      <w:r w:rsidRPr="00DB7E0B">
        <w:t>and</w:t>
      </w:r>
    </w:p>
    <w:p w14:paraId="28870BA5" w14:textId="77777777" w:rsidR="008A7137" w:rsidRPr="00DB7E0B" w:rsidRDefault="008A7137" w:rsidP="008F3A41">
      <w:pPr>
        <w:spacing w:line="480" w:lineRule="auto"/>
        <w:ind w:left="176"/>
      </w:pPr>
      <w:r w:rsidRPr="00DB7E0B">
        <w:t>2)</w:t>
      </w:r>
      <w:r w:rsidRPr="00DB7E0B">
        <w:rPr>
          <w:spacing w:val="-1"/>
        </w:rPr>
        <w:t xml:space="preserve"> </w:t>
      </w:r>
      <w:r w:rsidRPr="00DB7E0B">
        <w:t>feeling</w:t>
      </w:r>
      <w:r w:rsidRPr="00DB7E0B">
        <w:rPr>
          <w:spacing w:val="-1"/>
        </w:rPr>
        <w:t xml:space="preserve"> </w:t>
      </w:r>
      <w:r w:rsidRPr="00DB7E0B">
        <w:t>out</w:t>
      </w:r>
      <w:r w:rsidRPr="00DB7E0B">
        <w:rPr>
          <w:spacing w:val="-1"/>
        </w:rPr>
        <w:t xml:space="preserve"> </w:t>
      </w:r>
      <w:r w:rsidRPr="00DB7E0B">
        <w:t>of</w:t>
      </w:r>
      <w:r w:rsidRPr="00DB7E0B">
        <w:rPr>
          <w:spacing w:val="-1"/>
        </w:rPr>
        <w:t xml:space="preserve"> </w:t>
      </w:r>
      <w:r w:rsidRPr="00DB7E0B">
        <w:rPr>
          <w:spacing w:val="-2"/>
        </w:rPr>
        <w:t>control.</w:t>
      </w:r>
    </w:p>
    <w:p w14:paraId="5FD6842B" w14:textId="77777777" w:rsidR="008A7137" w:rsidRPr="00DB7E0B" w:rsidRDefault="008A7137" w:rsidP="008F3A41">
      <w:pPr>
        <w:spacing w:line="480" w:lineRule="auto"/>
      </w:pPr>
    </w:p>
    <w:p w14:paraId="43994D8C" w14:textId="77777777" w:rsidR="008A7137" w:rsidRPr="00DB7E0B" w:rsidRDefault="008A7137" w:rsidP="008F3A41">
      <w:pPr>
        <w:pStyle w:val="BodyText"/>
        <w:spacing w:line="480" w:lineRule="auto"/>
        <w:ind w:left="176"/>
        <w:rPr>
          <w:rFonts w:ascii="Times New Roman" w:hAnsi="Times New Roman" w:cs="Times New Roman"/>
          <w:sz w:val="24"/>
          <w:szCs w:val="24"/>
        </w:rPr>
      </w:pPr>
      <w:r w:rsidRPr="00DB7E0B">
        <w:rPr>
          <w:rFonts w:ascii="Times New Roman" w:hAnsi="Times New Roman" w:cs="Times New Roman"/>
          <w:sz w:val="24"/>
          <w:szCs w:val="24"/>
        </w:rPr>
        <w:t>What</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is</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a</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“really</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big</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amount</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2"/>
          <w:sz w:val="24"/>
          <w:szCs w:val="24"/>
        </w:rPr>
        <w:t xml:space="preserve"> food?”</w:t>
      </w:r>
    </w:p>
    <w:p w14:paraId="6B40CB39" w14:textId="77777777" w:rsidR="008A7137" w:rsidRPr="00DB7E0B" w:rsidRDefault="008A7137" w:rsidP="008F3A41">
      <w:pPr>
        <w:spacing w:line="480" w:lineRule="auto"/>
        <w:ind w:left="176" w:right="172"/>
      </w:pPr>
      <w:r w:rsidRPr="00DB7E0B">
        <w:t xml:space="preserve">A </w:t>
      </w:r>
      <w:proofErr w:type="gramStart"/>
      <w:r w:rsidRPr="00DB7E0B">
        <w:t>really big</w:t>
      </w:r>
      <w:proofErr w:type="gramEnd"/>
      <w:r w:rsidRPr="00DB7E0B">
        <w:t xml:space="preserve"> amount of food is much more</w:t>
      </w:r>
      <w:r w:rsidRPr="00DB7E0B">
        <w:rPr>
          <w:spacing w:val="-1"/>
        </w:rPr>
        <w:t xml:space="preserve"> </w:t>
      </w:r>
      <w:r w:rsidRPr="00DB7E0B">
        <w:t>than most people would eat in the same situation.</w:t>
      </w:r>
      <w:r w:rsidRPr="00DB7E0B">
        <w:rPr>
          <w:spacing w:val="40"/>
        </w:rPr>
        <w:t xml:space="preserve"> </w:t>
      </w:r>
      <w:r w:rsidRPr="00DB7E0B">
        <w:t>Some examples might be: 1) eating two full meals (such as two plates of salad/first course, two main dishes, two desserts, etc.); 2) eating three main courses (such as 3 plates of pasta); or 3) eating a really big amount of one food (such as 4 brownies) or a few different kinds of foods (such as a big bowl</w:t>
      </w:r>
      <w:r w:rsidRPr="00DB7E0B">
        <w:rPr>
          <w:spacing w:val="-2"/>
        </w:rPr>
        <w:t xml:space="preserve"> </w:t>
      </w:r>
      <w:r w:rsidRPr="00DB7E0B">
        <w:t>of</w:t>
      </w:r>
      <w:r w:rsidRPr="00DB7E0B">
        <w:rPr>
          <w:spacing w:val="-3"/>
        </w:rPr>
        <w:t xml:space="preserve"> </w:t>
      </w:r>
      <w:r w:rsidRPr="00DB7E0B">
        <w:t>ice</w:t>
      </w:r>
      <w:r w:rsidRPr="00DB7E0B">
        <w:rPr>
          <w:spacing w:val="-4"/>
        </w:rPr>
        <w:t xml:space="preserve"> </w:t>
      </w:r>
      <w:r w:rsidRPr="00DB7E0B">
        <w:t>cream,</w:t>
      </w:r>
      <w:r w:rsidRPr="00DB7E0B">
        <w:rPr>
          <w:spacing w:val="-2"/>
        </w:rPr>
        <w:t xml:space="preserve"> </w:t>
      </w:r>
      <w:r w:rsidRPr="00DB7E0B">
        <w:t>8 cookies,</w:t>
      </w:r>
      <w:r w:rsidRPr="00DB7E0B">
        <w:rPr>
          <w:spacing w:val="-2"/>
        </w:rPr>
        <w:t xml:space="preserve"> </w:t>
      </w:r>
      <w:r w:rsidRPr="00DB7E0B">
        <w:t>a</w:t>
      </w:r>
      <w:r w:rsidRPr="00DB7E0B">
        <w:rPr>
          <w:spacing w:val="-4"/>
        </w:rPr>
        <w:t xml:space="preserve"> </w:t>
      </w:r>
      <w:r w:rsidRPr="00DB7E0B">
        <w:t>donut,</w:t>
      </w:r>
      <w:r w:rsidRPr="00DB7E0B">
        <w:rPr>
          <w:spacing w:val="-2"/>
        </w:rPr>
        <w:t xml:space="preserve"> </w:t>
      </w:r>
      <w:r w:rsidRPr="00DB7E0B">
        <w:t>and</w:t>
      </w:r>
      <w:r w:rsidRPr="00DB7E0B">
        <w:rPr>
          <w:spacing w:val="-2"/>
        </w:rPr>
        <w:t xml:space="preserve"> </w:t>
      </w:r>
      <w:r w:rsidRPr="00DB7E0B">
        <w:t>a</w:t>
      </w:r>
      <w:r w:rsidRPr="00DB7E0B">
        <w:rPr>
          <w:spacing w:val="-4"/>
        </w:rPr>
        <w:t xml:space="preserve"> </w:t>
      </w:r>
      <w:r w:rsidRPr="00DB7E0B">
        <w:t>handful</w:t>
      </w:r>
      <w:r w:rsidRPr="00DB7E0B">
        <w:rPr>
          <w:spacing w:val="-2"/>
        </w:rPr>
        <w:t xml:space="preserve"> </w:t>
      </w:r>
      <w:r w:rsidRPr="00DB7E0B">
        <w:t>of</w:t>
      </w:r>
      <w:r w:rsidRPr="00DB7E0B">
        <w:rPr>
          <w:spacing w:val="-3"/>
        </w:rPr>
        <w:t xml:space="preserve"> </w:t>
      </w:r>
      <w:r w:rsidRPr="00DB7E0B">
        <w:t>candy).</w:t>
      </w:r>
      <w:r w:rsidRPr="00DB7E0B">
        <w:rPr>
          <w:spacing w:val="40"/>
        </w:rPr>
        <w:t xml:space="preserve"> </w:t>
      </w:r>
      <w:r w:rsidRPr="00DB7E0B">
        <w:t>Below</w:t>
      </w:r>
      <w:r w:rsidRPr="00DB7E0B">
        <w:rPr>
          <w:spacing w:val="-2"/>
        </w:rPr>
        <w:t xml:space="preserve"> </w:t>
      </w:r>
      <w:r w:rsidRPr="00DB7E0B">
        <w:t>are</w:t>
      </w:r>
      <w:r w:rsidRPr="00DB7E0B">
        <w:rPr>
          <w:spacing w:val="-1"/>
        </w:rPr>
        <w:t xml:space="preserve"> </w:t>
      </w:r>
      <w:r w:rsidRPr="00DB7E0B">
        <w:t>some</w:t>
      </w:r>
      <w:r w:rsidRPr="00DB7E0B">
        <w:rPr>
          <w:spacing w:val="-3"/>
        </w:rPr>
        <w:t xml:space="preserve"> </w:t>
      </w:r>
      <w:r w:rsidRPr="00DB7E0B">
        <w:t>pictures</w:t>
      </w:r>
      <w:r w:rsidRPr="00DB7E0B">
        <w:rPr>
          <w:spacing w:val="-2"/>
        </w:rPr>
        <w:t xml:space="preserve"> </w:t>
      </w:r>
      <w:r w:rsidRPr="00DB7E0B">
        <w:t>of</w:t>
      </w:r>
      <w:r w:rsidRPr="00DB7E0B">
        <w:rPr>
          <w:spacing w:val="-2"/>
        </w:rPr>
        <w:t xml:space="preserve"> </w:t>
      </w:r>
      <w:r w:rsidRPr="00DB7E0B">
        <w:t>a</w:t>
      </w:r>
      <w:r w:rsidRPr="00DB7E0B">
        <w:rPr>
          <w:spacing w:val="-2"/>
        </w:rPr>
        <w:t xml:space="preserve"> </w:t>
      </w:r>
      <w:proofErr w:type="gramStart"/>
      <w:r w:rsidRPr="00DB7E0B">
        <w:t>really big</w:t>
      </w:r>
      <w:proofErr w:type="gramEnd"/>
      <w:r w:rsidRPr="00DB7E0B">
        <w:t xml:space="preserve"> amount of food to help you.</w:t>
      </w:r>
    </w:p>
    <w:p w14:paraId="2FC141F8" w14:textId="77777777" w:rsidR="008A7137" w:rsidRPr="00DB7E0B" w:rsidRDefault="008A7137" w:rsidP="008F3A41">
      <w:pPr>
        <w:tabs>
          <w:tab w:val="left" w:pos="7376"/>
        </w:tabs>
        <w:spacing w:line="480" w:lineRule="auto"/>
        <w:ind w:left="183"/>
      </w:pPr>
      <w:r w:rsidRPr="00DB7E0B">
        <w:rPr>
          <w:noProof/>
        </w:rPr>
        <mc:AlternateContent>
          <mc:Choice Requires="wpg">
            <w:drawing>
              <wp:inline distT="0" distB="0" distL="0" distR="0" wp14:anchorId="73238A3F" wp14:editId="357B987C">
                <wp:extent cx="500380" cy="716280"/>
                <wp:effectExtent l="0" t="0" r="0" b="762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380" cy="716280"/>
                          <a:chOff x="0" y="0"/>
                          <a:chExt cx="500380" cy="716280"/>
                        </a:xfrm>
                      </wpg:grpSpPr>
                      <pic:pic xmlns:pic="http://schemas.openxmlformats.org/drawingml/2006/picture">
                        <pic:nvPicPr>
                          <pic:cNvPr id="3" name="Image 3">
                            <a:hlinkClick r:id="rId33"/>
                          </pic:cNvPr>
                          <pic:cNvPicPr/>
                        </pic:nvPicPr>
                        <pic:blipFill>
                          <a:blip r:embed="rId34" cstate="print"/>
                          <a:stretch>
                            <a:fillRect/>
                          </a:stretch>
                        </pic:blipFill>
                        <pic:spPr>
                          <a:xfrm>
                            <a:off x="0" y="0"/>
                            <a:ext cx="456768" cy="329886"/>
                          </a:xfrm>
                          <a:prstGeom prst="rect">
                            <a:avLst/>
                          </a:prstGeom>
                        </pic:spPr>
                      </pic:pic>
                      <pic:pic xmlns:pic="http://schemas.openxmlformats.org/drawingml/2006/picture">
                        <pic:nvPicPr>
                          <pic:cNvPr id="4" name="Image 4">
                            <a:hlinkClick r:id="rId35"/>
                          </pic:cNvPr>
                          <pic:cNvPicPr/>
                        </pic:nvPicPr>
                        <pic:blipFill>
                          <a:blip r:embed="rId36" cstate="print"/>
                          <a:stretch>
                            <a:fillRect/>
                          </a:stretch>
                        </pic:blipFill>
                        <pic:spPr>
                          <a:xfrm>
                            <a:off x="5638" y="344481"/>
                            <a:ext cx="494385" cy="371174"/>
                          </a:xfrm>
                          <a:prstGeom prst="rect">
                            <a:avLst/>
                          </a:prstGeom>
                        </pic:spPr>
                      </pic:pic>
                    </wpg:wgp>
                  </a:graphicData>
                </a:graphic>
              </wp:inline>
            </w:drawing>
          </mc:Choice>
          <mc:Fallback xmlns:arto="http://schemas.microsoft.com/office/word/2006/arto">
            <w:pict>
              <v:group w14:anchorId="7F1017A2" id="Group 2" o:spid="_x0000_s1026" style="width:39.4pt;height:56.4pt;mso-position-horizontal-relative:char;mso-position-vertical-relative:line" coordsize="5003,7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">
                <v:shape id="Image 3" o:spid="_x0000_s1027" type="#_x0000_t75" href="http://www.clipsahoy.com/webgraphics/as0056.htm" style="position:absolute;width:4567;height: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" o:button="t">
                  <v:fill o:detectmouseclick="t"/>
                  <v:imagedata r:id="rId38" o:title=""/>
                </v:shape>
                <v:shape id="Image 4" o:spid="_x0000_s1028" type="#_x0000_t75" href="http://www.clipsahoy.com/webgraphics/as1085.htm" style="position:absolute;left:56;top:3444;width:4944;height:3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" o:button="t">
                  <v:fill o:detectmouseclick="t"/>
                  <v:imagedata r:id="rId39" o:title=""/>
                </v:shape>
                <w10:anchorlock/>
              </v:group>
            </w:pict>
          </mc:Fallback>
        </mc:AlternateContent>
      </w:r>
      <w:r w:rsidRPr="00DB7E0B">
        <w:rPr>
          <w:spacing w:val="13"/>
        </w:rPr>
        <w:t xml:space="preserve"> </w:t>
      </w:r>
      <w:r w:rsidRPr="00DB7E0B">
        <w:rPr>
          <w:noProof/>
          <w:spacing w:val="13"/>
          <w:position w:val="60"/>
        </w:rPr>
        <mc:AlternateContent>
          <mc:Choice Requires="wpg">
            <w:drawing>
              <wp:inline distT="0" distB="0" distL="0" distR="0" wp14:anchorId="6195A1CA" wp14:editId="446CACEE">
                <wp:extent cx="1245235" cy="679450"/>
                <wp:effectExtent l="0" t="0" r="0" b="635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5235" cy="679450"/>
                          <a:chOff x="0" y="0"/>
                          <a:chExt cx="1245235" cy="679450"/>
                        </a:xfrm>
                      </wpg:grpSpPr>
                      <pic:pic xmlns:pic="http://schemas.openxmlformats.org/drawingml/2006/picture">
                        <pic:nvPicPr>
                          <pic:cNvPr id="6" name="Image 6"/>
                          <pic:cNvPicPr/>
                        </pic:nvPicPr>
                        <pic:blipFill>
                          <a:blip r:embed="rId40" cstate="print"/>
                          <a:stretch>
                            <a:fillRect/>
                          </a:stretch>
                        </pic:blipFill>
                        <pic:spPr>
                          <a:xfrm>
                            <a:off x="0" y="0"/>
                            <a:ext cx="677153" cy="679450"/>
                          </a:xfrm>
                          <a:prstGeom prst="rect">
                            <a:avLst/>
                          </a:prstGeom>
                        </pic:spPr>
                      </pic:pic>
                      <pic:pic xmlns:pic="http://schemas.openxmlformats.org/drawingml/2006/picture">
                        <pic:nvPicPr>
                          <pic:cNvPr id="7" name="Image 7">
                            <a:hlinkClick r:id="rId41"/>
                          </pic:cNvPr>
                          <pic:cNvPicPr/>
                        </pic:nvPicPr>
                        <pic:blipFill>
                          <a:blip r:embed="rId42" cstate="print"/>
                          <a:stretch>
                            <a:fillRect/>
                          </a:stretch>
                        </pic:blipFill>
                        <pic:spPr>
                          <a:xfrm>
                            <a:off x="699140" y="387385"/>
                            <a:ext cx="545566" cy="274884"/>
                          </a:xfrm>
                          <a:prstGeom prst="rect">
                            <a:avLst/>
                          </a:prstGeom>
                        </pic:spPr>
                      </pic:pic>
                    </wpg:wgp>
                  </a:graphicData>
                </a:graphic>
              </wp:inline>
            </w:drawing>
          </mc:Choice>
          <mc:Fallback xmlns:arto="http://schemas.microsoft.com/office/word/2006/arto">
            <w:pict>
              <v:group w14:anchorId="0195AB87" id="Group 5" o:spid="_x0000_s1026" style="width:98.05pt;height:53.5pt;mso-position-horizontal-relative:char;mso-position-vertical-relative:line" coordsize="12452,6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">
                <v:shape id="Image 6" o:spid="_x0000_s1027" type="#_x0000_t75" style="position:absolute;width:6771;height:6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">
                  <v:imagedata r:id="rId43" o:title=""/>
                </v:shape>
                <v:shape id="Image 7" o:spid="_x0000_s1028" type="#_x0000_t75" href="http://www.clipsahoy.com/webgraphics2/as3261.htm" style="position:absolute;left:6991;top:3873;width:5456;height:2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" o:button="t">
                  <v:fill o:detectmouseclick="t"/>
                  <v:imagedata r:id="rId44" o:title=""/>
                </v:shape>
                <w10:anchorlock/>
              </v:group>
            </w:pict>
          </mc:Fallback>
        </mc:AlternateContent>
      </w:r>
      <w:r w:rsidRPr="00DB7E0B">
        <w:rPr>
          <w:spacing w:val="54"/>
          <w:position w:val="60"/>
        </w:rPr>
        <w:t xml:space="preserve"> </w:t>
      </w:r>
      <w:r w:rsidRPr="00DB7E0B">
        <w:rPr>
          <w:noProof/>
          <w:spacing w:val="54"/>
          <w:position w:val="63"/>
        </w:rPr>
        <w:drawing>
          <wp:inline distT="0" distB="0" distL="0" distR="0" wp14:anchorId="18330B8B" wp14:editId="794E883E">
            <wp:extent cx="544446" cy="274320"/>
            <wp:effectExtent l="0" t="0" r="0" b="0"/>
            <wp:docPr id="8" name="Image 8">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a:hlinkClick r:id="rId41"/>
                    </pic:cNvPr>
                    <pic:cNvPicPr/>
                  </pic:nvPicPr>
                  <pic:blipFill>
                    <a:blip r:embed="rId42" cstate="print"/>
                    <a:stretch>
                      <a:fillRect/>
                    </a:stretch>
                  </pic:blipFill>
                  <pic:spPr>
                    <a:xfrm>
                      <a:off x="0" y="0"/>
                      <a:ext cx="544446" cy="274320"/>
                    </a:xfrm>
                    <a:prstGeom prst="rect">
                      <a:avLst/>
                    </a:prstGeom>
                  </pic:spPr>
                </pic:pic>
              </a:graphicData>
            </a:graphic>
          </wp:inline>
        </w:drawing>
      </w:r>
      <w:r w:rsidRPr="00DB7E0B">
        <w:rPr>
          <w:spacing w:val="54"/>
          <w:position w:val="63"/>
        </w:rPr>
        <w:tab/>
      </w:r>
      <w:r w:rsidRPr="00DB7E0B">
        <w:rPr>
          <w:noProof/>
          <w:spacing w:val="54"/>
          <w:position w:val="60"/>
        </w:rPr>
        <w:drawing>
          <wp:inline distT="0" distB="0" distL="0" distR="0" wp14:anchorId="54CDADEE" wp14:editId="71966397">
            <wp:extent cx="1237273" cy="57578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5" cstate="print"/>
                    <a:stretch>
                      <a:fillRect/>
                    </a:stretch>
                  </pic:blipFill>
                  <pic:spPr>
                    <a:xfrm>
                      <a:off x="0" y="0"/>
                      <a:ext cx="1237273" cy="575786"/>
                    </a:xfrm>
                    <a:prstGeom prst="rect">
                      <a:avLst/>
                    </a:prstGeom>
                  </pic:spPr>
                </pic:pic>
              </a:graphicData>
            </a:graphic>
          </wp:inline>
        </w:drawing>
      </w:r>
    </w:p>
    <w:p w14:paraId="10DAA147" w14:textId="6C5CEFE5" w:rsidR="008A7137" w:rsidRPr="00DB7E0B" w:rsidRDefault="00EB36A9" w:rsidP="008F3A41">
      <w:pPr>
        <w:pStyle w:val="Heading1"/>
        <w:tabs>
          <w:tab w:val="left" w:pos="7315"/>
        </w:tabs>
        <w:spacing w:before="6" w:line="480" w:lineRule="auto"/>
        <w:rPr>
          <w:rFonts w:ascii="Times New Roman" w:hAnsi="Times New Roman" w:cs="Times New Roman"/>
          <w:color w:val="595959" w:themeColor="text1" w:themeTint="A6"/>
          <w:spacing w:val="15"/>
          <w:sz w:val="24"/>
          <w:szCs w:val="24"/>
          <w:lang w:eastAsia="en-US"/>
        </w:rPr>
      </w:pPr>
      <w:bookmarkStart w:id="180" w:name="_Toc160388059"/>
      <w:bookmarkStart w:id="181" w:name="_Toc160442512"/>
      <w:bookmarkStart w:id="182" w:name="_Toc170076770"/>
      <w:bookmarkStart w:id="183" w:name="_Toc170152471"/>
      <w:bookmarkStart w:id="184" w:name="_Toc197721890"/>
      <w:bookmarkStart w:id="185" w:name="_Toc197725634"/>
      <w:bookmarkStart w:id="186" w:name="_Toc197739655"/>
      <w:r w:rsidRPr="00DB7E0B">
        <w:rPr>
          <w:rStyle w:val="SubtitleChar"/>
          <w:rFonts w:ascii="Times New Roman" w:hAnsi="Times New Roman" w:cs="Times New Roman"/>
          <w:sz w:val="24"/>
          <w:szCs w:val="24"/>
        </w:rPr>
        <w:t>Really big</w:t>
      </w:r>
      <w:r w:rsidRPr="00DB7E0B">
        <w:rPr>
          <w:rFonts w:ascii="Times New Roman" w:hAnsi="Times New Roman" w:cs="Times New Roman"/>
          <w:sz w:val="24"/>
          <w:szCs w:val="24"/>
        </w:rPr>
        <w:t xml:space="preserve"> </w:t>
      </w:r>
      <w:r w:rsidR="008A7137" w:rsidRPr="00DB7E0B">
        <w:rPr>
          <w:rFonts w:ascii="Times New Roman" w:hAnsi="Times New Roman" w:cs="Times New Roman"/>
          <w:sz w:val="24"/>
          <w:szCs w:val="24"/>
        </w:rPr>
        <w:tab/>
      </w:r>
      <w:bookmarkEnd w:id="180"/>
      <w:r w:rsidRPr="00DB7E0B">
        <w:rPr>
          <w:rStyle w:val="SubtitleChar"/>
          <w:rFonts w:ascii="Times New Roman" w:hAnsi="Times New Roman" w:cs="Times New Roman"/>
          <w:sz w:val="24"/>
          <w:szCs w:val="24"/>
        </w:rPr>
        <w:t xml:space="preserve"> Not </w:t>
      </w:r>
      <w:proofErr w:type="gramStart"/>
      <w:r w:rsidRPr="00DB7E0B">
        <w:rPr>
          <w:rStyle w:val="SubtitleChar"/>
          <w:rFonts w:ascii="Times New Roman" w:hAnsi="Times New Roman" w:cs="Times New Roman"/>
          <w:sz w:val="24"/>
          <w:szCs w:val="24"/>
        </w:rPr>
        <w:t>really big</w:t>
      </w:r>
      <w:bookmarkEnd w:id="181"/>
      <w:bookmarkEnd w:id="182"/>
      <w:bookmarkEnd w:id="183"/>
      <w:bookmarkEnd w:id="184"/>
      <w:bookmarkEnd w:id="185"/>
      <w:bookmarkEnd w:id="186"/>
      <w:proofErr w:type="gramEnd"/>
    </w:p>
    <w:p w14:paraId="2E69E98D" w14:textId="77777777" w:rsidR="008A7137" w:rsidRPr="00DB7E0B" w:rsidRDefault="008A7137" w:rsidP="008F3A41">
      <w:pPr>
        <w:pStyle w:val="BodyText"/>
        <w:spacing w:line="480" w:lineRule="auto"/>
        <w:ind w:left="176"/>
        <w:rPr>
          <w:rFonts w:ascii="Times New Roman" w:hAnsi="Times New Roman" w:cs="Times New Roman"/>
          <w:sz w:val="24"/>
          <w:szCs w:val="24"/>
        </w:rPr>
      </w:pPr>
      <w:r w:rsidRPr="00DB7E0B">
        <w:rPr>
          <w:rFonts w:ascii="Times New Roman" w:hAnsi="Times New Roman" w:cs="Times New Roman"/>
          <w:sz w:val="24"/>
          <w:szCs w:val="24"/>
        </w:rPr>
        <w:t>1.What</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is</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“feeling</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out</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3"/>
          <w:sz w:val="24"/>
          <w:szCs w:val="24"/>
        </w:rPr>
        <w:t xml:space="preserve"> </w:t>
      </w:r>
      <w:r w:rsidRPr="00DB7E0B">
        <w:rPr>
          <w:rFonts w:ascii="Times New Roman" w:hAnsi="Times New Roman" w:cs="Times New Roman"/>
          <w:spacing w:val="-2"/>
          <w:sz w:val="24"/>
          <w:szCs w:val="24"/>
        </w:rPr>
        <w:t>control?”</w:t>
      </w:r>
    </w:p>
    <w:p w14:paraId="30318803" w14:textId="77777777" w:rsidR="008A7137" w:rsidRPr="00DB7E0B" w:rsidRDefault="008A7137" w:rsidP="008F3A41">
      <w:pPr>
        <w:spacing w:line="480" w:lineRule="auto"/>
        <w:ind w:left="176"/>
      </w:pPr>
      <w:r w:rsidRPr="00DB7E0B">
        <w:t>Feeling</w:t>
      </w:r>
      <w:r w:rsidRPr="00DB7E0B">
        <w:rPr>
          <w:spacing w:val="-1"/>
        </w:rPr>
        <w:t xml:space="preserve"> </w:t>
      </w:r>
      <w:r w:rsidRPr="00DB7E0B">
        <w:t>out</w:t>
      </w:r>
      <w:r w:rsidRPr="00DB7E0B">
        <w:rPr>
          <w:spacing w:val="-1"/>
        </w:rPr>
        <w:t xml:space="preserve"> </w:t>
      </w:r>
      <w:r w:rsidRPr="00DB7E0B">
        <w:t>of</w:t>
      </w:r>
      <w:r w:rsidRPr="00DB7E0B">
        <w:rPr>
          <w:spacing w:val="-1"/>
        </w:rPr>
        <w:t xml:space="preserve"> </w:t>
      </w:r>
      <w:r w:rsidRPr="00DB7E0B">
        <w:t>control</w:t>
      </w:r>
      <w:r w:rsidRPr="00DB7E0B">
        <w:rPr>
          <w:spacing w:val="-1"/>
        </w:rPr>
        <w:t xml:space="preserve"> </w:t>
      </w:r>
      <w:r w:rsidRPr="00DB7E0B">
        <w:t>while</w:t>
      </w:r>
      <w:r w:rsidRPr="00DB7E0B">
        <w:rPr>
          <w:spacing w:val="-2"/>
        </w:rPr>
        <w:t xml:space="preserve"> </w:t>
      </w:r>
      <w:r w:rsidRPr="00DB7E0B">
        <w:t>eating</w:t>
      </w:r>
      <w:r w:rsidRPr="00DB7E0B">
        <w:rPr>
          <w:spacing w:val="-1"/>
        </w:rPr>
        <w:t xml:space="preserve"> </w:t>
      </w:r>
      <w:r w:rsidRPr="00DB7E0B">
        <w:t>might</w:t>
      </w:r>
      <w:r w:rsidRPr="00DB7E0B">
        <w:rPr>
          <w:spacing w:val="-1"/>
        </w:rPr>
        <w:t xml:space="preserve"> </w:t>
      </w:r>
      <w:r w:rsidRPr="00DB7E0B">
        <w:t>mean</w:t>
      </w:r>
      <w:r w:rsidRPr="00DB7E0B">
        <w:rPr>
          <w:spacing w:val="-1"/>
        </w:rPr>
        <w:t xml:space="preserve"> </w:t>
      </w:r>
      <w:r w:rsidRPr="00DB7E0B">
        <w:t>different</w:t>
      </w:r>
      <w:r w:rsidRPr="00DB7E0B">
        <w:rPr>
          <w:spacing w:val="-1"/>
        </w:rPr>
        <w:t xml:space="preserve"> </w:t>
      </w:r>
      <w:r w:rsidRPr="00DB7E0B">
        <w:t>things</w:t>
      </w:r>
      <w:r w:rsidRPr="00DB7E0B">
        <w:rPr>
          <w:spacing w:val="-1"/>
        </w:rPr>
        <w:t xml:space="preserve"> </w:t>
      </w:r>
      <w:r w:rsidRPr="00DB7E0B">
        <w:t>for</w:t>
      </w:r>
      <w:r w:rsidRPr="00DB7E0B">
        <w:rPr>
          <w:spacing w:val="-3"/>
        </w:rPr>
        <w:t xml:space="preserve"> </w:t>
      </w:r>
      <w:r w:rsidRPr="00DB7E0B">
        <w:t>different</w:t>
      </w:r>
      <w:r w:rsidRPr="00DB7E0B">
        <w:rPr>
          <w:spacing w:val="1"/>
        </w:rPr>
        <w:t xml:space="preserve"> </w:t>
      </w:r>
      <w:r w:rsidRPr="00DB7E0B">
        <w:t>people. It</w:t>
      </w:r>
      <w:r w:rsidRPr="00DB7E0B">
        <w:rPr>
          <w:spacing w:val="-1"/>
        </w:rPr>
        <w:t xml:space="preserve"> </w:t>
      </w:r>
      <w:r w:rsidRPr="00DB7E0B">
        <w:t xml:space="preserve">may </w:t>
      </w:r>
      <w:r w:rsidRPr="00DB7E0B">
        <w:rPr>
          <w:spacing w:val="-4"/>
        </w:rPr>
        <w:t>mean</w:t>
      </w:r>
    </w:p>
    <w:p w14:paraId="773BA0FF" w14:textId="60DEDF2B" w:rsidR="008A7137" w:rsidRPr="00DB7E0B" w:rsidRDefault="008A7137" w:rsidP="008F3A41">
      <w:pPr>
        <w:spacing w:line="480" w:lineRule="auto"/>
        <w:ind w:left="176" w:right="193"/>
      </w:pPr>
      <w:r w:rsidRPr="00DB7E0B">
        <w:t xml:space="preserve">that you’re: 1) feeling </w:t>
      </w:r>
      <w:r w:rsidRPr="00DB7E0B">
        <w:rPr>
          <w:u w:val="single"/>
        </w:rPr>
        <w:t>DRIVEN</w:t>
      </w:r>
      <w:r w:rsidRPr="00DB7E0B">
        <w:t xml:space="preserve"> to eat; 2) feeling like you </w:t>
      </w:r>
      <w:r w:rsidRPr="00DB7E0B">
        <w:rPr>
          <w:u w:val="single"/>
        </w:rPr>
        <w:t>JUST</w:t>
      </w:r>
      <w:r w:rsidRPr="00DB7E0B">
        <w:t xml:space="preserve"> </w:t>
      </w:r>
      <w:r w:rsidR="005E38FD" w:rsidRPr="00DB7E0B">
        <w:t>cannot</w:t>
      </w:r>
      <w:r w:rsidRPr="00DB7E0B">
        <w:t xml:space="preserve"> stop eating; 3) feeling like you’re</w:t>
      </w:r>
      <w:r w:rsidRPr="00DB7E0B">
        <w:rPr>
          <w:spacing w:val="-3"/>
        </w:rPr>
        <w:t xml:space="preserve"> </w:t>
      </w:r>
      <w:r w:rsidRPr="00DB7E0B">
        <w:t>not</w:t>
      </w:r>
      <w:r w:rsidRPr="00DB7E0B">
        <w:rPr>
          <w:spacing w:val="-2"/>
        </w:rPr>
        <w:t xml:space="preserve"> </w:t>
      </w:r>
      <w:r w:rsidRPr="00DB7E0B">
        <w:t>able</w:t>
      </w:r>
      <w:r w:rsidRPr="00DB7E0B">
        <w:rPr>
          <w:spacing w:val="-3"/>
        </w:rPr>
        <w:t xml:space="preserve"> </w:t>
      </w:r>
      <w:r w:rsidRPr="00DB7E0B">
        <w:t>to</w:t>
      </w:r>
      <w:r w:rsidRPr="00DB7E0B">
        <w:rPr>
          <w:spacing w:val="-2"/>
        </w:rPr>
        <w:t xml:space="preserve"> </w:t>
      </w:r>
      <w:r w:rsidRPr="00DB7E0B">
        <w:t>stop</w:t>
      </w:r>
      <w:r w:rsidRPr="00DB7E0B">
        <w:rPr>
          <w:spacing w:val="-2"/>
        </w:rPr>
        <w:t xml:space="preserve"> </w:t>
      </w:r>
      <w:r w:rsidRPr="00DB7E0B">
        <w:t>yourself</w:t>
      </w:r>
      <w:r w:rsidRPr="00DB7E0B">
        <w:rPr>
          <w:spacing w:val="-2"/>
        </w:rPr>
        <w:t xml:space="preserve"> </w:t>
      </w:r>
      <w:r w:rsidRPr="00DB7E0B">
        <w:t>from</w:t>
      </w:r>
      <w:r w:rsidRPr="00DB7E0B">
        <w:rPr>
          <w:spacing w:val="-2"/>
        </w:rPr>
        <w:t xml:space="preserve"> </w:t>
      </w:r>
      <w:r w:rsidRPr="00DB7E0B">
        <w:t>starting</w:t>
      </w:r>
      <w:r w:rsidRPr="00DB7E0B">
        <w:rPr>
          <w:spacing w:val="-2"/>
        </w:rPr>
        <w:t xml:space="preserve"> </w:t>
      </w:r>
      <w:r w:rsidRPr="00DB7E0B">
        <w:t>to</w:t>
      </w:r>
      <w:r w:rsidRPr="00DB7E0B">
        <w:rPr>
          <w:spacing w:val="-2"/>
        </w:rPr>
        <w:t xml:space="preserve"> </w:t>
      </w:r>
      <w:r w:rsidRPr="00DB7E0B">
        <w:t>eat</w:t>
      </w:r>
      <w:r w:rsidRPr="00DB7E0B">
        <w:rPr>
          <w:spacing w:val="-2"/>
        </w:rPr>
        <w:t xml:space="preserve"> </w:t>
      </w:r>
      <w:r w:rsidRPr="00DB7E0B">
        <w:t>in</w:t>
      </w:r>
      <w:r w:rsidRPr="00DB7E0B">
        <w:rPr>
          <w:spacing w:val="-2"/>
        </w:rPr>
        <w:t xml:space="preserve"> </w:t>
      </w:r>
      <w:r w:rsidRPr="00DB7E0B">
        <w:t>the</w:t>
      </w:r>
      <w:r w:rsidRPr="00DB7E0B">
        <w:rPr>
          <w:spacing w:val="-2"/>
        </w:rPr>
        <w:t xml:space="preserve"> </w:t>
      </w:r>
      <w:r w:rsidRPr="00DB7E0B">
        <w:t>first</w:t>
      </w:r>
      <w:r w:rsidRPr="00DB7E0B">
        <w:rPr>
          <w:spacing w:val="-2"/>
        </w:rPr>
        <w:t xml:space="preserve"> </w:t>
      </w:r>
      <w:r w:rsidRPr="00DB7E0B">
        <w:t>place;</w:t>
      </w:r>
      <w:r w:rsidRPr="00DB7E0B">
        <w:rPr>
          <w:spacing w:val="-2"/>
        </w:rPr>
        <w:t xml:space="preserve"> </w:t>
      </w:r>
      <w:r w:rsidRPr="00DB7E0B">
        <w:t>or</w:t>
      </w:r>
      <w:r w:rsidRPr="00DB7E0B">
        <w:rPr>
          <w:spacing w:val="-2"/>
        </w:rPr>
        <w:t xml:space="preserve"> </w:t>
      </w:r>
      <w:r w:rsidRPr="00DB7E0B">
        <w:t>4)</w:t>
      </w:r>
      <w:r w:rsidRPr="00DB7E0B">
        <w:rPr>
          <w:spacing w:val="-1"/>
        </w:rPr>
        <w:t xml:space="preserve"> </w:t>
      </w:r>
      <w:r w:rsidRPr="00DB7E0B">
        <w:t>feeling</w:t>
      </w:r>
      <w:r w:rsidRPr="00DB7E0B">
        <w:rPr>
          <w:spacing w:val="-2"/>
        </w:rPr>
        <w:t xml:space="preserve"> </w:t>
      </w:r>
      <w:r w:rsidRPr="00DB7E0B">
        <w:t>like</w:t>
      </w:r>
      <w:r w:rsidRPr="00DB7E0B">
        <w:rPr>
          <w:spacing w:val="-3"/>
        </w:rPr>
        <w:t xml:space="preserve"> </w:t>
      </w:r>
      <w:r w:rsidRPr="00DB7E0B">
        <w:t>you</w:t>
      </w:r>
      <w:r w:rsidRPr="00DB7E0B">
        <w:rPr>
          <w:spacing w:val="-2"/>
        </w:rPr>
        <w:t xml:space="preserve"> </w:t>
      </w:r>
      <w:r w:rsidRPr="00DB7E0B">
        <w:t>shouldn’t even try to control your eating because you know that, no matter what, you’re going to eat too much.</w:t>
      </w:r>
      <w:r w:rsidRPr="00DB7E0B">
        <w:rPr>
          <w:spacing w:val="40"/>
        </w:rPr>
        <w:t xml:space="preserve"> </w:t>
      </w:r>
      <w:r w:rsidRPr="00DB7E0B">
        <w:t>Some kids describe feeling out of control like a ball rolling down a hill, that it just keeps going and going.</w:t>
      </w:r>
    </w:p>
    <w:p w14:paraId="459C4289" w14:textId="77777777" w:rsidR="008A7137" w:rsidRPr="00DB7E0B" w:rsidRDefault="008A7137" w:rsidP="008F3A41">
      <w:pPr>
        <w:spacing w:line="480" w:lineRule="auto"/>
      </w:pPr>
    </w:p>
    <w:p w14:paraId="16B14AD4" w14:textId="77777777" w:rsidR="008A7137" w:rsidRPr="00DB7E0B" w:rsidRDefault="008A7137" w:rsidP="008F3A41">
      <w:pPr>
        <w:pStyle w:val="BodyText"/>
        <w:spacing w:line="480" w:lineRule="auto"/>
        <w:ind w:left="176"/>
        <w:rPr>
          <w:rFonts w:ascii="Times New Roman" w:hAnsi="Times New Roman" w:cs="Times New Roman"/>
          <w:sz w:val="24"/>
          <w:szCs w:val="24"/>
        </w:rPr>
      </w:pPr>
      <w:r w:rsidRPr="00DB7E0B">
        <w:rPr>
          <w:rFonts w:ascii="Times New Roman" w:hAnsi="Times New Roman" w:cs="Times New Roman"/>
          <w:sz w:val="24"/>
          <w:szCs w:val="24"/>
        </w:rPr>
        <w:t>Examples</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 xml:space="preserve">a </w:t>
      </w:r>
      <w:r w:rsidRPr="00DB7E0B">
        <w:rPr>
          <w:rFonts w:ascii="Times New Roman" w:hAnsi="Times New Roman" w:cs="Times New Roman"/>
          <w:spacing w:val="-2"/>
          <w:sz w:val="24"/>
          <w:szCs w:val="24"/>
        </w:rPr>
        <w:t>binge:</w:t>
      </w:r>
    </w:p>
    <w:p w14:paraId="2A905E50" w14:textId="77777777" w:rsidR="008A7137" w:rsidRPr="00DB7E0B" w:rsidRDefault="008A7137" w:rsidP="008465F2">
      <w:pPr>
        <w:pStyle w:val="ListParagraph"/>
        <w:widowControl w:val="0"/>
        <w:numPr>
          <w:ilvl w:val="0"/>
          <w:numId w:val="7"/>
        </w:numPr>
        <w:tabs>
          <w:tab w:val="left" w:pos="416"/>
        </w:tabs>
        <w:autoSpaceDE w:val="0"/>
        <w:autoSpaceDN w:val="0"/>
        <w:spacing w:after="0" w:line="480" w:lineRule="auto"/>
        <w:ind w:right="422" w:firstLine="0"/>
        <w:contextualSpacing w:val="0"/>
        <w:rPr>
          <w:rFonts w:ascii="Times New Roman" w:hAnsi="Times New Roman" w:cs="Times New Roman"/>
        </w:rPr>
      </w:pPr>
      <w:r w:rsidRPr="00DB7E0B">
        <w:rPr>
          <w:rFonts w:ascii="Times New Roman" w:hAnsi="Times New Roman" w:cs="Times New Roman"/>
        </w:rPr>
        <w:t>REALLY BIG AND OUT OF CONTROL.</w:t>
      </w:r>
      <w:r w:rsidRPr="00DB7E0B">
        <w:rPr>
          <w:rFonts w:ascii="Times New Roman" w:hAnsi="Times New Roman" w:cs="Times New Roman"/>
          <w:spacing w:val="40"/>
        </w:rPr>
        <w:t xml:space="preserve"> </w:t>
      </w:r>
      <w:r w:rsidRPr="00DB7E0B">
        <w:rPr>
          <w:rFonts w:ascii="Times New Roman" w:hAnsi="Times New Roman" w:cs="Times New Roman"/>
        </w:rPr>
        <w:t>After school one evening, Jenny ate 2 pieces of chicken, a large package of frozen vegetables, 3 cups of rice, 1/2 of a coffee cake and a piece of fruit.</w:t>
      </w:r>
      <w:r w:rsidRPr="00DB7E0B">
        <w:rPr>
          <w:rFonts w:ascii="Times New Roman" w:hAnsi="Times New Roman" w:cs="Times New Roman"/>
          <w:spacing w:val="40"/>
        </w:rPr>
        <w:t xml:space="preserve"> </w:t>
      </w:r>
      <w:r w:rsidRPr="00DB7E0B">
        <w:rPr>
          <w:rFonts w:ascii="Times New Roman" w:hAnsi="Times New Roman" w:cs="Times New Roman"/>
        </w:rPr>
        <w:t xml:space="preserve">This is a </w:t>
      </w:r>
      <w:proofErr w:type="gramStart"/>
      <w:r w:rsidRPr="00DB7E0B">
        <w:rPr>
          <w:rFonts w:ascii="Times New Roman" w:hAnsi="Times New Roman" w:cs="Times New Roman"/>
        </w:rPr>
        <w:t>really big</w:t>
      </w:r>
      <w:proofErr w:type="gramEnd"/>
      <w:r w:rsidRPr="00DB7E0B">
        <w:rPr>
          <w:rFonts w:ascii="Times New Roman" w:hAnsi="Times New Roman" w:cs="Times New Roman"/>
        </w:rPr>
        <w:t xml:space="preserve"> amount of food.</w:t>
      </w:r>
      <w:r w:rsidRPr="00DB7E0B">
        <w:rPr>
          <w:rFonts w:ascii="Times New Roman" w:hAnsi="Times New Roman" w:cs="Times New Roman"/>
          <w:spacing w:val="40"/>
        </w:rPr>
        <w:t xml:space="preserve"> </w:t>
      </w:r>
      <w:r w:rsidRPr="00DB7E0B">
        <w:rPr>
          <w:rFonts w:ascii="Times New Roman" w:hAnsi="Times New Roman" w:cs="Times New Roman"/>
        </w:rPr>
        <w:t xml:space="preserve">While she ate, Jenny felt like she </w:t>
      </w:r>
      <w:r w:rsidRPr="00DB7E0B">
        <w:rPr>
          <w:rFonts w:ascii="Times New Roman" w:hAnsi="Times New Roman" w:cs="Times New Roman"/>
          <w:u w:val="single"/>
        </w:rPr>
        <w:t>JUST</w:t>
      </w:r>
      <w:r w:rsidRPr="00DB7E0B">
        <w:rPr>
          <w:rFonts w:ascii="Times New Roman" w:hAnsi="Times New Roman" w:cs="Times New Roman"/>
        </w:rPr>
        <w:t xml:space="preserve"> could not stop eating,</w:t>
      </w:r>
      <w:r w:rsidRPr="00DB7E0B">
        <w:rPr>
          <w:rFonts w:ascii="Times New Roman" w:hAnsi="Times New Roman" w:cs="Times New Roman"/>
          <w:spacing w:val="-3"/>
        </w:rPr>
        <w:t xml:space="preserve"> </w:t>
      </w:r>
      <w:r w:rsidRPr="00DB7E0B">
        <w:rPr>
          <w:rFonts w:ascii="Times New Roman" w:hAnsi="Times New Roman" w:cs="Times New Roman"/>
        </w:rPr>
        <w:t>ate</w:t>
      </w:r>
      <w:r w:rsidRPr="00DB7E0B">
        <w:rPr>
          <w:rFonts w:ascii="Times New Roman" w:hAnsi="Times New Roman" w:cs="Times New Roman"/>
          <w:spacing w:val="-3"/>
        </w:rPr>
        <w:t xml:space="preserve"> </w:t>
      </w:r>
      <w:r w:rsidRPr="00DB7E0B">
        <w:rPr>
          <w:rFonts w:ascii="Times New Roman" w:hAnsi="Times New Roman" w:cs="Times New Roman"/>
        </w:rPr>
        <w:t>more</w:t>
      </w:r>
      <w:r w:rsidRPr="00DB7E0B">
        <w:rPr>
          <w:rFonts w:ascii="Times New Roman" w:hAnsi="Times New Roman" w:cs="Times New Roman"/>
          <w:spacing w:val="-4"/>
        </w:rPr>
        <w:t xml:space="preserve"> </w:t>
      </w:r>
      <w:r w:rsidRPr="00DB7E0B">
        <w:rPr>
          <w:rFonts w:ascii="Times New Roman" w:hAnsi="Times New Roman" w:cs="Times New Roman"/>
        </w:rPr>
        <w:t>quickly</w:t>
      </w:r>
      <w:r w:rsidRPr="00DB7E0B">
        <w:rPr>
          <w:rFonts w:ascii="Times New Roman" w:hAnsi="Times New Roman" w:cs="Times New Roman"/>
          <w:spacing w:val="-3"/>
        </w:rPr>
        <w:t xml:space="preserve"> </w:t>
      </w:r>
      <w:r w:rsidRPr="00DB7E0B">
        <w:rPr>
          <w:rFonts w:ascii="Times New Roman" w:hAnsi="Times New Roman" w:cs="Times New Roman"/>
        </w:rPr>
        <w:t>than</w:t>
      </w:r>
      <w:r w:rsidRPr="00DB7E0B">
        <w:rPr>
          <w:rFonts w:ascii="Times New Roman" w:hAnsi="Times New Roman" w:cs="Times New Roman"/>
          <w:spacing w:val="-3"/>
        </w:rPr>
        <w:t xml:space="preserve"> </w:t>
      </w:r>
      <w:r w:rsidRPr="00DB7E0B">
        <w:rPr>
          <w:rFonts w:ascii="Times New Roman" w:hAnsi="Times New Roman" w:cs="Times New Roman"/>
        </w:rPr>
        <w:t>usual,</w:t>
      </w:r>
      <w:r w:rsidRPr="00DB7E0B">
        <w:rPr>
          <w:rFonts w:ascii="Times New Roman" w:hAnsi="Times New Roman" w:cs="Times New Roman"/>
          <w:spacing w:val="-3"/>
        </w:rPr>
        <w:t xml:space="preserve"> </w:t>
      </w:r>
      <w:r w:rsidRPr="00DB7E0B">
        <w:rPr>
          <w:rFonts w:ascii="Times New Roman" w:hAnsi="Times New Roman" w:cs="Times New Roman"/>
        </w:rPr>
        <w:t>and</w:t>
      </w:r>
      <w:r w:rsidRPr="00DB7E0B">
        <w:rPr>
          <w:rFonts w:ascii="Times New Roman" w:hAnsi="Times New Roman" w:cs="Times New Roman"/>
          <w:spacing w:val="-3"/>
        </w:rPr>
        <w:t xml:space="preserve"> </w:t>
      </w:r>
      <w:r w:rsidRPr="00DB7E0B">
        <w:rPr>
          <w:rFonts w:ascii="Times New Roman" w:hAnsi="Times New Roman" w:cs="Times New Roman"/>
        </w:rPr>
        <w:t>ate</w:t>
      </w:r>
      <w:r w:rsidRPr="00DB7E0B">
        <w:rPr>
          <w:rFonts w:ascii="Times New Roman" w:hAnsi="Times New Roman" w:cs="Times New Roman"/>
          <w:spacing w:val="-3"/>
        </w:rPr>
        <w:t xml:space="preserve"> </w:t>
      </w:r>
      <w:r w:rsidRPr="00DB7E0B">
        <w:rPr>
          <w:rFonts w:ascii="Times New Roman" w:hAnsi="Times New Roman" w:cs="Times New Roman"/>
        </w:rPr>
        <w:t>until</w:t>
      </w:r>
      <w:r w:rsidRPr="00DB7E0B">
        <w:rPr>
          <w:rFonts w:ascii="Times New Roman" w:hAnsi="Times New Roman" w:cs="Times New Roman"/>
          <w:spacing w:val="-3"/>
        </w:rPr>
        <w:t xml:space="preserve"> </w:t>
      </w:r>
      <w:r w:rsidRPr="00DB7E0B">
        <w:rPr>
          <w:rFonts w:ascii="Times New Roman" w:hAnsi="Times New Roman" w:cs="Times New Roman"/>
        </w:rPr>
        <w:t>she</w:t>
      </w:r>
      <w:r w:rsidRPr="00DB7E0B">
        <w:rPr>
          <w:rFonts w:ascii="Times New Roman" w:hAnsi="Times New Roman" w:cs="Times New Roman"/>
          <w:spacing w:val="-4"/>
        </w:rPr>
        <w:t xml:space="preserve"> </w:t>
      </w:r>
      <w:r w:rsidRPr="00DB7E0B">
        <w:rPr>
          <w:rFonts w:ascii="Times New Roman" w:hAnsi="Times New Roman" w:cs="Times New Roman"/>
        </w:rPr>
        <w:t>felt</w:t>
      </w:r>
      <w:r w:rsidRPr="00DB7E0B">
        <w:rPr>
          <w:rFonts w:ascii="Times New Roman" w:hAnsi="Times New Roman" w:cs="Times New Roman"/>
          <w:spacing w:val="-3"/>
        </w:rPr>
        <w:t xml:space="preserve"> </w:t>
      </w:r>
      <w:r w:rsidRPr="00DB7E0B">
        <w:rPr>
          <w:rFonts w:ascii="Times New Roman" w:hAnsi="Times New Roman" w:cs="Times New Roman"/>
        </w:rPr>
        <w:t>really,</w:t>
      </w:r>
      <w:r w:rsidRPr="00DB7E0B">
        <w:rPr>
          <w:rFonts w:ascii="Times New Roman" w:hAnsi="Times New Roman" w:cs="Times New Roman"/>
          <w:spacing w:val="-3"/>
        </w:rPr>
        <w:t xml:space="preserve"> </w:t>
      </w:r>
      <w:proofErr w:type="gramStart"/>
      <w:r w:rsidRPr="00DB7E0B">
        <w:rPr>
          <w:rFonts w:ascii="Times New Roman" w:hAnsi="Times New Roman" w:cs="Times New Roman"/>
        </w:rPr>
        <w:t>really</w:t>
      </w:r>
      <w:r w:rsidRPr="00DB7E0B">
        <w:rPr>
          <w:rFonts w:ascii="Times New Roman" w:hAnsi="Times New Roman" w:cs="Times New Roman"/>
          <w:spacing w:val="-3"/>
        </w:rPr>
        <w:t xml:space="preserve"> </w:t>
      </w:r>
      <w:r w:rsidRPr="00DB7E0B">
        <w:rPr>
          <w:rFonts w:ascii="Times New Roman" w:hAnsi="Times New Roman" w:cs="Times New Roman"/>
        </w:rPr>
        <w:t>full</w:t>
      </w:r>
      <w:proofErr w:type="gramEnd"/>
      <w:r w:rsidRPr="00DB7E0B">
        <w:rPr>
          <w:rFonts w:ascii="Times New Roman" w:hAnsi="Times New Roman" w:cs="Times New Roman"/>
        </w:rPr>
        <w:t>.</w:t>
      </w:r>
      <w:r w:rsidRPr="00DB7E0B">
        <w:rPr>
          <w:rFonts w:ascii="Times New Roman" w:hAnsi="Times New Roman" w:cs="Times New Roman"/>
          <w:spacing w:val="40"/>
        </w:rPr>
        <w:t xml:space="preserve"> </w:t>
      </w:r>
      <w:r w:rsidRPr="00DB7E0B">
        <w:rPr>
          <w:rFonts w:ascii="Times New Roman" w:hAnsi="Times New Roman" w:cs="Times New Roman"/>
        </w:rPr>
        <w:t>Afterwards</w:t>
      </w:r>
      <w:r w:rsidRPr="00DB7E0B">
        <w:rPr>
          <w:rFonts w:ascii="Times New Roman" w:hAnsi="Times New Roman" w:cs="Times New Roman"/>
          <w:spacing w:val="-3"/>
        </w:rPr>
        <w:t xml:space="preserve"> </w:t>
      </w:r>
      <w:r w:rsidRPr="00DB7E0B">
        <w:rPr>
          <w:rFonts w:ascii="Times New Roman" w:hAnsi="Times New Roman" w:cs="Times New Roman"/>
        </w:rPr>
        <w:t>Jenny</w:t>
      </w:r>
      <w:r w:rsidRPr="00DB7E0B">
        <w:rPr>
          <w:rFonts w:ascii="Times New Roman" w:hAnsi="Times New Roman" w:cs="Times New Roman"/>
          <w:spacing w:val="-3"/>
        </w:rPr>
        <w:t xml:space="preserve"> </w:t>
      </w:r>
      <w:r w:rsidRPr="00DB7E0B">
        <w:rPr>
          <w:rFonts w:ascii="Times New Roman" w:hAnsi="Times New Roman" w:cs="Times New Roman"/>
        </w:rPr>
        <w:t>was very upset about how much she’d eaten, and said she felt sad, guilty, and mad at herself.</w:t>
      </w:r>
    </w:p>
    <w:p w14:paraId="7F7EFED9" w14:textId="77777777" w:rsidR="008A7137" w:rsidRPr="00DB7E0B" w:rsidRDefault="008A7137" w:rsidP="008F3A41">
      <w:pPr>
        <w:spacing w:before="1" w:line="480" w:lineRule="auto"/>
      </w:pPr>
    </w:p>
    <w:p w14:paraId="4603B83A" w14:textId="1F82C328" w:rsidR="008A7137" w:rsidRPr="00DB7E0B" w:rsidRDefault="008A7137" w:rsidP="008F3A41">
      <w:pPr>
        <w:pStyle w:val="BodyText"/>
        <w:spacing w:line="480" w:lineRule="auto"/>
        <w:ind w:left="176" w:right="172"/>
        <w:rPr>
          <w:rFonts w:ascii="Times New Roman" w:hAnsi="Times New Roman" w:cs="Times New Roman"/>
          <w:sz w:val="24"/>
          <w:szCs w:val="24"/>
        </w:rPr>
      </w:pPr>
      <w:r w:rsidRPr="00DB7E0B">
        <w:rPr>
          <w:rFonts w:ascii="Times New Roman" w:hAnsi="Times New Roman" w:cs="Times New Roman"/>
          <w:sz w:val="24"/>
          <w:szCs w:val="24"/>
        </w:rPr>
        <w:t>Examples</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that</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u w:val="single"/>
        </w:rPr>
        <w:t>are</w:t>
      </w:r>
      <w:r w:rsidRPr="00DB7E0B">
        <w:rPr>
          <w:rFonts w:ascii="Times New Roman" w:hAnsi="Times New Roman" w:cs="Times New Roman"/>
          <w:spacing w:val="-3"/>
          <w:sz w:val="24"/>
          <w:szCs w:val="24"/>
          <w:u w:val="single"/>
        </w:rPr>
        <w:t xml:space="preserve"> </w:t>
      </w:r>
      <w:r w:rsidRPr="00DB7E0B">
        <w:rPr>
          <w:rFonts w:ascii="Times New Roman" w:hAnsi="Times New Roman" w:cs="Times New Roman"/>
          <w:sz w:val="24"/>
          <w:szCs w:val="24"/>
          <w:u w:val="single"/>
        </w:rPr>
        <w:t>not</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binges</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either</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because</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they</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are</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too</w:t>
      </w:r>
      <w:r w:rsidRPr="00DB7E0B">
        <w:rPr>
          <w:rFonts w:ascii="Times New Roman" w:hAnsi="Times New Roman" w:cs="Times New Roman"/>
          <w:spacing w:val="-2"/>
          <w:sz w:val="24"/>
          <w:szCs w:val="24"/>
        </w:rPr>
        <w:t xml:space="preserve"> </w:t>
      </w:r>
      <w:r w:rsidR="005E38FD" w:rsidRPr="00DB7E0B">
        <w:rPr>
          <w:rFonts w:ascii="Times New Roman" w:hAnsi="Times New Roman" w:cs="Times New Roman"/>
          <w:sz w:val="24"/>
          <w:szCs w:val="24"/>
        </w:rPr>
        <w:t>small,</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or</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the</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person</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does</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not</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feel</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out of control while eating:</w:t>
      </w:r>
    </w:p>
    <w:p w14:paraId="17BF6A68" w14:textId="77777777" w:rsidR="008A7137" w:rsidRPr="00DB7E0B" w:rsidRDefault="008A7137" w:rsidP="008465F2">
      <w:pPr>
        <w:pStyle w:val="ListParagraph"/>
        <w:widowControl w:val="0"/>
        <w:numPr>
          <w:ilvl w:val="0"/>
          <w:numId w:val="6"/>
        </w:numPr>
        <w:tabs>
          <w:tab w:val="left" w:pos="416"/>
        </w:tabs>
        <w:autoSpaceDE w:val="0"/>
        <w:autoSpaceDN w:val="0"/>
        <w:spacing w:after="0" w:line="480" w:lineRule="auto"/>
        <w:contextualSpacing w:val="0"/>
        <w:rPr>
          <w:rFonts w:ascii="Times New Roman" w:hAnsi="Times New Roman" w:cs="Times New Roman"/>
        </w:rPr>
      </w:pPr>
      <w:r w:rsidRPr="00DB7E0B">
        <w:rPr>
          <w:rFonts w:ascii="Times New Roman" w:hAnsi="Times New Roman" w:cs="Times New Roman"/>
        </w:rPr>
        <w:t>REALLY</w:t>
      </w:r>
      <w:r w:rsidRPr="00DB7E0B">
        <w:rPr>
          <w:rFonts w:ascii="Times New Roman" w:hAnsi="Times New Roman" w:cs="Times New Roman"/>
          <w:spacing w:val="-2"/>
        </w:rPr>
        <w:t xml:space="preserve"> </w:t>
      </w:r>
      <w:r w:rsidRPr="00DB7E0B">
        <w:rPr>
          <w:rFonts w:ascii="Times New Roman" w:hAnsi="Times New Roman" w:cs="Times New Roman"/>
        </w:rPr>
        <w:t>BIG</w:t>
      </w:r>
      <w:r w:rsidRPr="00DB7E0B">
        <w:rPr>
          <w:rFonts w:ascii="Times New Roman" w:hAnsi="Times New Roman" w:cs="Times New Roman"/>
          <w:spacing w:val="-2"/>
        </w:rPr>
        <w:t xml:space="preserve"> </w:t>
      </w:r>
      <w:r w:rsidRPr="00DB7E0B">
        <w:rPr>
          <w:rFonts w:ascii="Times New Roman" w:hAnsi="Times New Roman" w:cs="Times New Roman"/>
        </w:rPr>
        <w:t>BUT</w:t>
      </w:r>
      <w:r w:rsidRPr="00DB7E0B">
        <w:rPr>
          <w:rFonts w:ascii="Times New Roman" w:hAnsi="Times New Roman" w:cs="Times New Roman"/>
          <w:spacing w:val="-2"/>
        </w:rPr>
        <w:t xml:space="preserve"> </w:t>
      </w:r>
      <w:r w:rsidRPr="00DB7E0B">
        <w:rPr>
          <w:rFonts w:ascii="Times New Roman" w:hAnsi="Times New Roman" w:cs="Times New Roman"/>
        </w:rPr>
        <w:t>NOT</w:t>
      </w:r>
      <w:r w:rsidRPr="00DB7E0B">
        <w:rPr>
          <w:rFonts w:ascii="Times New Roman" w:hAnsi="Times New Roman" w:cs="Times New Roman"/>
          <w:spacing w:val="-1"/>
        </w:rPr>
        <w:t xml:space="preserve"> </w:t>
      </w:r>
      <w:r w:rsidRPr="00DB7E0B">
        <w:rPr>
          <w:rFonts w:ascii="Times New Roman" w:hAnsi="Times New Roman" w:cs="Times New Roman"/>
        </w:rPr>
        <w:t>OUT</w:t>
      </w:r>
      <w:r w:rsidRPr="00DB7E0B">
        <w:rPr>
          <w:rFonts w:ascii="Times New Roman" w:hAnsi="Times New Roman" w:cs="Times New Roman"/>
          <w:spacing w:val="-1"/>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CONTROL.</w:t>
      </w:r>
      <w:r w:rsidRPr="00DB7E0B">
        <w:rPr>
          <w:rFonts w:ascii="Times New Roman" w:hAnsi="Times New Roman" w:cs="Times New Roman"/>
          <w:spacing w:val="59"/>
        </w:rPr>
        <w:t xml:space="preserve"> </w:t>
      </w:r>
      <w:r w:rsidRPr="00DB7E0B">
        <w:rPr>
          <w:rFonts w:ascii="Times New Roman" w:hAnsi="Times New Roman" w:cs="Times New Roman"/>
        </w:rPr>
        <w:t>A few</w:t>
      </w:r>
      <w:r w:rsidRPr="00DB7E0B">
        <w:rPr>
          <w:rFonts w:ascii="Times New Roman" w:hAnsi="Times New Roman" w:cs="Times New Roman"/>
          <w:spacing w:val="-1"/>
        </w:rPr>
        <w:t xml:space="preserve"> </w:t>
      </w:r>
      <w:r w:rsidRPr="00DB7E0B">
        <w:rPr>
          <w:rFonts w:ascii="Times New Roman" w:hAnsi="Times New Roman" w:cs="Times New Roman"/>
        </w:rPr>
        <w:t>times a</w:t>
      </w:r>
      <w:r w:rsidRPr="00DB7E0B">
        <w:rPr>
          <w:rFonts w:ascii="Times New Roman" w:hAnsi="Times New Roman" w:cs="Times New Roman"/>
          <w:spacing w:val="-2"/>
        </w:rPr>
        <w:t xml:space="preserve"> </w:t>
      </w:r>
      <w:r w:rsidRPr="00DB7E0B">
        <w:rPr>
          <w:rFonts w:ascii="Times New Roman" w:hAnsi="Times New Roman" w:cs="Times New Roman"/>
        </w:rPr>
        <w:t>week, Katie</w:t>
      </w:r>
      <w:r w:rsidRPr="00DB7E0B">
        <w:rPr>
          <w:rFonts w:ascii="Times New Roman" w:hAnsi="Times New Roman" w:cs="Times New Roman"/>
          <w:spacing w:val="-2"/>
        </w:rPr>
        <w:t xml:space="preserve"> </w:t>
      </w:r>
      <w:r w:rsidRPr="00DB7E0B">
        <w:rPr>
          <w:rFonts w:ascii="Times New Roman" w:hAnsi="Times New Roman" w:cs="Times New Roman"/>
        </w:rPr>
        <w:t xml:space="preserve">ate lunch </w:t>
      </w:r>
      <w:r w:rsidRPr="00DB7E0B">
        <w:rPr>
          <w:rFonts w:ascii="Times New Roman" w:hAnsi="Times New Roman" w:cs="Times New Roman"/>
          <w:spacing w:val="-5"/>
        </w:rPr>
        <w:t>at</w:t>
      </w:r>
    </w:p>
    <w:p w14:paraId="337797E2" w14:textId="579553C8" w:rsidR="008A7137" w:rsidRPr="00DB7E0B" w:rsidRDefault="008A7137" w:rsidP="008F3A41">
      <w:pPr>
        <w:spacing w:line="480" w:lineRule="auto"/>
        <w:ind w:left="176" w:right="239"/>
        <w:jc w:val="both"/>
      </w:pPr>
      <w:r w:rsidRPr="00DB7E0B">
        <w:t>McDonald’s</w:t>
      </w:r>
      <w:r w:rsidRPr="00DB7E0B">
        <w:rPr>
          <w:spacing w:val="-3"/>
        </w:rPr>
        <w:t xml:space="preserve"> </w:t>
      </w:r>
      <w:r w:rsidRPr="00DB7E0B">
        <w:t>with</w:t>
      </w:r>
      <w:r w:rsidRPr="00DB7E0B">
        <w:rPr>
          <w:spacing w:val="-2"/>
        </w:rPr>
        <w:t xml:space="preserve"> </w:t>
      </w:r>
      <w:r w:rsidRPr="00DB7E0B">
        <w:t>2</w:t>
      </w:r>
      <w:r w:rsidRPr="00DB7E0B">
        <w:rPr>
          <w:spacing w:val="-2"/>
        </w:rPr>
        <w:t xml:space="preserve"> </w:t>
      </w:r>
      <w:r w:rsidRPr="00DB7E0B">
        <w:t>friends.</w:t>
      </w:r>
      <w:r w:rsidRPr="00DB7E0B">
        <w:rPr>
          <w:spacing w:val="40"/>
        </w:rPr>
        <w:t xml:space="preserve"> </w:t>
      </w:r>
      <w:r w:rsidRPr="00DB7E0B">
        <w:t>Her</w:t>
      </w:r>
      <w:r w:rsidRPr="00DB7E0B">
        <w:rPr>
          <w:spacing w:val="-2"/>
        </w:rPr>
        <w:t xml:space="preserve"> </w:t>
      </w:r>
      <w:r w:rsidRPr="00DB7E0B">
        <w:t>usual</w:t>
      </w:r>
      <w:r w:rsidRPr="00DB7E0B">
        <w:rPr>
          <w:spacing w:val="-2"/>
        </w:rPr>
        <w:t xml:space="preserve"> </w:t>
      </w:r>
      <w:r w:rsidRPr="00DB7E0B">
        <w:t>order</w:t>
      </w:r>
      <w:r w:rsidRPr="00DB7E0B">
        <w:rPr>
          <w:spacing w:val="-2"/>
        </w:rPr>
        <w:t xml:space="preserve"> </w:t>
      </w:r>
      <w:r w:rsidRPr="00DB7E0B">
        <w:t>was</w:t>
      </w:r>
      <w:r w:rsidRPr="00DB7E0B">
        <w:rPr>
          <w:spacing w:val="-3"/>
        </w:rPr>
        <w:t xml:space="preserve"> </w:t>
      </w:r>
      <w:r w:rsidRPr="00DB7E0B">
        <w:t>a</w:t>
      </w:r>
      <w:r w:rsidRPr="00DB7E0B">
        <w:rPr>
          <w:spacing w:val="-3"/>
        </w:rPr>
        <w:t xml:space="preserve"> </w:t>
      </w:r>
      <w:r w:rsidRPr="00DB7E0B">
        <w:t>Big</w:t>
      </w:r>
      <w:r w:rsidRPr="00DB7E0B">
        <w:rPr>
          <w:spacing w:val="-2"/>
        </w:rPr>
        <w:t xml:space="preserve"> </w:t>
      </w:r>
      <w:r w:rsidRPr="00DB7E0B">
        <w:t>Mac,</w:t>
      </w:r>
      <w:r w:rsidRPr="00DB7E0B">
        <w:rPr>
          <w:spacing w:val="-2"/>
        </w:rPr>
        <w:t xml:space="preserve"> </w:t>
      </w:r>
      <w:r w:rsidRPr="00DB7E0B">
        <w:t>a</w:t>
      </w:r>
      <w:r w:rsidRPr="00DB7E0B">
        <w:rPr>
          <w:spacing w:val="-3"/>
        </w:rPr>
        <w:t xml:space="preserve"> </w:t>
      </w:r>
      <w:r w:rsidRPr="00DB7E0B">
        <w:t>fish</w:t>
      </w:r>
      <w:r w:rsidRPr="00DB7E0B">
        <w:rPr>
          <w:spacing w:val="-2"/>
        </w:rPr>
        <w:t xml:space="preserve"> </w:t>
      </w:r>
      <w:r w:rsidRPr="00DB7E0B">
        <w:t>fillet</w:t>
      </w:r>
      <w:r w:rsidRPr="00DB7E0B">
        <w:rPr>
          <w:spacing w:val="-2"/>
        </w:rPr>
        <w:t xml:space="preserve"> </w:t>
      </w:r>
      <w:r w:rsidRPr="00DB7E0B">
        <w:t>sandwich,</w:t>
      </w:r>
      <w:r w:rsidRPr="00DB7E0B">
        <w:rPr>
          <w:spacing w:val="-2"/>
        </w:rPr>
        <w:t xml:space="preserve"> </w:t>
      </w:r>
      <w:r w:rsidRPr="00DB7E0B">
        <w:t>2</w:t>
      </w:r>
      <w:r w:rsidRPr="00DB7E0B">
        <w:rPr>
          <w:spacing w:val="-2"/>
        </w:rPr>
        <w:t xml:space="preserve"> </w:t>
      </w:r>
      <w:r w:rsidRPr="00DB7E0B">
        <w:t>large</w:t>
      </w:r>
      <w:r w:rsidRPr="00DB7E0B">
        <w:rPr>
          <w:spacing w:val="-3"/>
        </w:rPr>
        <w:t xml:space="preserve"> </w:t>
      </w:r>
      <w:r w:rsidRPr="00DB7E0B">
        <w:t>orders</w:t>
      </w:r>
      <w:r w:rsidRPr="00DB7E0B">
        <w:rPr>
          <w:spacing w:val="-3"/>
        </w:rPr>
        <w:t xml:space="preserve"> </w:t>
      </w:r>
      <w:r w:rsidRPr="00DB7E0B">
        <w:t>of fries, and a large chocolate shake.</w:t>
      </w:r>
      <w:r w:rsidRPr="00DB7E0B">
        <w:rPr>
          <w:spacing w:val="40"/>
        </w:rPr>
        <w:t xml:space="preserve"> </w:t>
      </w:r>
      <w:r w:rsidRPr="00DB7E0B">
        <w:t xml:space="preserve">This is a </w:t>
      </w:r>
      <w:proofErr w:type="gramStart"/>
      <w:r w:rsidRPr="00DB7E0B">
        <w:t>really big</w:t>
      </w:r>
      <w:proofErr w:type="gramEnd"/>
      <w:r w:rsidRPr="00DB7E0B">
        <w:t xml:space="preserve"> amount of food.</w:t>
      </w:r>
      <w:r w:rsidRPr="00DB7E0B">
        <w:rPr>
          <w:spacing w:val="40"/>
        </w:rPr>
        <w:t xml:space="preserve"> </w:t>
      </w:r>
      <w:r w:rsidRPr="00DB7E0B">
        <w:t xml:space="preserve">Although she ate more than her friends did and knew she was eating a lot of high-fat food, she didn’t feel like she </w:t>
      </w:r>
      <w:r w:rsidRPr="00DB7E0B">
        <w:rPr>
          <w:u w:val="single"/>
        </w:rPr>
        <w:t>JUST</w:t>
      </w:r>
      <w:r w:rsidRPr="00DB7E0B">
        <w:t xml:space="preserve"> could</w:t>
      </w:r>
      <w:r w:rsidR="0057012C" w:rsidRPr="00DB7E0B">
        <w:t xml:space="preserve"> </w:t>
      </w:r>
      <w:r w:rsidRPr="00DB7E0B">
        <w:t>not</w:t>
      </w:r>
      <w:r w:rsidRPr="00DB7E0B">
        <w:rPr>
          <w:spacing w:val="-1"/>
        </w:rPr>
        <w:t xml:space="preserve"> </w:t>
      </w:r>
      <w:r w:rsidRPr="00DB7E0B">
        <w:t>stop</w:t>
      </w:r>
      <w:r w:rsidRPr="00DB7E0B">
        <w:rPr>
          <w:spacing w:val="-1"/>
        </w:rPr>
        <w:t xml:space="preserve"> </w:t>
      </w:r>
      <w:r w:rsidRPr="00DB7E0B">
        <w:t>eating,</w:t>
      </w:r>
      <w:r w:rsidRPr="00DB7E0B">
        <w:rPr>
          <w:spacing w:val="-1"/>
        </w:rPr>
        <w:t xml:space="preserve"> </w:t>
      </w:r>
      <w:r w:rsidRPr="00DB7E0B">
        <w:t>and she</w:t>
      </w:r>
      <w:r w:rsidRPr="00DB7E0B">
        <w:rPr>
          <w:spacing w:val="-2"/>
        </w:rPr>
        <w:t xml:space="preserve"> </w:t>
      </w:r>
      <w:r w:rsidRPr="00DB7E0B">
        <w:t>did</w:t>
      </w:r>
      <w:r w:rsidRPr="00DB7E0B">
        <w:rPr>
          <w:spacing w:val="-1"/>
        </w:rPr>
        <w:t xml:space="preserve"> </w:t>
      </w:r>
      <w:r w:rsidRPr="00DB7E0B">
        <w:t>not feel</w:t>
      </w:r>
      <w:r w:rsidRPr="00DB7E0B">
        <w:rPr>
          <w:spacing w:val="-1"/>
        </w:rPr>
        <w:t xml:space="preserve"> </w:t>
      </w:r>
      <w:r w:rsidRPr="00DB7E0B">
        <w:t>upset</w:t>
      </w:r>
      <w:r w:rsidRPr="00DB7E0B">
        <w:rPr>
          <w:spacing w:val="-1"/>
        </w:rPr>
        <w:t xml:space="preserve"> </w:t>
      </w:r>
      <w:r w:rsidRPr="00DB7E0B">
        <w:t>afterwards</w:t>
      </w:r>
      <w:r w:rsidRPr="00DB7E0B">
        <w:rPr>
          <w:spacing w:val="-2"/>
        </w:rPr>
        <w:t xml:space="preserve"> </w:t>
      </w:r>
      <w:r w:rsidRPr="00DB7E0B">
        <w:t>about how</w:t>
      </w:r>
      <w:r w:rsidRPr="00DB7E0B">
        <w:rPr>
          <w:spacing w:val="-2"/>
        </w:rPr>
        <w:t xml:space="preserve"> </w:t>
      </w:r>
      <w:r w:rsidRPr="00DB7E0B">
        <w:t>much</w:t>
      </w:r>
      <w:r w:rsidRPr="00DB7E0B">
        <w:rPr>
          <w:spacing w:val="-1"/>
        </w:rPr>
        <w:t xml:space="preserve"> </w:t>
      </w:r>
      <w:r w:rsidRPr="00DB7E0B">
        <w:t>she’d</w:t>
      </w:r>
      <w:r w:rsidRPr="00DB7E0B">
        <w:rPr>
          <w:spacing w:val="1"/>
        </w:rPr>
        <w:t xml:space="preserve"> </w:t>
      </w:r>
      <w:r w:rsidRPr="00DB7E0B">
        <w:rPr>
          <w:spacing w:val="-2"/>
        </w:rPr>
        <w:t>eaten.</w:t>
      </w:r>
    </w:p>
    <w:p w14:paraId="0E0A866E" w14:textId="77777777" w:rsidR="008A7137" w:rsidRPr="00DB7E0B" w:rsidRDefault="008A7137" w:rsidP="008F3A41">
      <w:pPr>
        <w:spacing w:line="480" w:lineRule="auto"/>
      </w:pPr>
    </w:p>
    <w:p w14:paraId="496289E9" w14:textId="77777777" w:rsidR="0057012C" w:rsidRPr="00DB7E0B" w:rsidRDefault="008A7137" w:rsidP="008F3A41">
      <w:pPr>
        <w:spacing w:before="80" w:line="480" w:lineRule="auto"/>
        <w:ind w:left="176" w:right="172"/>
      </w:pPr>
      <w:r w:rsidRPr="00DB7E0B">
        <w:t>OUT OF CONTROL BUT NOT REALLY BIG.</w:t>
      </w:r>
      <w:r w:rsidRPr="00DB7E0B">
        <w:rPr>
          <w:spacing w:val="40"/>
        </w:rPr>
        <w:t xml:space="preserve"> </w:t>
      </w:r>
      <w:r w:rsidRPr="00DB7E0B">
        <w:t>For lunch one day, Joey had a ham and cheese sandwich</w:t>
      </w:r>
      <w:r w:rsidRPr="00DB7E0B">
        <w:rPr>
          <w:spacing w:val="-2"/>
        </w:rPr>
        <w:t xml:space="preserve"> </w:t>
      </w:r>
      <w:r w:rsidRPr="00DB7E0B">
        <w:t>with</w:t>
      </w:r>
      <w:r w:rsidRPr="00DB7E0B">
        <w:rPr>
          <w:spacing w:val="-2"/>
        </w:rPr>
        <w:t xml:space="preserve"> </w:t>
      </w:r>
      <w:r w:rsidRPr="00DB7E0B">
        <w:t>mayonnaise</w:t>
      </w:r>
      <w:r w:rsidRPr="00DB7E0B">
        <w:rPr>
          <w:spacing w:val="-3"/>
        </w:rPr>
        <w:t xml:space="preserve"> </w:t>
      </w:r>
      <w:r w:rsidRPr="00DB7E0B">
        <w:t>on</w:t>
      </w:r>
      <w:r w:rsidRPr="00DB7E0B">
        <w:rPr>
          <w:spacing w:val="-2"/>
        </w:rPr>
        <w:t xml:space="preserve"> </w:t>
      </w:r>
      <w:r w:rsidRPr="00DB7E0B">
        <w:t>a</w:t>
      </w:r>
      <w:r w:rsidRPr="00DB7E0B">
        <w:rPr>
          <w:spacing w:val="-3"/>
        </w:rPr>
        <w:t xml:space="preserve"> </w:t>
      </w:r>
      <w:r w:rsidRPr="00DB7E0B">
        <w:t>roll,</w:t>
      </w:r>
      <w:r w:rsidRPr="00DB7E0B">
        <w:rPr>
          <w:spacing w:val="-2"/>
        </w:rPr>
        <w:t xml:space="preserve"> </w:t>
      </w:r>
      <w:r w:rsidRPr="00DB7E0B">
        <w:t>a</w:t>
      </w:r>
      <w:r w:rsidRPr="00DB7E0B">
        <w:rPr>
          <w:spacing w:val="-3"/>
        </w:rPr>
        <w:t xml:space="preserve"> </w:t>
      </w:r>
      <w:r w:rsidRPr="00DB7E0B">
        <w:t>small</w:t>
      </w:r>
      <w:r w:rsidRPr="00DB7E0B">
        <w:rPr>
          <w:spacing w:val="-2"/>
        </w:rPr>
        <w:t xml:space="preserve"> </w:t>
      </w:r>
      <w:r w:rsidRPr="00DB7E0B">
        <w:t>bag</w:t>
      </w:r>
      <w:r w:rsidRPr="00DB7E0B">
        <w:rPr>
          <w:spacing w:val="-2"/>
        </w:rPr>
        <w:t xml:space="preserve"> </w:t>
      </w:r>
      <w:r w:rsidRPr="00DB7E0B">
        <w:t>of</w:t>
      </w:r>
      <w:r w:rsidRPr="00DB7E0B">
        <w:rPr>
          <w:spacing w:val="-2"/>
        </w:rPr>
        <w:t xml:space="preserve"> </w:t>
      </w:r>
      <w:r w:rsidRPr="00DB7E0B">
        <w:t>potato</w:t>
      </w:r>
      <w:r w:rsidRPr="00DB7E0B">
        <w:rPr>
          <w:spacing w:val="-2"/>
        </w:rPr>
        <w:t xml:space="preserve"> </w:t>
      </w:r>
      <w:r w:rsidRPr="00DB7E0B">
        <w:t>chips,</w:t>
      </w:r>
      <w:r w:rsidRPr="00DB7E0B">
        <w:rPr>
          <w:spacing w:val="-2"/>
        </w:rPr>
        <w:t xml:space="preserve"> </w:t>
      </w:r>
      <w:r w:rsidRPr="00DB7E0B">
        <w:t>a</w:t>
      </w:r>
      <w:r w:rsidRPr="00DB7E0B">
        <w:rPr>
          <w:spacing w:val="-3"/>
        </w:rPr>
        <w:t xml:space="preserve"> </w:t>
      </w:r>
      <w:r w:rsidRPr="00DB7E0B">
        <w:t>candy</w:t>
      </w:r>
      <w:r w:rsidRPr="00DB7E0B">
        <w:rPr>
          <w:spacing w:val="-2"/>
        </w:rPr>
        <w:t xml:space="preserve"> </w:t>
      </w:r>
      <w:r w:rsidRPr="00DB7E0B">
        <w:t>bar,</w:t>
      </w:r>
      <w:r w:rsidRPr="00DB7E0B">
        <w:rPr>
          <w:spacing w:val="-2"/>
        </w:rPr>
        <w:t xml:space="preserve"> </w:t>
      </w:r>
      <w:r w:rsidRPr="00DB7E0B">
        <w:t>and</w:t>
      </w:r>
      <w:r w:rsidRPr="00DB7E0B">
        <w:rPr>
          <w:spacing w:val="-2"/>
        </w:rPr>
        <w:t xml:space="preserve"> </w:t>
      </w:r>
      <w:r w:rsidRPr="00DB7E0B">
        <w:t>a</w:t>
      </w:r>
      <w:r w:rsidRPr="00DB7E0B">
        <w:rPr>
          <w:spacing w:val="-3"/>
        </w:rPr>
        <w:t xml:space="preserve"> </w:t>
      </w:r>
      <w:r w:rsidRPr="00DB7E0B">
        <w:t>Diet</w:t>
      </w:r>
      <w:r w:rsidRPr="00DB7E0B">
        <w:rPr>
          <w:spacing w:val="-2"/>
        </w:rPr>
        <w:t xml:space="preserve"> </w:t>
      </w:r>
      <w:r w:rsidRPr="00DB7E0B">
        <w:t>Coke.</w:t>
      </w:r>
      <w:r w:rsidRPr="00DB7E0B">
        <w:rPr>
          <w:spacing w:val="40"/>
        </w:rPr>
        <w:t xml:space="preserve"> </w:t>
      </w:r>
      <w:r w:rsidRPr="00DB7E0B">
        <w:t>Joey felt out of control because he’d planned to have turkey on whole wheat with lettuce and tomato plus</w:t>
      </w:r>
      <w:r w:rsidR="0057012C" w:rsidRPr="00DB7E0B">
        <w:t xml:space="preserve"> </w:t>
      </w:r>
      <w:r w:rsidR="0057012C" w:rsidRPr="00DB7E0B">
        <w:rPr>
          <w:noProof/>
        </w:rPr>
        <mc:AlternateContent>
          <mc:Choice Requires="wps">
            <w:drawing>
              <wp:anchor distT="0" distB="0" distL="0" distR="0" simplePos="0" relativeHeight="251658263" behindDoc="0" locked="0" layoutInCell="1" allowOverlap="1" wp14:anchorId="610644F1" wp14:editId="488FC491">
                <wp:simplePos x="0" y="0"/>
                <wp:positionH relativeFrom="page">
                  <wp:posOffset>822960</wp:posOffset>
                </wp:positionH>
                <wp:positionV relativeFrom="page">
                  <wp:posOffset>4596129</wp:posOffset>
                </wp:positionV>
                <wp:extent cx="6400800" cy="1270"/>
                <wp:effectExtent l="0" t="0" r="0" b="0"/>
                <wp:wrapNone/>
                <wp:docPr id="757577043"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59AEA5ED" id="Graphic 10" o:spid="_x0000_s1026" style="position:absolute;margin-left:64.8pt;margin-top:361.9pt;width:7in;height:.1pt;z-index:251693059;visibility:visible;mso-wrap-style:square;mso-wrap-distance-left:0;mso-wrap-distance-top:0;mso-wrap-distance-right:0;mso-wrap-distance-bottom:0;mso-position-horizontal:absolute;mso-position-horizontal-relative:page;mso-position-vertical:absolute;mso-position-vertical-relative:page;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" path="m,l6400799,e" filled="f">
                <v:path arrowok="t"/>
                <w10:wrap anchorx="page" anchory="page"/>
              </v:shape>
            </w:pict>
          </mc:Fallback>
        </mc:AlternateContent>
      </w:r>
      <w:r w:rsidR="0057012C" w:rsidRPr="00DB7E0B">
        <w:t>a</w:t>
      </w:r>
      <w:r w:rsidR="0057012C" w:rsidRPr="00DB7E0B">
        <w:rPr>
          <w:spacing w:val="-3"/>
        </w:rPr>
        <w:t xml:space="preserve"> </w:t>
      </w:r>
      <w:r w:rsidR="0057012C" w:rsidRPr="00DB7E0B">
        <w:t>piece</w:t>
      </w:r>
      <w:r w:rsidR="0057012C" w:rsidRPr="00DB7E0B">
        <w:rPr>
          <w:spacing w:val="-3"/>
        </w:rPr>
        <w:t xml:space="preserve"> </w:t>
      </w:r>
      <w:r w:rsidR="0057012C" w:rsidRPr="00DB7E0B">
        <w:t>of</w:t>
      </w:r>
      <w:r w:rsidR="0057012C" w:rsidRPr="00DB7E0B">
        <w:rPr>
          <w:spacing w:val="-2"/>
        </w:rPr>
        <w:t xml:space="preserve"> </w:t>
      </w:r>
      <w:r w:rsidR="0057012C" w:rsidRPr="00DB7E0B">
        <w:t>fruit</w:t>
      </w:r>
      <w:r w:rsidR="0057012C" w:rsidRPr="00DB7E0B">
        <w:rPr>
          <w:spacing w:val="-2"/>
        </w:rPr>
        <w:t xml:space="preserve"> </w:t>
      </w:r>
      <w:r w:rsidR="0057012C" w:rsidRPr="00DB7E0B">
        <w:t>for</w:t>
      </w:r>
      <w:r w:rsidR="0057012C" w:rsidRPr="00DB7E0B">
        <w:rPr>
          <w:spacing w:val="-4"/>
        </w:rPr>
        <w:t xml:space="preserve"> </w:t>
      </w:r>
      <w:proofErr w:type="gramStart"/>
      <w:r w:rsidR="0057012C" w:rsidRPr="00DB7E0B">
        <w:t>dessert,</w:t>
      </w:r>
      <w:r w:rsidR="0057012C" w:rsidRPr="00DB7E0B">
        <w:rPr>
          <w:spacing w:val="-2"/>
        </w:rPr>
        <w:t xml:space="preserve"> </w:t>
      </w:r>
      <w:r w:rsidR="0057012C" w:rsidRPr="00DB7E0B">
        <w:t>but</w:t>
      </w:r>
      <w:proofErr w:type="gramEnd"/>
      <w:r w:rsidR="0057012C" w:rsidRPr="00DB7E0B">
        <w:rPr>
          <w:spacing w:val="-2"/>
        </w:rPr>
        <w:t xml:space="preserve"> </w:t>
      </w:r>
      <w:r w:rsidR="0057012C" w:rsidRPr="00DB7E0B">
        <w:t>couldn’t</w:t>
      </w:r>
      <w:r w:rsidR="0057012C" w:rsidRPr="00DB7E0B">
        <w:rPr>
          <w:spacing w:val="-2"/>
        </w:rPr>
        <w:t xml:space="preserve"> </w:t>
      </w:r>
      <w:r w:rsidR="0057012C" w:rsidRPr="00DB7E0B">
        <w:t>stop</w:t>
      </w:r>
      <w:r w:rsidR="0057012C" w:rsidRPr="00DB7E0B">
        <w:rPr>
          <w:spacing w:val="-2"/>
        </w:rPr>
        <w:t xml:space="preserve"> </w:t>
      </w:r>
      <w:r w:rsidR="0057012C" w:rsidRPr="00DB7E0B">
        <w:t>himself</w:t>
      </w:r>
      <w:r w:rsidR="0057012C" w:rsidRPr="00DB7E0B">
        <w:rPr>
          <w:spacing w:val="-2"/>
        </w:rPr>
        <w:t xml:space="preserve"> </w:t>
      </w:r>
      <w:r w:rsidR="0057012C" w:rsidRPr="00DB7E0B">
        <w:t>from</w:t>
      </w:r>
      <w:r w:rsidR="0057012C" w:rsidRPr="00DB7E0B">
        <w:rPr>
          <w:spacing w:val="-2"/>
        </w:rPr>
        <w:t xml:space="preserve"> </w:t>
      </w:r>
      <w:r w:rsidR="0057012C" w:rsidRPr="00DB7E0B">
        <w:t>changing</w:t>
      </w:r>
      <w:r w:rsidR="0057012C" w:rsidRPr="00DB7E0B">
        <w:rPr>
          <w:spacing w:val="-2"/>
        </w:rPr>
        <w:t xml:space="preserve"> </w:t>
      </w:r>
      <w:r w:rsidR="0057012C" w:rsidRPr="00DB7E0B">
        <w:t>his</w:t>
      </w:r>
      <w:r w:rsidR="0057012C" w:rsidRPr="00DB7E0B">
        <w:rPr>
          <w:spacing w:val="-3"/>
        </w:rPr>
        <w:t xml:space="preserve"> </w:t>
      </w:r>
      <w:r w:rsidR="0057012C" w:rsidRPr="00DB7E0B">
        <w:t>order.</w:t>
      </w:r>
      <w:r w:rsidR="0057012C" w:rsidRPr="00DB7E0B">
        <w:rPr>
          <w:spacing w:val="40"/>
        </w:rPr>
        <w:t xml:space="preserve"> </w:t>
      </w:r>
      <w:r w:rsidR="0057012C" w:rsidRPr="00DB7E0B">
        <w:t>Although</w:t>
      </w:r>
      <w:r w:rsidR="0057012C" w:rsidRPr="00DB7E0B">
        <w:rPr>
          <w:spacing w:val="-2"/>
        </w:rPr>
        <w:t xml:space="preserve"> </w:t>
      </w:r>
      <w:r w:rsidR="0057012C" w:rsidRPr="00DB7E0B">
        <w:t>this</w:t>
      </w:r>
      <w:r w:rsidR="0057012C" w:rsidRPr="00DB7E0B">
        <w:rPr>
          <w:spacing w:val="-3"/>
        </w:rPr>
        <w:t xml:space="preserve"> </w:t>
      </w:r>
      <w:r w:rsidR="0057012C" w:rsidRPr="00DB7E0B">
        <w:t>was</w:t>
      </w:r>
      <w:r w:rsidR="0057012C" w:rsidRPr="00DB7E0B">
        <w:rPr>
          <w:spacing w:val="-3"/>
        </w:rPr>
        <w:t xml:space="preserve"> </w:t>
      </w:r>
      <w:r w:rsidR="0057012C" w:rsidRPr="00DB7E0B">
        <w:t xml:space="preserve">a big meal, it was </w:t>
      </w:r>
      <w:r w:rsidR="0057012C" w:rsidRPr="00DB7E0B">
        <w:rPr>
          <w:u w:val="single"/>
        </w:rPr>
        <w:t>not</w:t>
      </w:r>
      <w:r w:rsidR="0057012C" w:rsidRPr="00DB7E0B">
        <w:t xml:space="preserve"> </w:t>
      </w:r>
      <w:proofErr w:type="gramStart"/>
      <w:r w:rsidR="0057012C" w:rsidRPr="00DB7E0B">
        <w:t>really big</w:t>
      </w:r>
      <w:proofErr w:type="gramEnd"/>
      <w:r w:rsidR="0057012C" w:rsidRPr="00DB7E0B">
        <w:t>, so we wouldn’t consider it a binge.</w:t>
      </w:r>
    </w:p>
    <w:p w14:paraId="645185E3" w14:textId="77777777" w:rsidR="0057012C" w:rsidRPr="00DB7E0B" w:rsidRDefault="0057012C" w:rsidP="008F3A41">
      <w:pPr>
        <w:spacing w:line="480" w:lineRule="auto"/>
      </w:pPr>
    </w:p>
    <w:p w14:paraId="268A31EE" w14:textId="77777777" w:rsidR="0057012C" w:rsidRPr="00DB7E0B" w:rsidRDefault="0057012C" w:rsidP="008465F2">
      <w:pPr>
        <w:pStyle w:val="ListParagraph"/>
        <w:widowControl w:val="0"/>
        <w:numPr>
          <w:ilvl w:val="0"/>
          <w:numId w:val="6"/>
        </w:numPr>
        <w:tabs>
          <w:tab w:val="left" w:pos="476"/>
        </w:tabs>
        <w:autoSpaceDE w:val="0"/>
        <w:autoSpaceDN w:val="0"/>
        <w:spacing w:after="0" w:line="480" w:lineRule="auto"/>
        <w:ind w:left="176" w:right="240" w:firstLine="0"/>
        <w:contextualSpacing w:val="0"/>
        <w:rPr>
          <w:rFonts w:ascii="Times New Roman" w:hAnsi="Times New Roman" w:cs="Times New Roman"/>
        </w:rPr>
      </w:pPr>
      <w:r w:rsidRPr="00DB7E0B">
        <w:rPr>
          <w:rFonts w:ascii="Times New Roman" w:hAnsi="Times New Roman" w:cs="Times New Roman"/>
        </w:rPr>
        <w:t>OUT OF CONTROL BUT NOT REALLY BIG.</w:t>
      </w:r>
      <w:r w:rsidRPr="00DB7E0B">
        <w:rPr>
          <w:rFonts w:ascii="Times New Roman" w:hAnsi="Times New Roman" w:cs="Times New Roman"/>
          <w:spacing w:val="40"/>
        </w:rPr>
        <w:t xml:space="preserve"> </w:t>
      </w:r>
      <w:r w:rsidRPr="00DB7E0B">
        <w:rPr>
          <w:rFonts w:ascii="Times New Roman" w:hAnsi="Times New Roman" w:cs="Times New Roman"/>
        </w:rPr>
        <w:t>Lizzie ate 2 donuts someone brought to homeroom one morning.</w:t>
      </w:r>
      <w:r w:rsidRPr="00DB7E0B">
        <w:rPr>
          <w:rFonts w:ascii="Times New Roman" w:hAnsi="Times New Roman" w:cs="Times New Roman"/>
          <w:spacing w:val="40"/>
        </w:rPr>
        <w:t xml:space="preserve"> </w:t>
      </w:r>
      <w:r w:rsidRPr="00DB7E0B">
        <w:rPr>
          <w:rFonts w:ascii="Times New Roman" w:hAnsi="Times New Roman" w:cs="Times New Roman"/>
        </w:rPr>
        <w:t>She had started a diet that day and planned to skip breakfast.</w:t>
      </w:r>
      <w:r w:rsidRPr="00DB7E0B">
        <w:rPr>
          <w:rFonts w:ascii="Times New Roman" w:hAnsi="Times New Roman" w:cs="Times New Roman"/>
          <w:spacing w:val="40"/>
        </w:rPr>
        <w:t xml:space="preserve"> </w:t>
      </w:r>
      <w:r w:rsidRPr="00DB7E0B">
        <w:rPr>
          <w:rFonts w:ascii="Times New Roman" w:hAnsi="Times New Roman" w:cs="Times New Roman"/>
        </w:rPr>
        <w:t>At first, Lizzie said no to the donuts, but after everyone else had gone to their other classes she snuck back into</w:t>
      </w:r>
      <w:r w:rsidRPr="00DB7E0B">
        <w:rPr>
          <w:rFonts w:ascii="Times New Roman" w:hAnsi="Times New Roman" w:cs="Times New Roman"/>
          <w:spacing w:val="-3"/>
        </w:rPr>
        <w:t xml:space="preserve"> </w:t>
      </w:r>
      <w:r w:rsidRPr="00DB7E0B">
        <w:rPr>
          <w:rFonts w:ascii="Times New Roman" w:hAnsi="Times New Roman" w:cs="Times New Roman"/>
        </w:rPr>
        <w:t>homeroom</w:t>
      </w:r>
      <w:r w:rsidRPr="00DB7E0B">
        <w:rPr>
          <w:rFonts w:ascii="Times New Roman" w:hAnsi="Times New Roman" w:cs="Times New Roman"/>
          <w:spacing w:val="-3"/>
        </w:rPr>
        <w:t xml:space="preserve"> </w:t>
      </w:r>
      <w:r w:rsidRPr="00DB7E0B">
        <w:rPr>
          <w:rFonts w:ascii="Times New Roman" w:hAnsi="Times New Roman" w:cs="Times New Roman"/>
        </w:rPr>
        <w:t>and</w:t>
      </w:r>
      <w:r w:rsidRPr="00DB7E0B">
        <w:rPr>
          <w:rFonts w:ascii="Times New Roman" w:hAnsi="Times New Roman" w:cs="Times New Roman"/>
          <w:spacing w:val="-3"/>
        </w:rPr>
        <w:t xml:space="preserve"> </w:t>
      </w:r>
      <w:r w:rsidRPr="00DB7E0B">
        <w:rPr>
          <w:rFonts w:ascii="Times New Roman" w:hAnsi="Times New Roman" w:cs="Times New Roman"/>
        </w:rPr>
        <w:t>very</w:t>
      </w:r>
      <w:r w:rsidRPr="00DB7E0B">
        <w:rPr>
          <w:rFonts w:ascii="Times New Roman" w:hAnsi="Times New Roman" w:cs="Times New Roman"/>
          <w:spacing w:val="-2"/>
        </w:rPr>
        <w:t xml:space="preserve"> </w:t>
      </w:r>
      <w:r w:rsidRPr="00DB7E0B">
        <w:rPr>
          <w:rFonts w:ascii="Times New Roman" w:hAnsi="Times New Roman" w:cs="Times New Roman"/>
        </w:rPr>
        <w:t>quickly</w:t>
      </w:r>
      <w:r w:rsidRPr="00DB7E0B">
        <w:rPr>
          <w:rFonts w:ascii="Times New Roman" w:hAnsi="Times New Roman" w:cs="Times New Roman"/>
          <w:spacing w:val="-3"/>
        </w:rPr>
        <w:t xml:space="preserve"> </w:t>
      </w:r>
      <w:r w:rsidRPr="00DB7E0B">
        <w:rPr>
          <w:rFonts w:ascii="Times New Roman" w:hAnsi="Times New Roman" w:cs="Times New Roman"/>
        </w:rPr>
        <w:t>ate</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donuts</w:t>
      </w:r>
      <w:r w:rsidRPr="00DB7E0B">
        <w:rPr>
          <w:rFonts w:ascii="Times New Roman" w:hAnsi="Times New Roman" w:cs="Times New Roman"/>
          <w:spacing w:val="-3"/>
        </w:rPr>
        <w:t xml:space="preserve"> </w:t>
      </w:r>
      <w:r w:rsidRPr="00DB7E0B">
        <w:rPr>
          <w:rFonts w:ascii="Times New Roman" w:hAnsi="Times New Roman" w:cs="Times New Roman"/>
        </w:rPr>
        <w:t>so</w:t>
      </w:r>
      <w:r w:rsidRPr="00DB7E0B">
        <w:rPr>
          <w:rFonts w:ascii="Times New Roman" w:hAnsi="Times New Roman" w:cs="Times New Roman"/>
          <w:spacing w:val="-3"/>
        </w:rPr>
        <w:t xml:space="preserve"> </w:t>
      </w:r>
      <w:r w:rsidRPr="00DB7E0B">
        <w:rPr>
          <w:rFonts w:ascii="Times New Roman" w:hAnsi="Times New Roman" w:cs="Times New Roman"/>
        </w:rPr>
        <w:t>no</w:t>
      </w:r>
      <w:r w:rsidRPr="00DB7E0B">
        <w:rPr>
          <w:rFonts w:ascii="Times New Roman" w:hAnsi="Times New Roman" w:cs="Times New Roman"/>
          <w:spacing w:val="-3"/>
        </w:rPr>
        <w:t xml:space="preserve"> </w:t>
      </w:r>
      <w:r w:rsidRPr="00DB7E0B">
        <w:rPr>
          <w:rFonts w:ascii="Times New Roman" w:hAnsi="Times New Roman" w:cs="Times New Roman"/>
        </w:rPr>
        <w:t>one</w:t>
      </w:r>
      <w:r w:rsidRPr="00DB7E0B">
        <w:rPr>
          <w:rFonts w:ascii="Times New Roman" w:hAnsi="Times New Roman" w:cs="Times New Roman"/>
          <w:spacing w:val="-3"/>
        </w:rPr>
        <w:t xml:space="preserve"> </w:t>
      </w:r>
      <w:r w:rsidRPr="00DB7E0B">
        <w:rPr>
          <w:rFonts w:ascii="Times New Roman" w:hAnsi="Times New Roman" w:cs="Times New Roman"/>
        </w:rPr>
        <w:t>would</w:t>
      </w:r>
      <w:r w:rsidRPr="00DB7E0B">
        <w:rPr>
          <w:rFonts w:ascii="Times New Roman" w:hAnsi="Times New Roman" w:cs="Times New Roman"/>
          <w:spacing w:val="-3"/>
        </w:rPr>
        <w:t xml:space="preserve"> </w:t>
      </w:r>
      <w:r w:rsidRPr="00DB7E0B">
        <w:rPr>
          <w:rFonts w:ascii="Times New Roman" w:hAnsi="Times New Roman" w:cs="Times New Roman"/>
        </w:rPr>
        <w:t>see</w:t>
      </w:r>
      <w:r w:rsidRPr="00DB7E0B">
        <w:rPr>
          <w:rFonts w:ascii="Times New Roman" w:hAnsi="Times New Roman" w:cs="Times New Roman"/>
          <w:spacing w:val="-3"/>
        </w:rPr>
        <w:t xml:space="preserve"> </w:t>
      </w:r>
      <w:r w:rsidRPr="00DB7E0B">
        <w:rPr>
          <w:rFonts w:ascii="Times New Roman" w:hAnsi="Times New Roman" w:cs="Times New Roman"/>
        </w:rPr>
        <w:t>her</w:t>
      </w:r>
      <w:r w:rsidRPr="00DB7E0B">
        <w:rPr>
          <w:rFonts w:ascii="Times New Roman" w:hAnsi="Times New Roman" w:cs="Times New Roman"/>
          <w:spacing w:val="-3"/>
        </w:rPr>
        <w:t xml:space="preserve"> </w:t>
      </w:r>
      <w:r w:rsidRPr="00DB7E0B">
        <w:rPr>
          <w:rFonts w:ascii="Times New Roman" w:hAnsi="Times New Roman" w:cs="Times New Roman"/>
        </w:rPr>
        <w:t>eating.</w:t>
      </w:r>
      <w:r w:rsidRPr="00DB7E0B">
        <w:rPr>
          <w:rFonts w:ascii="Times New Roman" w:hAnsi="Times New Roman" w:cs="Times New Roman"/>
          <w:spacing w:val="40"/>
        </w:rPr>
        <w:t xml:space="preserve"> </w:t>
      </w:r>
      <w:r w:rsidRPr="00DB7E0B">
        <w:rPr>
          <w:rFonts w:ascii="Times New Roman" w:hAnsi="Times New Roman" w:cs="Times New Roman"/>
        </w:rPr>
        <w:t>She</w:t>
      </w:r>
      <w:r w:rsidRPr="00DB7E0B">
        <w:rPr>
          <w:rFonts w:ascii="Times New Roman" w:hAnsi="Times New Roman" w:cs="Times New Roman"/>
          <w:spacing w:val="-3"/>
        </w:rPr>
        <w:t xml:space="preserve"> </w:t>
      </w:r>
      <w:r w:rsidRPr="00DB7E0B">
        <w:rPr>
          <w:rFonts w:ascii="Times New Roman" w:hAnsi="Times New Roman" w:cs="Times New Roman"/>
        </w:rPr>
        <w:t>felt</w:t>
      </w:r>
      <w:r w:rsidRPr="00DB7E0B">
        <w:rPr>
          <w:rFonts w:ascii="Times New Roman" w:hAnsi="Times New Roman" w:cs="Times New Roman"/>
          <w:spacing w:val="-3"/>
        </w:rPr>
        <w:t xml:space="preserve"> </w:t>
      </w:r>
      <w:r w:rsidRPr="00DB7E0B">
        <w:rPr>
          <w:rFonts w:ascii="Times New Roman" w:hAnsi="Times New Roman" w:cs="Times New Roman"/>
        </w:rPr>
        <w:t>very</w:t>
      </w:r>
      <w:r w:rsidRPr="00DB7E0B">
        <w:rPr>
          <w:rFonts w:ascii="Times New Roman" w:hAnsi="Times New Roman" w:cs="Times New Roman"/>
          <w:spacing w:val="-3"/>
        </w:rPr>
        <w:t xml:space="preserve"> </w:t>
      </w:r>
      <w:r w:rsidRPr="00DB7E0B">
        <w:rPr>
          <w:rFonts w:ascii="Times New Roman" w:hAnsi="Times New Roman" w:cs="Times New Roman"/>
        </w:rPr>
        <w:t>guilty and embarrassed after and hated feeling so out of control of her eating, promising to start dieting again the next day.</w:t>
      </w:r>
      <w:r w:rsidRPr="00DB7E0B">
        <w:rPr>
          <w:rFonts w:ascii="Times New Roman" w:hAnsi="Times New Roman" w:cs="Times New Roman"/>
          <w:spacing w:val="40"/>
        </w:rPr>
        <w:t xml:space="preserve"> </w:t>
      </w:r>
      <w:r w:rsidRPr="00DB7E0B">
        <w:rPr>
          <w:rFonts w:ascii="Times New Roman" w:hAnsi="Times New Roman" w:cs="Times New Roman"/>
        </w:rPr>
        <w:t xml:space="preserve">Although Lizzie felt bad about eating the donuts, this was not a </w:t>
      </w:r>
      <w:proofErr w:type="gramStart"/>
      <w:r w:rsidRPr="00DB7E0B">
        <w:rPr>
          <w:rFonts w:ascii="Times New Roman" w:hAnsi="Times New Roman" w:cs="Times New Roman"/>
        </w:rPr>
        <w:t>really big</w:t>
      </w:r>
      <w:proofErr w:type="gramEnd"/>
      <w:r w:rsidRPr="00DB7E0B">
        <w:rPr>
          <w:rFonts w:ascii="Times New Roman" w:hAnsi="Times New Roman" w:cs="Times New Roman"/>
        </w:rPr>
        <w:t xml:space="preserve"> amount of food, so it would not be considered a binge.</w:t>
      </w:r>
    </w:p>
    <w:p w14:paraId="1EAA307C" w14:textId="77777777" w:rsidR="0057012C" w:rsidRPr="00DB7E0B" w:rsidRDefault="0057012C" w:rsidP="008F3A41">
      <w:pPr>
        <w:spacing w:before="42" w:line="480" w:lineRule="auto"/>
      </w:pPr>
      <w:r w:rsidRPr="00DB7E0B">
        <w:rPr>
          <w:noProof/>
        </w:rPr>
        <mc:AlternateContent>
          <mc:Choice Requires="wps">
            <w:drawing>
              <wp:anchor distT="0" distB="0" distL="0" distR="0" simplePos="0" relativeHeight="251658264" behindDoc="1" locked="0" layoutInCell="1" allowOverlap="1" wp14:anchorId="4E74C18C" wp14:editId="7031EDA6">
                <wp:simplePos x="0" y="0"/>
                <wp:positionH relativeFrom="page">
                  <wp:posOffset>804976</wp:posOffset>
                </wp:positionH>
                <wp:positionV relativeFrom="paragraph">
                  <wp:posOffset>188278</wp:posOffset>
                </wp:positionV>
                <wp:extent cx="6186805" cy="18415"/>
                <wp:effectExtent l="0" t="0" r="0" b="0"/>
                <wp:wrapTopAndBottom/>
                <wp:docPr id="1030781702"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6805" cy="18415"/>
                        </a:xfrm>
                        <a:custGeom>
                          <a:avLst/>
                          <a:gdLst/>
                          <a:ahLst/>
                          <a:cxnLst/>
                          <a:rect l="l" t="t" r="r" b="b"/>
                          <a:pathLst>
                            <a:path w="6186805" h="18415">
                              <a:moveTo>
                                <a:pt x="6186805" y="0"/>
                              </a:moveTo>
                              <a:lnTo>
                                <a:pt x="0" y="0"/>
                              </a:lnTo>
                              <a:lnTo>
                                <a:pt x="0" y="18288"/>
                              </a:lnTo>
                              <a:lnTo>
                                <a:pt x="6186805" y="18288"/>
                              </a:lnTo>
                              <a:lnTo>
                                <a:pt x="61868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arto="http://schemas.microsoft.com/office/word/2006/arto">
            <w:pict>
              <v:shape w14:anchorId="48E2CB3B" id="Graphic 11" o:spid="_x0000_s1026" style="position:absolute;margin-left:63.4pt;margin-top:14.85pt;width:487.15pt;height:1.45pt;z-index:-251622397;visibility:visible;mso-wrap-style:square;mso-wrap-distance-left:0;mso-wrap-distance-top:0;mso-wrap-distance-right:0;mso-wrap-distance-bottom:0;mso-position-horizontal:absolute;mso-position-horizontal-relative:page;mso-position-vertical:absolute;mso-position-vertical-relative:text;v-text-anchor:top" coordsize="61868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" path="m6186805,l,,,18288r6186805,l6186805,xe" fillcolor="black" stroked="f">
                <v:path arrowok="t"/>
                <w10:wrap type="topAndBottom" anchorx="page"/>
              </v:shape>
            </w:pict>
          </mc:Fallback>
        </mc:AlternateContent>
      </w:r>
    </w:p>
    <w:p w14:paraId="0212C14B" w14:textId="77777777" w:rsidR="0057012C" w:rsidRPr="00DB7E0B" w:rsidRDefault="0057012C" w:rsidP="008F3A41">
      <w:pPr>
        <w:spacing w:before="1" w:line="480" w:lineRule="auto"/>
      </w:pPr>
    </w:p>
    <w:p w14:paraId="248E0F39" w14:textId="77777777" w:rsidR="0057012C" w:rsidRPr="00DB7E0B" w:rsidRDefault="0057012C" w:rsidP="008F3A41">
      <w:pPr>
        <w:pStyle w:val="BodyText"/>
        <w:spacing w:line="480" w:lineRule="auto"/>
        <w:ind w:left="176" w:right="134"/>
        <w:jc w:val="both"/>
        <w:rPr>
          <w:rFonts w:ascii="Times New Roman" w:hAnsi="Times New Roman" w:cs="Times New Roman"/>
          <w:sz w:val="24"/>
          <w:szCs w:val="24"/>
        </w:rPr>
      </w:pPr>
      <w:r w:rsidRPr="00DB7E0B">
        <w:rPr>
          <w:rFonts w:ascii="Times New Roman" w:hAnsi="Times New Roman" w:cs="Times New Roman"/>
          <w:sz w:val="24"/>
          <w:szCs w:val="24"/>
        </w:rPr>
        <w:t xml:space="preserve">Part II** Instructions: These questions are about the PAST FOUR WEEKS ONLY (28 days). </w:t>
      </w:r>
      <w:proofErr w:type="gramStart"/>
      <w:r w:rsidRPr="00DB7E0B">
        <w:rPr>
          <w:rFonts w:ascii="Times New Roman" w:hAnsi="Times New Roman" w:cs="Times New Roman"/>
          <w:sz w:val="24"/>
          <w:szCs w:val="24"/>
        </w:rPr>
        <w:t>In order to</w:t>
      </w:r>
      <w:proofErr w:type="gramEnd"/>
      <w:r w:rsidRPr="00DB7E0B">
        <w:rPr>
          <w:rFonts w:ascii="Times New Roman" w:hAnsi="Times New Roman" w:cs="Times New Roman"/>
          <w:sz w:val="24"/>
          <w:szCs w:val="24"/>
        </w:rPr>
        <w:t xml:space="preserve"> help you remember your eating patterns over the past 28 days, try to think of any events that might have changed the way you normally eat, such as holidays, parties, vacations, or stressful events (such as a school project being due, or getting </w:t>
      </w:r>
      <w:proofErr w:type="gramStart"/>
      <w:r w:rsidRPr="00DB7E0B">
        <w:rPr>
          <w:rFonts w:ascii="Times New Roman" w:hAnsi="Times New Roman" w:cs="Times New Roman"/>
          <w:sz w:val="24"/>
          <w:szCs w:val="24"/>
        </w:rPr>
        <w:t>in</w:t>
      </w:r>
      <w:proofErr w:type="gramEnd"/>
      <w:r w:rsidRPr="00DB7E0B">
        <w:rPr>
          <w:rFonts w:ascii="Times New Roman" w:hAnsi="Times New Roman" w:cs="Times New Roman"/>
          <w:sz w:val="24"/>
          <w:szCs w:val="24"/>
        </w:rPr>
        <w:t xml:space="preserve"> a fight with your parents). Please read each question carefully.</w:t>
      </w:r>
      <w:r w:rsidRPr="00DB7E0B">
        <w:rPr>
          <w:rFonts w:ascii="Times New Roman" w:hAnsi="Times New Roman" w:cs="Times New Roman"/>
          <w:spacing w:val="80"/>
          <w:sz w:val="24"/>
          <w:szCs w:val="24"/>
        </w:rPr>
        <w:t xml:space="preserve"> </w:t>
      </w:r>
      <w:r w:rsidRPr="00DB7E0B">
        <w:rPr>
          <w:rFonts w:ascii="Times New Roman" w:hAnsi="Times New Roman" w:cs="Times New Roman"/>
          <w:sz w:val="24"/>
          <w:szCs w:val="24"/>
        </w:rPr>
        <w:t xml:space="preserve">Please answer </w:t>
      </w:r>
      <w:proofErr w:type="gramStart"/>
      <w:r w:rsidRPr="00DB7E0B">
        <w:rPr>
          <w:rFonts w:ascii="Times New Roman" w:hAnsi="Times New Roman" w:cs="Times New Roman"/>
          <w:sz w:val="24"/>
          <w:szCs w:val="24"/>
        </w:rPr>
        <w:t>all of</w:t>
      </w:r>
      <w:proofErr w:type="gramEnd"/>
      <w:r w:rsidRPr="00DB7E0B">
        <w:rPr>
          <w:rFonts w:ascii="Times New Roman" w:hAnsi="Times New Roman" w:cs="Times New Roman"/>
          <w:sz w:val="24"/>
          <w:szCs w:val="24"/>
        </w:rPr>
        <w:t xml:space="preserve"> the questions.</w:t>
      </w:r>
      <w:r w:rsidRPr="00DB7E0B">
        <w:rPr>
          <w:rFonts w:ascii="Times New Roman" w:hAnsi="Times New Roman" w:cs="Times New Roman"/>
          <w:spacing w:val="80"/>
          <w:sz w:val="24"/>
          <w:szCs w:val="24"/>
        </w:rPr>
        <w:t xml:space="preserve"> </w:t>
      </w:r>
      <w:r w:rsidRPr="00DB7E0B">
        <w:rPr>
          <w:rFonts w:ascii="Times New Roman" w:hAnsi="Times New Roman" w:cs="Times New Roman"/>
          <w:sz w:val="24"/>
          <w:szCs w:val="24"/>
        </w:rPr>
        <w:t>Thank you very</w:t>
      </w:r>
      <w:r w:rsidRPr="00DB7E0B">
        <w:rPr>
          <w:rFonts w:ascii="Times New Roman" w:hAnsi="Times New Roman" w:cs="Times New Roman"/>
          <w:spacing w:val="40"/>
          <w:sz w:val="24"/>
          <w:szCs w:val="24"/>
        </w:rPr>
        <w:t xml:space="preserve"> </w:t>
      </w:r>
      <w:r w:rsidRPr="00DB7E0B">
        <w:rPr>
          <w:rFonts w:ascii="Times New Roman" w:hAnsi="Times New Roman" w:cs="Times New Roman"/>
          <w:spacing w:val="-2"/>
          <w:sz w:val="24"/>
          <w:szCs w:val="24"/>
        </w:rPr>
        <w:t>much!</w:t>
      </w:r>
    </w:p>
    <w:p w14:paraId="117DC55C" w14:textId="78EAC14B" w:rsidR="008A7137" w:rsidRPr="00DB7E0B" w:rsidRDefault="008A7137" w:rsidP="008465F2">
      <w:pPr>
        <w:pStyle w:val="ListParagraph"/>
        <w:widowControl w:val="0"/>
        <w:numPr>
          <w:ilvl w:val="0"/>
          <w:numId w:val="6"/>
        </w:numPr>
        <w:tabs>
          <w:tab w:val="left" w:pos="476"/>
        </w:tabs>
        <w:autoSpaceDE w:val="0"/>
        <w:autoSpaceDN w:val="0"/>
        <w:spacing w:after="0" w:line="480" w:lineRule="auto"/>
        <w:ind w:left="176" w:right="147" w:firstLine="0"/>
        <w:contextualSpacing w:val="0"/>
        <w:rPr>
          <w:rFonts w:ascii="Times New Roman" w:hAnsi="Times New Roman" w:cs="Times New Roman"/>
        </w:rPr>
        <w:sectPr w:rsidR="008A7137" w:rsidRPr="00DB7E0B" w:rsidSect="006D7B8D">
          <w:headerReference w:type="default" r:id="rId46"/>
          <w:footerReference w:type="even" r:id="rId47"/>
          <w:footerReference w:type="default" r:id="rId48"/>
          <w:pgSz w:w="12240" w:h="15840"/>
          <w:pgMar w:top="1120" w:right="1120" w:bottom="280" w:left="1120" w:header="734" w:footer="0" w:gutter="0"/>
          <w:pgNumType w:start="1"/>
          <w:cols w:space="720"/>
        </w:sectPr>
      </w:pPr>
    </w:p>
    <w:p w14:paraId="0BD2830E" w14:textId="77777777" w:rsidR="008A7137" w:rsidRPr="00DB7E0B" w:rsidRDefault="008A7137" w:rsidP="008F3A41">
      <w:pPr>
        <w:spacing w:before="1" w:line="480" w:lineRule="auto"/>
      </w:pPr>
    </w:p>
    <w:p w14:paraId="25FA6A4F" w14:textId="77777777" w:rsidR="008A7137" w:rsidRPr="00DB7E0B" w:rsidRDefault="008A7137" w:rsidP="008F3A41">
      <w:pPr>
        <w:spacing w:line="480" w:lineRule="auto"/>
        <w:ind w:left="176"/>
      </w:pPr>
      <w:r w:rsidRPr="00DB7E0B">
        <w:t>Questions</w:t>
      </w:r>
      <w:r w:rsidRPr="00DB7E0B">
        <w:rPr>
          <w:spacing w:val="-3"/>
        </w:rPr>
        <w:t xml:space="preserve"> </w:t>
      </w:r>
      <w:r w:rsidRPr="00DB7E0B">
        <w:t>1</w:t>
      </w:r>
      <w:r w:rsidRPr="00DB7E0B">
        <w:rPr>
          <w:spacing w:val="-3"/>
        </w:rPr>
        <w:t xml:space="preserve"> </w:t>
      </w:r>
      <w:r w:rsidRPr="00DB7E0B">
        <w:t>to</w:t>
      </w:r>
      <w:r w:rsidRPr="00DB7E0B">
        <w:rPr>
          <w:spacing w:val="-3"/>
        </w:rPr>
        <w:t xml:space="preserve"> </w:t>
      </w:r>
      <w:r w:rsidRPr="00DB7E0B">
        <w:t>16:</w:t>
      </w:r>
      <w:r w:rsidRPr="00DB7E0B">
        <w:rPr>
          <w:spacing w:val="-3"/>
        </w:rPr>
        <w:t xml:space="preserve"> </w:t>
      </w:r>
      <w:r w:rsidRPr="00DB7E0B">
        <w:t>Please</w:t>
      </w:r>
      <w:r w:rsidRPr="00DB7E0B">
        <w:rPr>
          <w:spacing w:val="-4"/>
        </w:rPr>
        <w:t xml:space="preserve"> </w:t>
      </w:r>
      <w:r w:rsidRPr="00DB7E0B">
        <w:t>circle</w:t>
      </w:r>
      <w:r w:rsidRPr="00DB7E0B">
        <w:rPr>
          <w:spacing w:val="-3"/>
        </w:rPr>
        <w:t xml:space="preserve"> </w:t>
      </w:r>
      <w:r w:rsidRPr="00DB7E0B">
        <w:t>the</w:t>
      </w:r>
      <w:r w:rsidRPr="00DB7E0B">
        <w:rPr>
          <w:spacing w:val="-4"/>
        </w:rPr>
        <w:t xml:space="preserve"> </w:t>
      </w:r>
      <w:r w:rsidRPr="00DB7E0B">
        <w:t>number</w:t>
      </w:r>
      <w:r w:rsidRPr="00DB7E0B">
        <w:rPr>
          <w:spacing w:val="-3"/>
        </w:rPr>
        <w:t xml:space="preserve"> </w:t>
      </w:r>
      <w:r w:rsidRPr="00DB7E0B">
        <w:t>that</w:t>
      </w:r>
      <w:r w:rsidRPr="00DB7E0B">
        <w:rPr>
          <w:spacing w:val="-3"/>
        </w:rPr>
        <w:t xml:space="preserve"> </w:t>
      </w:r>
      <w:r w:rsidRPr="00DB7E0B">
        <w:t>is</w:t>
      </w:r>
      <w:r w:rsidRPr="00DB7E0B">
        <w:rPr>
          <w:spacing w:val="-3"/>
        </w:rPr>
        <w:t xml:space="preserve"> </w:t>
      </w:r>
      <w:r w:rsidRPr="00DB7E0B">
        <w:t>most</w:t>
      </w:r>
      <w:r w:rsidRPr="00DB7E0B">
        <w:rPr>
          <w:spacing w:val="-3"/>
        </w:rPr>
        <w:t xml:space="preserve"> </w:t>
      </w:r>
      <w:r w:rsidRPr="00DB7E0B">
        <w:t>like</w:t>
      </w:r>
      <w:r w:rsidRPr="00DB7E0B">
        <w:rPr>
          <w:spacing w:val="-3"/>
        </w:rPr>
        <w:t xml:space="preserve"> </w:t>
      </w:r>
      <w:r w:rsidRPr="00DB7E0B">
        <w:t>your</w:t>
      </w:r>
      <w:r w:rsidRPr="00DB7E0B">
        <w:rPr>
          <w:spacing w:val="-5"/>
        </w:rPr>
        <w:t xml:space="preserve"> </w:t>
      </w:r>
      <w:r w:rsidRPr="00DB7E0B">
        <w:t>behavior.</w:t>
      </w:r>
      <w:r w:rsidRPr="00DB7E0B">
        <w:rPr>
          <w:spacing w:val="40"/>
        </w:rPr>
        <w:t xml:space="preserve"> </w:t>
      </w:r>
      <w:r w:rsidRPr="00DB7E0B">
        <w:t>Remember</w:t>
      </w:r>
      <w:r w:rsidRPr="00DB7E0B">
        <w:rPr>
          <w:spacing w:val="-3"/>
        </w:rPr>
        <w:t xml:space="preserve"> </w:t>
      </w:r>
      <w:r w:rsidRPr="00DB7E0B">
        <w:t>that</w:t>
      </w:r>
      <w:r w:rsidRPr="00DB7E0B">
        <w:rPr>
          <w:spacing w:val="-3"/>
        </w:rPr>
        <w:t xml:space="preserve"> </w:t>
      </w:r>
      <w:r w:rsidRPr="00DB7E0B">
        <w:t>the questions are only about the past four weeks (28 days).</w:t>
      </w:r>
    </w:p>
    <w:p w14:paraId="12CD1159" w14:textId="77777777" w:rsidR="008A7137" w:rsidRPr="00DB7E0B" w:rsidRDefault="008A7137" w:rsidP="008F3A41">
      <w:pPr>
        <w:spacing w:line="480" w:lineRule="auto"/>
      </w:pPr>
    </w:p>
    <w:p w14:paraId="601F4318" w14:textId="77777777" w:rsidR="008A7137" w:rsidRPr="00DB7E0B" w:rsidRDefault="008A7137" w:rsidP="008F3A41">
      <w:pPr>
        <w:pStyle w:val="Subtitle"/>
        <w:spacing w:line="480" w:lineRule="auto"/>
        <w:rPr>
          <w:rFonts w:ascii="Times New Roman" w:hAnsi="Times New Roman" w:cs="Times New Roman"/>
          <w:sz w:val="24"/>
          <w:szCs w:val="24"/>
        </w:rPr>
      </w:pPr>
      <w:r w:rsidRPr="00DB7E0B">
        <w:rPr>
          <w:rFonts w:ascii="Times New Roman" w:hAnsi="Times New Roman" w:cs="Times New Roman"/>
          <w:sz w:val="24"/>
          <w:szCs w:val="24"/>
        </w:rPr>
        <w:t>ON</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HOW MANY</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OF THE</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PAST 28</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 xml:space="preserve">DAYS. . </w:t>
      </w:r>
      <w:r w:rsidRPr="00DB7E0B">
        <w:rPr>
          <w:rFonts w:ascii="Times New Roman" w:hAnsi="Times New Roman" w:cs="Times New Roman"/>
          <w:spacing w:val="-5"/>
          <w:sz w:val="24"/>
          <w:szCs w:val="24"/>
        </w:rPr>
        <w:t>.:</w:t>
      </w:r>
    </w:p>
    <w:p w14:paraId="2A5DDFAA" w14:textId="77777777" w:rsidR="008A7137" w:rsidRPr="00DB7E0B" w:rsidRDefault="008A7137" w:rsidP="008F3A41">
      <w:pPr>
        <w:spacing w:line="480" w:lineRule="auto"/>
      </w:pPr>
    </w:p>
    <w:p w14:paraId="6E5A3E78" w14:textId="77777777" w:rsidR="008A7137" w:rsidRPr="00DB7E0B" w:rsidRDefault="008A7137" w:rsidP="008465F2">
      <w:pPr>
        <w:pStyle w:val="ListParagraph"/>
        <w:widowControl w:val="0"/>
        <w:numPr>
          <w:ilvl w:val="0"/>
          <w:numId w:val="5"/>
        </w:numPr>
        <w:tabs>
          <w:tab w:val="left" w:pos="536"/>
        </w:tabs>
        <w:autoSpaceDE w:val="0"/>
        <w:autoSpaceDN w:val="0"/>
        <w:spacing w:after="0" w:line="480" w:lineRule="auto"/>
        <w:ind w:right="525" w:firstLine="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2"/>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many</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1"/>
        </w:rPr>
        <w:t xml:space="preserve"> </w:t>
      </w:r>
      <w:r w:rsidRPr="00DB7E0B">
        <w:rPr>
          <w:rFonts w:ascii="Times New Roman" w:hAnsi="Times New Roman" w:cs="Times New Roman"/>
        </w:rPr>
        <w:t>on</w:t>
      </w:r>
      <w:r w:rsidRPr="00DB7E0B">
        <w:rPr>
          <w:rFonts w:ascii="Times New Roman" w:hAnsi="Times New Roman" w:cs="Times New Roman"/>
          <w:spacing w:val="-4"/>
        </w:rPr>
        <w:t xml:space="preserve"> </w:t>
      </w:r>
      <w:r w:rsidRPr="00DB7E0B">
        <w:rPr>
          <w:rFonts w:ascii="Times New Roman" w:hAnsi="Times New Roman" w:cs="Times New Roman"/>
        </w:rPr>
        <w:t>purpose</w:t>
      </w:r>
      <w:r w:rsidRPr="00DB7E0B">
        <w:rPr>
          <w:rFonts w:ascii="Times New Roman" w:hAnsi="Times New Roman" w:cs="Times New Roman"/>
          <w:spacing w:val="-3"/>
        </w:rPr>
        <w:t xml:space="preserve"> </w:t>
      </w:r>
      <w:r w:rsidRPr="00DB7E0B">
        <w:rPr>
          <w:rFonts w:ascii="Times New Roman" w:hAnsi="Times New Roman" w:cs="Times New Roman"/>
        </w:rPr>
        <w:t>been</w:t>
      </w:r>
      <w:r w:rsidRPr="00DB7E0B">
        <w:rPr>
          <w:rFonts w:ascii="Times New Roman" w:hAnsi="Times New Roman" w:cs="Times New Roman"/>
          <w:spacing w:val="-1"/>
        </w:rPr>
        <w:t xml:space="preserve"> </w:t>
      </w:r>
      <w:r w:rsidRPr="00DB7E0B">
        <w:rPr>
          <w:rFonts w:ascii="Times New Roman" w:hAnsi="Times New Roman" w:cs="Times New Roman"/>
          <w:u w:val="single"/>
        </w:rPr>
        <w:t>trying</w:t>
      </w:r>
      <w:r w:rsidRPr="00DB7E0B">
        <w:rPr>
          <w:rFonts w:ascii="Times New Roman" w:hAnsi="Times New Roman" w:cs="Times New Roman"/>
          <w:spacing w:val="-2"/>
        </w:rPr>
        <w:t xml:space="preserve"> </w:t>
      </w:r>
      <w:r w:rsidRPr="00DB7E0B">
        <w:rPr>
          <w:rFonts w:ascii="Times New Roman" w:hAnsi="Times New Roman" w:cs="Times New Roman"/>
        </w:rPr>
        <w:t>to</w:t>
      </w:r>
      <w:r w:rsidRPr="00DB7E0B">
        <w:rPr>
          <w:rFonts w:ascii="Times New Roman" w:hAnsi="Times New Roman" w:cs="Times New Roman"/>
          <w:spacing w:val="-2"/>
        </w:rPr>
        <w:t xml:space="preserve"> </w:t>
      </w:r>
      <w:r w:rsidRPr="00DB7E0B">
        <w:rPr>
          <w:rFonts w:ascii="Times New Roman" w:hAnsi="Times New Roman" w:cs="Times New Roman"/>
        </w:rPr>
        <w:t>cut</w:t>
      </w:r>
      <w:r w:rsidRPr="00DB7E0B">
        <w:rPr>
          <w:rFonts w:ascii="Times New Roman" w:hAnsi="Times New Roman" w:cs="Times New Roman"/>
          <w:spacing w:val="-2"/>
        </w:rPr>
        <w:t xml:space="preserve"> </w:t>
      </w:r>
      <w:r w:rsidRPr="00DB7E0B">
        <w:rPr>
          <w:rFonts w:ascii="Times New Roman" w:hAnsi="Times New Roman" w:cs="Times New Roman"/>
        </w:rPr>
        <w:t>down</w:t>
      </w:r>
      <w:r w:rsidRPr="00DB7E0B">
        <w:rPr>
          <w:rFonts w:ascii="Times New Roman" w:hAnsi="Times New Roman" w:cs="Times New Roman"/>
          <w:spacing w:val="-2"/>
        </w:rPr>
        <w:t xml:space="preserve"> </w:t>
      </w:r>
      <w:r w:rsidRPr="00DB7E0B">
        <w:rPr>
          <w:rFonts w:ascii="Times New Roman" w:hAnsi="Times New Roman" w:cs="Times New Roman"/>
        </w:rPr>
        <w:t>on</w:t>
      </w:r>
      <w:r w:rsidRPr="00DB7E0B">
        <w:rPr>
          <w:rFonts w:ascii="Times New Roman" w:hAnsi="Times New Roman" w:cs="Times New Roman"/>
          <w:spacing w:val="-2"/>
        </w:rPr>
        <w:t xml:space="preserve"> </w:t>
      </w:r>
      <w:r w:rsidRPr="00DB7E0B">
        <w:rPr>
          <w:rFonts w:ascii="Times New Roman" w:hAnsi="Times New Roman" w:cs="Times New Roman"/>
        </w:rPr>
        <w:t>what you eat to change your shape or weight? (circle one)</w:t>
      </w:r>
    </w:p>
    <w:p w14:paraId="171B66E6" w14:textId="77777777" w:rsidR="008A7137" w:rsidRPr="00DB7E0B" w:rsidRDefault="008A7137" w:rsidP="008F3A41">
      <w:pPr>
        <w:spacing w:before="57"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265"/>
        <w:gridCol w:w="1671"/>
        <w:gridCol w:w="1537"/>
        <w:gridCol w:w="781"/>
      </w:tblGrid>
      <w:tr w:rsidR="008A7137" w:rsidRPr="00DB7E0B" w14:paraId="07F05E36" w14:textId="77777777">
        <w:trPr>
          <w:trHeight w:val="541"/>
        </w:trPr>
        <w:tc>
          <w:tcPr>
            <w:tcW w:w="1166" w:type="dxa"/>
          </w:tcPr>
          <w:p w14:paraId="11474F36"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77B6934B"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323DABCB"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02F454DB"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7267FB52"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1A21679D" w14:textId="77777777" w:rsidR="008A7137" w:rsidRPr="00DB7E0B" w:rsidRDefault="008A7137"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265" w:type="dxa"/>
          </w:tcPr>
          <w:p w14:paraId="0E90AEF5"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5F9493F7"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671" w:type="dxa"/>
          </w:tcPr>
          <w:p w14:paraId="61FD55F3" w14:textId="77777777" w:rsidR="008A7137" w:rsidRPr="00DB7E0B" w:rsidRDefault="008A7137" w:rsidP="008F3A41">
            <w:pPr>
              <w:pStyle w:val="TableParagraph"/>
              <w:spacing w:line="480" w:lineRule="auto"/>
              <w:ind w:left="38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4ED748B5" w14:textId="77777777" w:rsidR="008A7137" w:rsidRPr="00DB7E0B" w:rsidRDefault="008A7137" w:rsidP="008F3A41">
            <w:pPr>
              <w:pStyle w:val="TableParagraph"/>
              <w:spacing w:line="480" w:lineRule="auto"/>
              <w:ind w:left="27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7" w:type="dxa"/>
          </w:tcPr>
          <w:p w14:paraId="340D2424"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7730517E"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1" w:type="dxa"/>
          </w:tcPr>
          <w:p w14:paraId="13B33581" w14:textId="77777777" w:rsidR="008A7137" w:rsidRPr="00DB7E0B" w:rsidRDefault="008A7137" w:rsidP="008F3A41">
            <w:pPr>
              <w:pStyle w:val="TableParagraph"/>
              <w:spacing w:line="480" w:lineRule="auto"/>
              <w:ind w:left="156"/>
              <w:rPr>
                <w:sz w:val="24"/>
                <w:szCs w:val="24"/>
              </w:rPr>
            </w:pPr>
            <w:r w:rsidRPr="00DB7E0B">
              <w:rPr>
                <w:spacing w:val="-4"/>
                <w:sz w:val="24"/>
                <w:szCs w:val="24"/>
              </w:rPr>
              <w:t>Every</w:t>
            </w:r>
          </w:p>
          <w:p w14:paraId="5D184A89" w14:textId="77777777" w:rsidR="008A7137" w:rsidRPr="00DB7E0B" w:rsidRDefault="008A7137" w:rsidP="008F3A41">
            <w:pPr>
              <w:pStyle w:val="TableParagraph"/>
              <w:spacing w:line="480" w:lineRule="auto"/>
              <w:ind w:left="243"/>
              <w:rPr>
                <w:sz w:val="24"/>
                <w:szCs w:val="24"/>
              </w:rPr>
            </w:pPr>
            <w:r w:rsidRPr="00DB7E0B">
              <w:rPr>
                <w:spacing w:val="-5"/>
                <w:sz w:val="24"/>
                <w:szCs w:val="24"/>
              </w:rPr>
              <w:t>day</w:t>
            </w:r>
          </w:p>
        </w:tc>
      </w:tr>
      <w:tr w:rsidR="008A7137" w:rsidRPr="00DB7E0B" w14:paraId="1E47E437" w14:textId="77777777">
        <w:trPr>
          <w:trHeight w:val="276"/>
        </w:trPr>
        <w:tc>
          <w:tcPr>
            <w:tcW w:w="2648" w:type="dxa"/>
            <w:gridSpan w:val="2"/>
          </w:tcPr>
          <w:p w14:paraId="2B5AFB6F" w14:textId="77777777" w:rsidR="008A7137" w:rsidRPr="00DB7E0B" w:rsidRDefault="008A7137" w:rsidP="008F3A41">
            <w:pPr>
              <w:pStyle w:val="TableParagraph"/>
              <w:spacing w:line="480" w:lineRule="auto"/>
              <w:ind w:left="1489"/>
              <w:rPr>
                <w:sz w:val="24"/>
                <w:szCs w:val="24"/>
              </w:rPr>
            </w:pPr>
            <w:r w:rsidRPr="00DB7E0B">
              <w:rPr>
                <w:sz w:val="24"/>
                <w:szCs w:val="24"/>
              </w:rPr>
              <w:t>(1-5</w:t>
            </w:r>
            <w:r w:rsidRPr="00DB7E0B">
              <w:rPr>
                <w:spacing w:val="-2"/>
                <w:sz w:val="24"/>
                <w:szCs w:val="24"/>
              </w:rPr>
              <w:t xml:space="preserve"> days)</w:t>
            </w:r>
          </w:p>
        </w:tc>
        <w:tc>
          <w:tcPr>
            <w:tcW w:w="1567" w:type="dxa"/>
          </w:tcPr>
          <w:p w14:paraId="5C6CA58B"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2936" w:type="dxa"/>
            <w:gridSpan w:val="2"/>
          </w:tcPr>
          <w:p w14:paraId="4F17A5A1" w14:textId="49417A38"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1"/>
                <w:sz w:val="24"/>
                <w:szCs w:val="24"/>
              </w:rPr>
              <w:t xml:space="preserve"> </w:t>
            </w:r>
            <w:r w:rsidR="00004E20" w:rsidRPr="00DB7E0B">
              <w:rPr>
                <w:sz w:val="24"/>
                <w:szCs w:val="24"/>
              </w:rPr>
              <w:t>days)</w:t>
            </w:r>
            <w:r w:rsidR="00004E20" w:rsidRPr="00DB7E0B">
              <w:rPr>
                <w:spacing w:val="29"/>
                <w:sz w:val="24"/>
                <w:szCs w:val="24"/>
              </w:rPr>
              <w:t xml:space="preserve"> (</w:t>
            </w:r>
            <w:r w:rsidRPr="00DB7E0B">
              <w:rPr>
                <w:sz w:val="24"/>
                <w:szCs w:val="24"/>
              </w:rPr>
              <w:t>16-22</w:t>
            </w:r>
            <w:r w:rsidRPr="00DB7E0B">
              <w:rPr>
                <w:spacing w:val="-1"/>
                <w:sz w:val="24"/>
                <w:szCs w:val="24"/>
              </w:rPr>
              <w:t xml:space="preserve"> </w:t>
            </w:r>
            <w:r w:rsidRPr="00DB7E0B">
              <w:rPr>
                <w:spacing w:val="-2"/>
                <w:sz w:val="24"/>
                <w:szCs w:val="24"/>
              </w:rPr>
              <w:t>days)</w:t>
            </w:r>
          </w:p>
        </w:tc>
        <w:tc>
          <w:tcPr>
            <w:tcW w:w="2318" w:type="dxa"/>
            <w:gridSpan w:val="2"/>
          </w:tcPr>
          <w:p w14:paraId="5939ED0D"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r>
    </w:tbl>
    <w:p w14:paraId="470AD950" w14:textId="77777777" w:rsidR="008A7137" w:rsidRPr="00DB7E0B" w:rsidRDefault="008A7137" w:rsidP="008F3A41">
      <w:pPr>
        <w:spacing w:line="480" w:lineRule="auto"/>
      </w:pPr>
    </w:p>
    <w:p w14:paraId="063FA8E9" w14:textId="77777777" w:rsidR="008A7137" w:rsidRPr="00DB7E0B" w:rsidRDefault="008A7137" w:rsidP="008465F2">
      <w:pPr>
        <w:pStyle w:val="ListParagraph"/>
        <w:widowControl w:val="0"/>
        <w:numPr>
          <w:ilvl w:val="0"/>
          <w:numId w:val="5"/>
        </w:numPr>
        <w:tabs>
          <w:tab w:val="left" w:pos="476"/>
        </w:tabs>
        <w:autoSpaceDE w:val="0"/>
        <w:autoSpaceDN w:val="0"/>
        <w:spacing w:before="1" w:after="0" w:line="480" w:lineRule="auto"/>
        <w:ind w:right="758" w:firstLine="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1"/>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many</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gone</w:t>
      </w:r>
      <w:r w:rsidRPr="00DB7E0B">
        <w:rPr>
          <w:rFonts w:ascii="Times New Roman" w:hAnsi="Times New Roman" w:cs="Times New Roman"/>
          <w:spacing w:val="-3"/>
        </w:rPr>
        <w:t xml:space="preserve"> </w:t>
      </w:r>
      <w:r w:rsidRPr="00DB7E0B">
        <w:rPr>
          <w:rFonts w:ascii="Times New Roman" w:hAnsi="Times New Roman" w:cs="Times New Roman"/>
        </w:rPr>
        <w:t>for</w:t>
      </w:r>
      <w:r w:rsidRPr="00DB7E0B">
        <w:rPr>
          <w:rFonts w:ascii="Times New Roman" w:hAnsi="Times New Roman" w:cs="Times New Roman"/>
          <w:spacing w:val="-4"/>
        </w:rPr>
        <w:t xml:space="preserve"> </w:t>
      </w:r>
      <w:r w:rsidRPr="00DB7E0B">
        <w:rPr>
          <w:rFonts w:ascii="Times New Roman" w:hAnsi="Times New Roman" w:cs="Times New Roman"/>
        </w:rPr>
        <w:t>most</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day</w:t>
      </w:r>
      <w:r w:rsidRPr="00DB7E0B">
        <w:rPr>
          <w:rFonts w:ascii="Times New Roman" w:hAnsi="Times New Roman" w:cs="Times New Roman"/>
          <w:spacing w:val="-2"/>
        </w:rPr>
        <w:t xml:space="preserve"> </w:t>
      </w:r>
      <w:r w:rsidRPr="00DB7E0B">
        <w:rPr>
          <w:rFonts w:ascii="Times New Roman" w:hAnsi="Times New Roman" w:cs="Times New Roman"/>
        </w:rPr>
        <w:t>(8</w:t>
      </w:r>
      <w:r w:rsidRPr="00DB7E0B">
        <w:rPr>
          <w:rFonts w:ascii="Times New Roman" w:hAnsi="Times New Roman" w:cs="Times New Roman"/>
          <w:spacing w:val="-2"/>
        </w:rPr>
        <w:t xml:space="preserve"> </w:t>
      </w:r>
      <w:r w:rsidRPr="00DB7E0B">
        <w:rPr>
          <w:rFonts w:ascii="Times New Roman" w:hAnsi="Times New Roman" w:cs="Times New Roman"/>
        </w:rPr>
        <w:t>hours</w:t>
      </w:r>
      <w:r w:rsidRPr="00DB7E0B">
        <w:rPr>
          <w:rFonts w:ascii="Times New Roman" w:hAnsi="Times New Roman" w:cs="Times New Roman"/>
          <w:spacing w:val="-2"/>
        </w:rPr>
        <w:t xml:space="preserve"> </w:t>
      </w:r>
      <w:r w:rsidRPr="00DB7E0B">
        <w:rPr>
          <w:rFonts w:ascii="Times New Roman" w:hAnsi="Times New Roman" w:cs="Times New Roman"/>
        </w:rPr>
        <w:t>or</w:t>
      </w:r>
      <w:r w:rsidRPr="00DB7E0B">
        <w:rPr>
          <w:rFonts w:ascii="Times New Roman" w:hAnsi="Times New Roman" w:cs="Times New Roman"/>
          <w:spacing w:val="-3"/>
        </w:rPr>
        <w:t xml:space="preserve"> </w:t>
      </w:r>
      <w:r w:rsidRPr="00DB7E0B">
        <w:rPr>
          <w:rFonts w:ascii="Times New Roman" w:hAnsi="Times New Roman" w:cs="Times New Roman"/>
        </w:rPr>
        <w:t xml:space="preserve">more) without eating anything </w:t>
      </w:r>
      <w:proofErr w:type="gramStart"/>
      <w:r w:rsidRPr="00DB7E0B">
        <w:rPr>
          <w:rFonts w:ascii="Times New Roman" w:hAnsi="Times New Roman" w:cs="Times New Roman"/>
        </w:rPr>
        <w:t>in order to</w:t>
      </w:r>
      <w:proofErr w:type="gramEnd"/>
      <w:r w:rsidRPr="00DB7E0B">
        <w:rPr>
          <w:rFonts w:ascii="Times New Roman" w:hAnsi="Times New Roman" w:cs="Times New Roman"/>
        </w:rPr>
        <w:t xml:space="preserve"> change your shape or weight? (circle one)</w:t>
      </w:r>
    </w:p>
    <w:p w14:paraId="533F93C3" w14:textId="77777777" w:rsidR="008A7137" w:rsidRPr="00DB7E0B" w:rsidRDefault="008A7137" w:rsidP="008F3A41">
      <w:pPr>
        <w:spacing w:before="56"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265"/>
        <w:gridCol w:w="1671"/>
        <w:gridCol w:w="1537"/>
        <w:gridCol w:w="781"/>
      </w:tblGrid>
      <w:tr w:rsidR="008A7137" w:rsidRPr="00DB7E0B" w14:paraId="21832486" w14:textId="77777777">
        <w:trPr>
          <w:trHeight w:val="541"/>
        </w:trPr>
        <w:tc>
          <w:tcPr>
            <w:tcW w:w="1166" w:type="dxa"/>
          </w:tcPr>
          <w:p w14:paraId="4914849E"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33308701"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67B7F087"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1693499B"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2B7B7BA1"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3B428B6E" w14:textId="77777777" w:rsidR="008A7137" w:rsidRPr="00DB7E0B" w:rsidRDefault="008A7137"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265" w:type="dxa"/>
          </w:tcPr>
          <w:p w14:paraId="02EBE0CB"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2E1B7974"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671" w:type="dxa"/>
          </w:tcPr>
          <w:p w14:paraId="6F0F2956" w14:textId="77777777" w:rsidR="008A7137" w:rsidRPr="00DB7E0B" w:rsidRDefault="008A7137" w:rsidP="008F3A41">
            <w:pPr>
              <w:pStyle w:val="TableParagraph"/>
              <w:spacing w:line="480" w:lineRule="auto"/>
              <w:ind w:left="38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33B1C30D" w14:textId="77777777" w:rsidR="008A7137" w:rsidRPr="00DB7E0B" w:rsidRDefault="008A7137" w:rsidP="008F3A41">
            <w:pPr>
              <w:pStyle w:val="TableParagraph"/>
              <w:spacing w:line="480" w:lineRule="auto"/>
              <w:ind w:left="27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7" w:type="dxa"/>
          </w:tcPr>
          <w:p w14:paraId="45949879"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70AA301F"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1" w:type="dxa"/>
          </w:tcPr>
          <w:p w14:paraId="4C05111E" w14:textId="77777777" w:rsidR="008A7137" w:rsidRPr="00DB7E0B" w:rsidRDefault="008A7137" w:rsidP="008F3A41">
            <w:pPr>
              <w:pStyle w:val="TableParagraph"/>
              <w:spacing w:line="480" w:lineRule="auto"/>
              <w:ind w:left="156"/>
              <w:rPr>
                <w:sz w:val="24"/>
                <w:szCs w:val="24"/>
              </w:rPr>
            </w:pPr>
            <w:r w:rsidRPr="00DB7E0B">
              <w:rPr>
                <w:spacing w:val="-4"/>
                <w:sz w:val="24"/>
                <w:szCs w:val="24"/>
              </w:rPr>
              <w:t>Every</w:t>
            </w:r>
          </w:p>
          <w:p w14:paraId="796E8F7A" w14:textId="77777777" w:rsidR="008A7137" w:rsidRPr="00DB7E0B" w:rsidRDefault="008A7137" w:rsidP="008F3A41">
            <w:pPr>
              <w:pStyle w:val="TableParagraph"/>
              <w:spacing w:line="480" w:lineRule="auto"/>
              <w:ind w:left="243"/>
              <w:rPr>
                <w:sz w:val="24"/>
                <w:szCs w:val="24"/>
              </w:rPr>
            </w:pPr>
            <w:r w:rsidRPr="00DB7E0B">
              <w:rPr>
                <w:spacing w:val="-5"/>
                <w:sz w:val="24"/>
                <w:szCs w:val="24"/>
              </w:rPr>
              <w:t>day</w:t>
            </w:r>
          </w:p>
        </w:tc>
      </w:tr>
      <w:tr w:rsidR="008A7137" w:rsidRPr="00DB7E0B" w14:paraId="6C023BC8" w14:textId="77777777">
        <w:trPr>
          <w:trHeight w:val="275"/>
        </w:trPr>
        <w:tc>
          <w:tcPr>
            <w:tcW w:w="2648" w:type="dxa"/>
            <w:gridSpan w:val="2"/>
          </w:tcPr>
          <w:p w14:paraId="3F1CDD0E" w14:textId="77777777" w:rsidR="008A7137" w:rsidRPr="00DB7E0B" w:rsidRDefault="008A7137" w:rsidP="008F3A41">
            <w:pPr>
              <w:pStyle w:val="TableParagraph"/>
              <w:spacing w:line="480" w:lineRule="auto"/>
              <w:ind w:left="1489"/>
              <w:rPr>
                <w:sz w:val="24"/>
                <w:szCs w:val="24"/>
              </w:rPr>
            </w:pPr>
            <w:r w:rsidRPr="00DB7E0B">
              <w:rPr>
                <w:sz w:val="24"/>
                <w:szCs w:val="24"/>
              </w:rPr>
              <w:t>(1-5</w:t>
            </w:r>
            <w:r w:rsidRPr="00DB7E0B">
              <w:rPr>
                <w:spacing w:val="-2"/>
                <w:sz w:val="24"/>
                <w:szCs w:val="24"/>
              </w:rPr>
              <w:t xml:space="preserve"> days)</w:t>
            </w:r>
          </w:p>
        </w:tc>
        <w:tc>
          <w:tcPr>
            <w:tcW w:w="1567" w:type="dxa"/>
          </w:tcPr>
          <w:p w14:paraId="51593AA7"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2936" w:type="dxa"/>
            <w:gridSpan w:val="2"/>
          </w:tcPr>
          <w:p w14:paraId="672BE6F7" w14:textId="4030759B"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1"/>
                <w:sz w:val="24"/>
                <w:szCs w:val="24"/>
              </w:rPr>
              <w:t xml:space="preserve"> </w:t>
            </w:r>
            <w:r w:rsidR="00004E20" w:rsidRPr="00DB7E0B">
              <w:rPr>
                <w:sz w:val="24"/>
                <w:szCs w:val="24"/>
              </w:rPr>
              <w:t>days)</w:t>
            </w:r>
            <w:r w:rsidR="00004E20" w:rsidRPr="00DB7E0B">
              <w:rPr>
                <w:spacing w:val="29"/>
                <w:sz w:val="24"/>
                <w:szCs w:val="24"/>
              </w:rPr>
              <w:t xml:space="preserve"> (</w:t>
            </w:r>
            <w:r w:rsidRPr="00DB7E0B">
              <w:rPr>
                <w:sz w:val="24"/>
                <w:szCs w:val="24"/>
              </w:rPr>
              <w:t>16-22</w:t>
            </w:r>
            <w:r w:rsidRPr="00DB7E0B">
              <w:rPr>
                <w:spacing w:val="-1"/>
                <w:sz w:val="24"/>
                <w:szCs w:val="24"/>
              </w:rPr>
              <w:t xml:space="preserve"> </w:t>
            </w:r>
            <w:r w:rsidRPr="00DB7E0B">
              <w:rPr>
                <w:spacing w:val="-2"/>
                <w:sz w:val="24"/>
                <w:szCs w:val="24"/>
              </w:rPr>
              <w:t>days)</w:t>
            </w:r>
          </w:p>
        </w:tc>
        <w:tc>
          <w:tcPr>
            <w:tcW w:w="2318" w:type="dxa"/>
            <w:gridSpan w:val="2"/>
          </w:tcPr>
          <w:p w14:paraId="1A488AD1"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r>
    </w:tbl>
    <w:p w14:paraId="2CBC48EA" w14:textId="77777777" w:rsidR="008A7137" w:rsidRPr="00DB7E0B" w:rsidRDefault="008A7137" w:rsidP="008F3A41">
      <w:pPr>
        <w:spacing w:before="2" w:line="480" w:lineRule="auto"/>
      </w:pPr>
    </w:p>
    <w:p w14:paraId="4E460A01" w14:textId="77777777" w:rsidR="008A7137" w:rsidRPr="00DB7E0B" w:rsidRDefault="008A7137" w:rsidP="008465F2">
      <w:pPr>
        <w:pStyle w:val="ListParagraph"/>
        <w:widowControl w:val="0"/>
        <w:numPr>
          <w:ilvl w:val="0"/>
          <w:numId w:val="5"/>
        </w:numPr>
        <w:tabs>
          <w:tab w:val="left" w:pos="476"/>
        </w:tabs>
        <w:autoSpaceDE w:val="0"/>
        <w:autoSpaceDN w:val="0"/>
        <w:spacing w:after="0" w:line="480" w:lineRule="auto"/>
        <w:ind w:right="305" w:firstLine="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1"/>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many</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 xml:space="preserve">you </w:t>
      </w:r>
      <w:r w:rsidRPr="00DB7E0B">
        <w:rPr>
          <w:rFonts w:ascii="Times New Roman" w:hAnsi="Times New Roman" w:cs="Times New Roman"/>
          <w:u w:val="single"/>
        </w:rPr>
        <w:t>tried</w:t>
      </w:r>
      <w:r w:rsidRPr="00DB7E0B">
        <w:rPr>
          <w:rFonts w:ascii="Times New Roman" w:hAnsi="Times New Roman" w:cs="Times New Roman"/>
          <w:spacing w:val="-2"/>
        </w:rPr>
        <w:t xml:space="preserve"> </w:t>
      </w:r>
      <w:r w:rsidRPr="00DB7E0B">
        <w:rPr>
          <w:rFonts w:ascii="Times New Roman" w:hAnsi="Times New Roman" w:cs="Times New Roman"/>
        </w:rPr>
        <w:t>not</w:t>
      </w:r>
      <w:r w:rsidRPr="00DB7E0B">
        <w:rPr>
          <w:rFonts w:ascii="Times New Roman" w:hAnsi="Times New Roman" w:cs="Times New Roman"/>
          <w:spacing w:val="-2"/>
        </w:rPr>
        <w:t xml:space="preserve"> </w:t>
      </w:r>
      <w:r w:rsidRPr="00DB7E0B">
        <w:rPr>
          <w:rFonts w:ascii="Times New Roman" w:hAnsi="Times New Roman" w:cs="Times New Roman"/>
        </w:rPr>
        <w:t>to</w:t>
      </w:r>
      <w:r w:rsidRPr="00DB7E0B">
        <w:rPr>
          <w:rFonts w:ascii="Times New Roman" w:hAnsi="Times New Roman" w:cs="Times New Roman"/>
          <w:spacing w:val="-2"/>
        </w:rPr>
        <w:t xml:space="preserve"> </w:t>
      </w:r>
      <w:r w:rsidRPr="00DB7E0B">
        <w:rPr>
          <w:rFonts w:ascii="Times New Roman" w:hAnsi="Times New Roman" w:cs="Times New Roman"/>
        </w:rPr>
        <w:t>eat</w:t>
      </w:r>
      <w:r w:rsidRPr="00DB7E0B">
        <w:rPr>
          <w:rFonts w:ascii="Times New Roman" w:hAnsi="Times New Roman" w:cs="Times New Roman"/>
          <w:spacing w:val="-2"/>
        </w:rPr>
        <w:t xml:space="preserve"> </w:t>
      </w:r>
      <w:r w:rsidRPr="00DB7E0B">
        <w:rPr>
          <w:rFonts w:ascii="Times New Roman" w:hAnsi="Times New Roman" w:cs="Times New Roman"/>
        </w:rPr>
        <w:t>any</w:t>
      </w:r>
      <w:r w:rsidRPr="00DB7E0B">
        <w:rPr>
          <w:rFonts w:ascii="Times New Roman" w:hAnsi="Times New Roman" w:cs="Times New Roman"/>
          <w:spacing w:val="-2"/>
        </w:rPr>
        <w:t xml:space="preserve"> </w:t>
      </w:r>
      <w:r w:rsidRPr="00DB7E0B">
        <w:rPr>
          <w:rFonts w:ascii="Times New Roman" w:hAnsi="Times New Roman" w:cs="Times New Roman"/>
        </w:rPr>
        <w:t>foods</w:t>
      </w:r>
      <w:r w:rsidRPr="00DB7E0B">
        <w:rPr>
          <w:rFonts w:ascii="Times New Roman" w:hAnsi="Times New Roman" w:cs="Times New Roman"/>
          <w:spacing w:val="-2"/>
        </w:rPr>
        <w:t xml:space="preserve"> </w:t>
      </w:r>
      <w:r w:rsidRPr="00DB7E0B">
        <w:rPr>
          <w:rFonts w:ascii="Times New Roman" w:hAnsi="Times New Roman" w:cs="Times New Roman"/>
        </w:rPr>
        <w:t>that</w:t>
      </w:r>
      <w:r w:rsidRPr="00DB7E0B">
        <w:rPr>
          <w:rFonts w:ascii="Times New Roman" w:hAnsi="Times New Roman" w:cs="Times New Roman"/>
          <w:spacing w:val="-2"/>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like</w:t>
      </w:r>
      <w:r w:rsidRPr="00DB7E0B">
        <w:rPr>
          <w:rFonts w:ascii="Times New Roman" w:hAnsi="Times New Roman" w:cs="Times New Roman"/>
          <w:spacing w:val="-3"/>
        </w:rPr>
        <w:t xml:space="preserve"> </w:t>
      </w:r>
      <w:proofErr w:type="gramStart"/>
      <w:r w:rsidRPr="00DB7E0B">
        <w:rPr>
          <w:rFonts w:ascii="Times New Roman" w:hAnsi="Times New Roman" w:cs="Times New Roman"/>
        </w:rPr>
        <w:t>in</w:t>
      </w:r>
      <w:r w:rsidRPr="00DB7E0B">
        <w:rPr>
          <w:rFonts w:ascii="Times New Roman" w:hAnsi="Times New Roman" w:cs="Times New Roman"/>
          <w:spacing w:val="-1"/>
        </w:rPr>
        <w:t xml:space="preserve"> </w:t>
      </w:r>
      <w:r w:rsidRPr="00DB7E0B">
        <w:rPr>
          <w:rFonts w:ascii="Times New Roman" w:hAnsi="Times New Roman" w:cs="Times New Roman"/>
        </w:rPr>
        <w:t>order to</w:t>
      </w:r>
      <w:proofErr w:type="gramEnd"/>
      <w:r w:rsidRPr="00DB7E0B">
        <w:rPr>
          <w:rFonts w:ascii="Times New Roman" w:hAnsi="Times New Roman" w:cs="Times New Roman"/>
        </w:rPr>
        <w:t xml:space="preserve"> change your shape or weight? (circle one)</w:t>
      </w:r>
    </w:p>
    <w:p w14:paraId="6FFAAFC3" w14:textId="77777777" w:rsidR="008A7137" w:rsidRPr="00DB7E0B" w:rsidRDefault="008A7137" w:rsidP="008F3A41">
      <w:pPr>
        <w:spacing w:before="56" w:after="1"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455"/>
        <w:gridCol w:w="1481"/>
        <w:gridCol w:w="1536"/>
        <w:gridCol w:w="780"/>
      </w:tblGrid>
      <w:tr w:rsidR="008A7137" w:rsidRPr="00DB7E0B" w14:paraId="17F9FFBD" w14:textId="77777777">
        <w:trPr>
          <w:trHeight w:val="546"/>
        </w:trPr>
        <w:tc>
          <w:tcPr>
            <w:tcW w:w="1166" w:type="dxa"/>
          </w:tcPr>
          <w:p w14:paraId="7F35BF27"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4BF329FD"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4A9E9B43"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41B736B3"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2CBA574E"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03B422DB" w14:textId="77777777" w:rsidR="008A7137" w:rsidRPr="00DB7E0B" w:rsidRDefault="008A7137"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455" w:type="dxa"/>
          </w:tcPr>
          <w:p w14:paraId="30A9E508"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00C42399"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481" w:type="dxa"/>
          </w:tcPr>
          <w:p w14:paraId="7F966731" w14:textId="77777777" w:rsidR="008A7137" w:rsidRPr="00DB7E0B" w:rsidRDefault="008A7137" w:rsidP="008F3A41">
            <w:pPr>
              <w:pStyle w:val="TableParagraph"/>
              <w:spacing w:line="480" w:lineRule="auto"/>
              <w:ind w:left="19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4801AF00" w14:textId="77777777" w:rsidR="008A7137" w:rsidRPr="00DB7E0B" w:rsidRDefault="008A7137" w:rsidP="008F3A41">
            <w:pPr>
              <w:pStyle w:val="TableParagraph"/>
              <w:spacing w:line="480" w:lineRule="auto"/>
              <w:ind w:left="8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6" w:type="dxa"/>
          </w:tcPr>
          <w:p w14:paraId="03A35D1C"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2D37A0F0"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0" w:type="dxa"/>
          </w:tcPr>
          <w:p w14:paraId="4A25DFA5" w14:textId="77777777" w:rsidR="008A7137" w:rsidRPr="00DB7E0B" w:rsidRDefault="008A7137" w:rsidP="008F3A41">
            <w:pPr>
              <w:pStyle w:val="TableParagraph"/>
              <w:spacing w:line="480" w:lineRule="auto"/>
              <w:ind w:left="157"/>
              <w:rPr>
                <w:sz w:val="24"/>
                <w:szCs w:val="24"/>
              </w:rPr>
            </w:pPr>
            <w:r w:rsidRPr="00DB7E0B">
              <w:rPr>
                <w:spacing w:val="-4"/>
                <w:sz w:val="24"/>
                <w:szCs w:val="24"/>
              </w:rPr>
              <w:t>Every</w:t>
            </w:r>
          </w:p>
          <w:p w14:paraId="2A018938" w14:textId="77777777" w:rsidR="008A7137" w:rsidRPr="00DB7E0B" w:rsidRDefault="008A7137" w:rsidP="008F3A41">
            <w:pPr>
              <w:pStyle w:val="TableParagraph"/>
              <w:spacing w:line="480" w:lineRule="auto"/>
              <w:ind w:left="244"/>
              <w:rPr>
                <w:sz w:val="24"/>
                <w:szCs w:val="24"/>
              </w:rPr>
            </w:pPr>
            <w:r w:rsidRPr="00DB7E0B">
              <w:rPr>
                <w:spacing w:val="-5"/>
                <w:sz w:val="24"/>
                <w:szCs w:val="24"/>
              </w:rPr>
              <w:t>day</w:t>
            </w:r>
          </w:p>
        </w:tc>
      </w:tr>
      <w:tr w:rsidR="008A7137" w:rsidRPr="00DB7E0B" w14:paraId="1748CF15" w14:textId="77777777">
        <w:trPr>
          <w:trHeight w:val="270"/>
        </w:trPr>
        <w:tc>
          <w:tcPr>
            <w:tcW w:w="1166" w:type="dxa"/>
          </w:tcPr>
          <w:p w14:paraId="6CD4B9B1" w14:textId="77777777" w:rsidR="008A7137" w:rsidRPr="00DB7E0B" w:rsidRDefault="008A7137" w:rsidP="008F3A41">
            <w:pPr>
              <w:pStyle w:val="TableParagraph"/>
              <w:spacing w:line="480" w:lineRule="auto"/>
              <w:ind w:left="0"/>
              <w:rPr>
                <w:sz w:val="24"/>
                <w:szCs w:val="24"/>
              </w:rPr>
            </w:pPr>
          </w:p>
        </w:tc>
        <w:tc>
          <w:tcPr>
            <w:tcW w:w="1482" w:type="dxa"/>
          </w:tcPr>
          <w:p w14:paraId="37E4B8CE" w14:textId="77777777" w:rsidR="008A7137" w:rsidRPr="00DB7E0B" w:rsidRDefault="008A7137" w:rsidP="008F3A41">
            <w:pPr>
              <w:pStyle w:val="TableParagraph"/>
              <w:spacing w:line="480" w:lineRule="auto"/>
              <w:ind w:left="323"/>
              <w:rPr>
                <w:sz w:val="24"/>
                <w:szCs w:val="24"/>
              </w:rPr>
            </w:pPr>
            <w:r w:rsidRPr="00DB7E0B">
              <w:rPr>
                <w:sz w:val="24"/>
                <w:szCs w:val="24"/>
              </w:rPr>
              <w:t>(1-5</w:t>
            </w:r>
            <w:r w:rsidRPr="00DB7E0B">
              <w:rPr>
                <w:spacing w:val="-2"/>
                <w:sz w:val="24"/>
                <w:szCs w:val="24"/>
              </w:rPr>
              <w:t xml:space="preserve"> days)</w:t>
            </w:r>
          </w:p>
        </w:tc>
        <w:tc>
          <w:tcPr>
            <w:tcW w:w="1567" w:type="dxa"/>
          </w:tcPr>
          <w:p w14:paraId="5C929A44"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1455" w:type="dxa"/>
          </w:tcPr>
          <w:p w14:paraId="7F34FDF6" w14:textId="77777777"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2"/>
                <w:sz w:val="24"/>
                <w:szCs w:val="24"/>
              </w:rPr>
              <w:t xml:space="preserve"> days)</w:t>
            </w:r>
          </w:p>
        </w:tc>
        <w:tc>
          <w:tcPr>
            <w:tcW w:w="1481" w:type="dxa"/>
          </w:tcPr>
          <w:p w14:paraId="2EFFCFB6" w14:textId="77777777" w:rsidR="008A7137" w:rsidRPr="00DB7E0B" w:rsidRDefault="008A7137" w:rsidP="008F3A41">
            <w:pPr>
              <w:pStyle w:val="TableParagraph"/>
              <w:spacing w:line="480" w:lineRule="auto"/>
              <w:ind w:left="99"/>
              <w:rPr>
                <w:sz w:val="24"/>
                <w:szCs w:val="24"/>
              </w:rPr>
            </w:pPr>
            <w:r w:rsidRPr="00DB7E0B">
              <w:rPr>
                <w:sz w:val="24"/>
                <w:szCs w:val="24"/>
              </w:rPr>
              <w:t>(16-22</w:t>
            </w:r>
            <w:r w:rsidRPr="00DB7E0B">
              <w:rPr>
                <w:spacing w:val="-4"/>
                <w:sz w:val="24"/>
                <w:szCs w:val="24"/>
              </w:rPr>
              <w:t xml:space="preserve"> </w:t>
            </w:r>
            <w:r w:rsidRPr="00DB7E0B">
              <w:rPr>
                <w:spacing w:val="-2"/>
                <w:sz w:val="24"/>
                <w:szCs w:val="24"/>
              </w:rPr>
              <w:t>days)</w:t>
            </w:r>
          </w:p>
        </w:tc>
        <w:tc>
          <w:tcPr>
            <w:tcW w:w="1536" w:type="dxa"/>
          </w:tcPr>
          <w:p w14:paraId="26D05103"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c>
          <w:tcPr>
            <w:tcW w:w="780" w:type="dxa"/>
          </w:tcPr>
          <w:p w14:paraId="20C0960A" w14:textId="77777777" w:rsidR="008A7137" w:rsidRPr="00DB7E0B" w:rsidRDefault="008A7137" w:rsidP="008F3A41">
            <w:pPr>
              <w:pStyle w:val="TableParagraph"/>
              <w:spacing w:line="480" w:lineRule="auto"/>
              <w:ind w:left="0"/>
              <w:rPr>
                <w:sz w:val="24"/>
                <w:szCs w:val="24"/>
              </w:rPr>
            </w:pPr>
          </w:p>
        </w:tc>
      </w:tr>
    </w:tbl>
    <w:p w14:paraId="5F3D1D1D" w14:textId="77777777" w:rsidR="008A7137" w:rsidRPr="00DB7E0B" w:rsidRDefault="008A7137" w:rsidP="008F3A41">
      <w:pPr>
        <w:spacing w:before="1" w:line="480" w:lineRule="auto"/>
      </w:pPr>
    </w:p>
    <w:p w14:paraId="4692BC20" w14:textId="77777777" w:rsidR="008A7137" w:rsidRPr="00DB7E0B" w:rsidRDefault="008A7137" w:rsidP="008465F2">
      <w:pPr>
        <w:pStyle w:val="ListParagraph"/>
        <w:widowControl w:val="0"/>
        <w:numPr>
          <w:ilvl w:val="0"/>
          <w:numId w:val="5"/>
        </w:numPr>
        <w:tabs>
          <w:tab w:val="left" w:pos="476"/>
        </w:tabs>
        <w:autoSpaceDE w:val="0"/>
        <w:autoSpaceDN w:val="0"/>
        <w:spacing w:after="0" w:line="480" w:lineRule="auto"/>
        <w:ind w:right="247" w:firstLine="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1"/>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many</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u w:val="single"/>
        </w:rPr>
        <w:t>tried</w:t>
      </w:r>
      <w:r w:rsidRPr="00DB7E0B">
        <w:rPr>
          <w:rFonts w:ascii="Times New Roman" w:hAnsi="Times New Roman" w:cs="Times New Roman"/>
          <w:spacing w:val="-2"/>
        </w:rPr>
        <w:t xml:space="preserve"> </w:t>
      </w:r>
      <w:r w:rsidRPr="00DB7E0B">
        <w:rPr>
          <w:rFonts w:ascii="Times New Roman" w:hAnsi="Times New Roman" w:cs="Times New Roman"/>
        </w:rPr>
        <w:t>to</w:t>
      </w:r>
      <w:r w:rsidRPr="00DB7E0B">
        <w:rPr>
          <w:rFonts w:ascii="Times New Roman" w:hAnsi="Times New Roman" w:cs="Times New Roman"/>
          <w:spacing w:val="-3"/>
        </w:rPr>
        <w:t xml:space="preserve"> </w:t>
      </w:r>
      <w:r w:rsidRPr="00DB7E0B">
        <w:rPr>
          <w:rFonts w:ascii="Times New Roman" w:hAnsi="Times New Roman" w:cs="Times New Roman"/>
        </w:rPr>
        <w:t>stick</w:t>
      </w:r>
      <w:r w:rsidRPr="00DB7E0B">
        <w:rPr>
          <w:rFonts w:ascii="Times New Roman" w:hAnsi="Times New Roman" w:cs="Times New Roman"/>
          <w:spacing w:val="-2"/>
        </w:rPr>
        <w:t xml:space="preserve"> </w:t>
      </w:r>
      <w:r w:rsidRPr="00DB7E0B">
        <w:rPr>
          <w:rFonts w:ascii="Times New Roman" w:hAnsi="Times New Roman" w:cs="Times New Roman"/>
        </w:rPr>
        <w:t>to</w:t>
      </w:r>
      <w:r w:rsidRPr="00DB7E0B">
        <w:rPr>
          <w:rFonts w:ascii="Times New Roman" w:hAnsi="Times New Roman" w:cs="Times New Roman"/>
          <w:spacing w:val="-2"/>
        </w:rPr>
        <w:t xml:space="preserve"> </w:t>
      </w:r>
      <w:r w:rsidRPr="00DB7E0B">
        <w:rPr>
          <w:rFonts w:ascii="Times New Roman" w:hAnsi="Times New Roman" w:cs="Times New Roman"/>
        </w:rPr>
        <w:t>strict</w:t>
      </w:r>
      <w:r w:rsidRPr="00DB7E0B">
        <w:rPr>
          <w:rFonts w:ascii="Times New Roman" w:hAnsi="Times New Roman" w:cs="Times New Roman"/>
          <w:spacing w:val="-2"/>
        </w:rPr>
        <w:t xml:space="preserve"> </w:t>
      </w:r>
      <w:r w:rsidRPr="00DB7E0B">
        <w:rPr>
          <w:rFonts w:ascii="Times New Roman" w:hAnsi="Times New Roman" w:cs="Times New Roman"/>
        </w:rPr>
        <w:t>rules</w:t>
      </w:r>
      <w:r w:rsidRPr="00DB7E0B">
        <w:rPr>
          <w:rFonts w:ascii="Times New Roman" w:hAnsi="Times New Roman" w:cs="Times New Roman"/>
          <w:spacing w:val="-2"/>
        </w:rPr>
        <w:t xml:space="preserve"> </w:t>
      </w:r>
      <w:r w:rsidRPr="00DB7E0B">
        <w:rPr>
          <w:rFonts w:ascii="Times New Roman" w:hAnsi="Times New Roman" w:cs="Times New Roman"/>
        </w:rPr>
        <w:t>about</w:t>
      </w:r>
      <w:r w:rsidRPr="00DB7E0B">
        <w:rPr>
          <w:rFonts w:ascii="Times New Roman" w:hAnsi="Times New Roman" w:cs="Times New Roman"/>
          <w:spacing w:val="-2"/>
        </w:rPr>
        <w:t xml:space="preserve"> </w:t>
      </w:r>
      <w:r w:rsidRPr="00DB7E0B">
        <w:rPr>
          <w:rFonts w:ascii="Times New Roman" w:hAnsi="Times New Roman" w:cs="Times New Roman"/>
        </w:rPr>
        <w:t>your</w:t>
      </w:r>
      <w:r w:rsidRPr="00DB7E0B">
        <w:rPr>
          <w:rFonts w:ascii="Times New Roman" w:hAnsi="Times New Roman" w:cs="Times New Roman"/>
          <w:spacing w:val="-2"/>
        </w:rPr>
        <w:t xml:space="preserve"> </w:t>
      </w:r>
      <w:r w:rsidRPr="00DB7E0B">
        <w:rPr>
          <w:rFonts w:ascii="Times New Roman" w:hAnsi="Times New Roman" w:cs="Times New Roman"/>
        </w:rPr>
        <w:t>eating</w:t>
      </w:r>
      <w:r w:rsidRPr="00DB7E0B">
        <w:rPr>
          <w:rFonts w:ascii="Times New Roman" w:hAnsi="Times New Roman" w:cs="Times New Roman"/>
          <w:spacing w:val="-2"/>
        </w:rPr>
        <w:t xml:space="preserve"> </w:t>
      </w:r>
      <w:proofErr w:type="gramStart"/>
      <w:r w:rsidRPr="00DB7E0B">
        <w:rPr>
          <w:rFonts w:ascii="Times New Roman" w:hAnsi="Times New Roman" w:cs="Times New Roman"/>
        </w:rPr>
        <w:t>in order to</w:t>
      </w:r>
      <w:proofErr w:type="gramEnd"/>
      <w:r w:rsidRPr="00DB7E0B">
        <w:rPr>
          <w:rFonts w:ascii="Times New Roman" w:hAnsi="Times New Roman" w:cs="Times New Roman"/>
        </w:rPr>
        <w:t xml:space="preserve"> change your shape or weight; for example, only letting yourself eat a certain type or amount of food, or certain number of calories? (circle one)</w:t>
      </w:r>
    </w:p>
    <w:p w14:paraId="0647E242" w14:textId="77777777" w:rsidR="008A7137" w:rsidRPr="00DB7E0B" w:rsidRDefault="008A7137" w:rsidP="008F3A41">
      <w:pPr>
        <w:spacing w:line="480" w:lineRule="auto"/>
        <w:sectPr w:rsidR="008A7137" w:rsidRPr="00DB7E0B" w:rsidSect="006D7B8D">
          <w:pgSz w:w="12240" w:h="15840"/>
          <w:pgMar w:top="1120" w:right="1120" w:bottom="280" w:left="1120" w:header="734" w:footer="0" w:gutter="0"/>
          <w:cols w:space="720"/>
        </w:sectPr>
      </w:pPr>
    </w:p>
    <w:p w14:paraId="0EBFAE29" w14:textId="77777777" w:rsidR="008A7137" w:rsidRPr="00DB7E0B" w:rsidRDefault="008A7137" w:rsidP="008F3A41">
      <w:pPr>
        <w:spacing w:before="136"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265"/>
        <w:gridCol w:w="1671"/>
        <w:gridCol w:w="1537"/>
        <w:gridCol w:w="781"/>
      </w:tblGrid>
      <w:tr w:rsidR="008A7137" w:rsidRPr="00DB7E0B" w14:paraId="0FF27EF3" w14:textId="77777777">
        <w:trPr>
          <w:trHeight w:val="541"/>
        </w:trPr>
        <w:tc>
          <w:tcPr>
            <w:tcW w:w="1166" w:type="dxa"/>
          </w:tcPr>
          <w:p w14:paraId="6A890680"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25CB51C4"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040C89F3"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7014D62A"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6A68ED82"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566C95C7" w14:textId="77777777" w:rsidR="008A7137" w:rsidRPr="00DB7E0B" w:rsidRDefault="008A7137"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265" w:type="dxa"/>
          </w:tcPr>
          <w:p w14:paraId="1EBACF4F"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7FAFBF45"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671" w:type="dxa"/>
          </w:tcPr>
          <w:p w14:paraId="1449B567" w14:textId="77777777" w:rsidR="008A7137" w:rsidRPr="00DB7E0B" w:rsidRDefault="008A7137" w:rsidP="008F3A41">
            <w:pPr>
              <w:pStyle w:val="TableParagraph"/>
              <w:spacing w:line="480" w:lineRule="auto"/>
              <w:ind w:left="38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6AC0E324" w14:textId="77777777" w:rsidR="008A7137" w:rsidRPr="00DB7E0B" w:rsidRDefault="008A7137" w:rsidP="008F3A41">
            <w:pPr>
              <w:pStyle w:val="TableParagraph"/>
              <w:spacing w:line="480" w:lineRule="auto"/>
              <w:ind w:left="27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7" w:type="dxa"/>
          </w:tcPr>
          <w:p w14:paraId="04D6DB29"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41A269C5"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1" w:type="dxa"/>
          </w:tcPr>
          <w:p w14:paraId="0EC0750C" w14:textId="77777777" w:rsidR="008A7137" w:rsidRPr="00DB7E0B" w:rsidRDefault="008A7137" w:rsidP="008F3A41">
            <w:pPr>
              <w:pStyle w:val="TableParagraph"/>
              <w:spacing w:line="480" w:lineRule="auto"/>
              <w:ind w:left="156"/>
              <w:rPr>
                <w:sz w:val="24"/>
                <w:szCs w:val="24"/>
              </w:rPr>
            </w:pPr>
            <w:r w:rsidRPr="00DB7E0B">
              <w:rPr>
                <w:spacing w:val="-4"/>
                <w:sz w:val="24"/>
                <w:szCs w:val="24"/>
              </w:rPr>
              <w:t>Every</w:t>
            </w:r>
          </w:p>
          <w:p w14:paraId="085715F8" w14:textId="77777777" w:rsidR="008A7137" w:rsidRPr="00DB7E0B" w:rsidRDefault="008A7137" w:rsidP="008F3A41">
            <w:pPr>
              <w:pStyle w:val="TableParagraph"/>
              <w:spacing w:line="480" w:lineRule="auto"/>
              <w:ind w:left="243"/>
              <w:rPr>
                <w:sz w:val="24"/>
                <w:szCs w:val="24"/>
              </w:rPr>
            </w:pPr>
            <w:r w:rsidRPr="00DB7E0B">
              <w:rPr>
                <w:spacing w:val="-5"/>
                <w:sz w:val="24"/>
                <w:szCs w:val="24"/>
              </w:rPr>
              <w:t>day</w:t>
            </w:r>
          </w:p>
        </w:tc>
      </w:tr>
      <w:tr w:rsidR="008A7137" w:rsidRPr="00DB7E0B" w14:paraId="3909A8B4" w14:textId="77777777">
        <w:trPr>
          <w:trHeight w:val="276"/>
        </w:trPr>
        <w:tc>
          <w:tcPr>
            <w:tcW w:w="2648" w:type="dxa"/>
            <w:gridSpan w:val="2"/>
          </w:tcPr>
          <w:p w14:paraId="64FCD810" w14:textId="77777777" w:rsidR="008A7137" w:rsidRPr="00DB7E0B" w:rsidRDefault="008A7137" w:rsidP="008F3A41">
            <w:pPr>
              <w:pStyle w:val="TableParagraph"/>
              <w:spacing w:line="480" w:lineRule="auto"/>
              <w:ind w:left="1489"/>
              <w:rPr>
                <w:sz w:val="24"/>
                <w:szCs w:val="24"/>
              </w:rPr>
            </w:pPr>
            <w:r w:rsidRPr="00DB7E0B">
              <w:rPr>
                <w:sz w:val="24"/>
                <w:szCs w:val="24"/>
              </w:rPr>
              <w:t>(1-5</w:t>
            </w:r>
            <w:r w:rsidRPr="00DB7E0B">
              <w:rPr>
                <w:spacing w:val="-2"/>
                <w:sz w:val="24"/>
                <w:szCs w:val="24"/>
              </w:rPr>
              <w:t xml:space="preserve"> days)</w:t>
            </w:r>
          </w:p>
        </w:tc>
        <w:tc>
          <w:tcPr>
            <w:tcW w:w="1567" w:type="dxa"/>
          </w:tcPr>
          <w:p w14:paraId="52F9C8F6"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2936" w:type="dxa"/>
            <w:gridSpan w:val="2"/>
          </w:tcPr>
          <w:p w14:paraId="539F5577" w14:textId="5298230F"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1"/>
                <w:sz w:val="24"/>
                <w:szCs w:val="24"/>
              </w:rPr>
              <w:t xml:space="preserve"> </w:t>
            </w:r>
            <w:r w:rsidR="00004E20" w:rsidRPr="00DB7E0B">
              <w:rPr>
                <w:sz w:val="24"/>
                <w:szCs w:val="24"/>
              </w:rPr>
              <w:t>days)</w:t>
            </w:r>
            <w:r w:rsidR="00004E20" w:rsidRPr="00DB7E0B">
              <w:rPr>
                <w:spacing w:val="29"/>
                <w:sz w:val="24"/>
                <w:szCs w:val="24"/>
              </w:rPr>
              <w:t xml:space="preserve"> (</w:t>
            </w:r>
            <w:r w:rsidRPr="00DB7E0B">
              <w:rPr>
                <w:sz w:val="24"/>
                <w:szCs w:val="24"/>
              </w:rPr>
              <w:t>16-22</w:t>
            </w:r>
            <w:r w:rsidRPr="00DB7E0B">
              <w:rPr>
                <w:spacing w:val="-1"/>
                <w:sz w:val="24"/>
                <w:szCs w:val="24"/>
              </w:rPr>
              <w:t xml:space="preserve"> </w:t>
            </w:r>
            <w:r w:rsidRPr="00DB7E0B">
              <w:rPr>
                <w:spacing w:val="-2"/>
                <w:sz w:val="24"/>
                <w:szCs w:val="24"/>
              </w:rPr>
              <w:t>days)</w:t>
            </w:r>
          </w:p>
        </w:tc>
        <w:tc>
          <w:tcPr>
            <w:tcW w:w="2318" w:type="dxa"/>
            <w:gridSpan w:val="2"/>
          </w:tcPr>
          <w:p w14:paraId="229E96BD"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r>
    </w:tbl>
    <w:p w14:paraId="4299C547" w14:textId="77777777" w:rsidR="008A7137" w:rsidRPr="00DB7E0B" w:rsidRDefault="008A7137" w:rsidP="008F3A41">
      <w:pPr>
        <w:spacing w:line="480" w:lineRule="auto"/>
      </w:pPr>
    </w:p>
    <w:p w14:paraId="2031FE00" w14:textId="77777777" w:rsidR="008A7137" w:rsidRPr="00DB7E0B" w:rsidRDefault="008A7137" w:rsidP="008465F2">
      <w:pPr>
        <w:pStyle w:val="ListParagraph"/>
        <w:widowControl w:val="0"/>
        <w:numPr>
          <w:ilvl w:val="0"/>
          <w:numId w:val="5"/>
        </w:numPr>
        <w:tabs>
          <w:tab w:val="left" w:pos="176"/>
          <w:tab w:val="left" w:pos="396"/>
        </w:tabs>
        <w:autoSpaceDE w:val="0"/>
        <w:autoSpaceDN w:val="0"/>
        <w:spacing w:before="1" w:after="0" w:line="480" w:lineRule="auto"/>
        <w:ind w:right="137" w:hanging="20"/>
        <w:contextualSpacing w:val="0"/>
        <w:jc w:val="both"/>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1"/>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many</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has</w:t>
      </w:r>
      <w:r w:rsidRPr="00DB7E0B">
        <w:rPr>
          <w:rFonts w:ascii="Times New Roman" w:hAnsi="Times New Roman" w:cs="Times New Roman"/>
          <w:spacing w:val="-2"/>
        </w:rPr>
        <w:t xml:space="preserve"> </w:t>
      </w:r>
      <w:r w:rsidRPr="00DB7E0B">
        <w:rPr>
          <w:rFonts w:ascii="Times New Roman" w:hAnsi="Times New Roman" w:cs="Times New Roman"/>
        </w:rPr>
        <w:t>thinking</w:t>
      </w:r>
      <w:r w:rsidRPr="00DB7E0B">
        <w:rPr>
          <w:rFonts w:ascii="Times New Roman" w:hAnsi="Times New Roman" w:cs="Times New Roman"/>
          <w:spacing w:val="-2"/>
        </w:rPr>
        <w:t xml:space="preserve"> </w:t>
      </w:r>
      <w:r w:rsidRPr="00DB7E0B">
        <w:rPr>
          <w:rFonts w:ascii="Times New Roman" w:hAnsi="Times New Roman" w:cs="Times New Roman"/>
        </w:rPr>
        <w:t>about</w:t>
      </w:r>
      <w:r w:rsidRPr="00DB7E0B">
        <w:rPr>
          <w:rFonts w:ascii="Times New Roman" w:hAnsi="Times New Roman" w:cs="Times New Roman"/>
          <w:spacing w:val="-2"/>
        </w:rPr>
        <w:t xml:space="preserve"> </w:t>
      </w:r>
      <w:r w:rsidRPr="00DB7E0B">
        <w:rPr>
          <w:rFonts w:ascii="Times New Roman" w:hAnsi="Times New Roman" w:cs="Times New Roman"/>
          <w:u w:val="single"/>
        </w:rPr>
        <w:t>food</w:t>
      </w:r>
      <w:r w:rsidRPr="00DB7E0B">
        <w:rPr>
          <w:rFonts w:ascii="Times New Roman" w:hAnsi="Times New Roman" w:cs="Times New Roman"/>
          <w:spacing w:val="-2"/>
          <w:u w:val="single"/>
        </w:rPr>
        <w:t xml:space="preserve"> </w:t>
      </w:r>
      <w:r w:rsidRPr="00DB7E0B">
        <w:rPr>
          <w:rFonts w:ascii="Times New Roman" w:hAnsi="Times New Roman" w:cs="Times New Roman"/>
          <w:u w:val="single"/>
        </w:rPr>
        <w:t>or</w:t>
      </w:r>
      <w:r w:rsidRPr="00DB7E0B">
        <w:rPr>
          <w:rFonts w:ascii="Times New Roman" w:hAnsi="Times New Roman" w:cs="Times New Roman"/>
          <w:spacing w:val="-2"/>
          <w:u w:val="single"/>
        </w:rPr>
        <w:t xml:space="preserve"> </w:t>
      </w:r>
      <w:r w:rsidRPr="00DB7E0B">
        <w:rPr>
          <w:rFonts w:ascii="Times New Roman" w:hAnsi="Times New Roman" w:cs="Times New Roman"/>
          <w:u w:val="single"/>
        </w:rPr>
        <w:t>calories</w:t>
      </w:r>
      <w:r w:rsidRPr="00DB7E0B">
        <w:rPr>
          <w:rFonts w:ascii="Times New Roman" w:hAnsi="Times New Roman" w:cs="Times New Roman"/>
          <w:spacing w:val="-2"/>
        </w:rPr>
        <w:t xml:space="preserve"> </w:t>
      </w:r>
      <w:r w:rsidRPr="00DB7E0B">
        <w:rPr>
          <w:rFonts w:ascii="Times New Roman" w:hAnsi="Times New Roman" w:cs="Times New Roman"/>
        </w:rPr>
        <w:t>made</w:t>
      </w:r>
      <w:r w:rsidRPr="00DB7E0B">
        <w:rPr>
          <w:rFonts w:ascii="Times New Roman" w:hAnsi="Times New Roman" w:cs="Times New Roman"/>
          <w:spacing w:val="-3"/>
        </w:rPr>
        <w:t xml:space="preserve"> </w:t>
      </w:r>
      <w:r w:rsidRPr="00DB7E0B">
        <w:rPr>
          <w:rFonts w:ascii="Times New Roman" w:hAnsi="Times New Roman" w:cs="Times New Roman"/>
        </w:rPr>
        <w:t>it</w:t>
      </w:r>
      <w:r w:rsidRPr="00DB7E0B">
        <w:rPr>
          <w:rFonts w:ascii="Times New Roman" w:hAnsi="Times New Roman" w:cs="Times New Roman"/>
          <w:spacing w:val="-2"/>
        </w:rPr>
        <w:t xml:space="preserve"> </w:t>
      </w:r>
      <w:r w:rsidRPr="00DB7E0B">
        <w:rPr>
          <w:rFonts w:ascii="Times New Roman" w:hAnsi="Times New Roman" w:cs="Times New Roman"/>
        </w:rPr>
        <w:t>hard</w:t>
      </w:r>
      <w:r w:rsidRPr="00DB7E0B">
        <w:rPr>
          <w:rFonts w:ascii="Times New Roman" w:hAnsi="Times New Roman" w:cs="Times New Roman"/>
          <w:spacing w:val="-2"/>
        </w:rPr>
        <w:t xml:space="preserve"> </w:t>
      </w:r>
      <w:r w:rsidRPr="00DB7E0B">
        <w:rPr>
          <w:rFonts w:ascii="Times New Roman" w:hAnsi="Times New Roman" w:cs="Times New Roman"/>
        </w:rPr>
        <w:t>for</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to pay</w:t>
      </w:r>
      <w:r w:rsidRPr="00DB7E0B">
        <w:rPr>
          <w:rFonts w:ascii="Times New Roman" w:hAnsi="Times New Roman" w:cs="Times New Roman"/>
          <w:spacing w:val="-1"/>
        </w:rPr>
        <w:t xml:space="preserve"> </w:t>
      </w:r>
      <w:r w:rsidRPr="00DB7E0B">
        <w:rPr>
          <w:rFonts w:ascii="Times New Roman" w:hAnsi="Times New Roman" w:cs="Times New Roman"/>
        </w:rPr>
        <w:t>attention</w:t>
      </w:r>
      <w:r w:rsidRPr="00DB7E0B">
        <w:rPr>
          <w:rFonts w:ascii="Times New Roman" w:hAnsi="Times New Roman" w:cs="Times New Roman"/>
          <w:spacing w:val="-1"/>
        </w:rPr>
        <w:t xml:space="preserve"> </w:t>
      </w:r>
      <w:r w:rsidRPr="00DB7E0B">
        <w:rPr>
          <w:rFonts w:ascii="Times New Roman" w:hAnsi="Times New Roman" w:cs="Times New Roman"/>
        </w:rPr>
        <w:t>to</w:t>
      </w:r>
      <w:r w:rsidRPr="00DB7E0B">
        <w:rPr>
          <w:rFonts w:ascii="Times New Roman" w:hAnsi="Times New Roman" w:cs="Times New Roman"/>
          <w:spacing w:val="-1"/>
        </w:rPr>
        <w:t xml:space="preserve"> </w:t>
      </w:r>
      <w:r w:rsidRPr="00DB7E0B">
        <w:rPr>
          <w:rFonts w:ascii="Times New Roman" w:hAnsi="Times New Roman" w:cs="Times New Roman"/>
        </w:rPr>
        <w:t>things</w:t>
      </w:r>
      <w:r w:rsidRPr="00DB7E0B">
        <w:rPr>
          <w:rFonts w:ascii="Times New Roman" w:hAnsi="Times New Roman" w:cs="Times New Roman"/>
          <w:spacing w:val="-1"/>
        </w:rPr>
        <w:t xml:space="preserve"> </w:t>
      </w:r>
      <w:r w:rsidRPr="00DB7E0B">
        <w:rPr>
          <w:rFonts w:ascii="Times New Roman" w:hAnsi="Times New Roman" w:cs="Times New Roman"/>
        </w:rPr>
        <w:t>you</w:t>
      </w:r>
      <w:r w:rsidRPr="00DB7E0B">
        <w:rPr>
          <w:rFonts w:ascii="Times New Roman" w:hAnsi="Times New Roman" w:cs="Times New Roman"/>
          <w:spacing w:val="-1"/>
        </w:rPr>
        <w:t xml:space="preserve"> </w:t>
      </w:r>
      <w:r w:rsidRPr="00DB7E0B">
        <w:rPr>
          <w:rFonts w:ascii="Times New Roman" w:hAnsi="Times New Roman" w:cs="Times New Roman"/>
        </w:rPr>
        <w:t>are</w:t>
      </w:r>
      <w:r w:rsidRPr="00DB7E0B">
        <w:rPr>
          <w:rFonts w:ascii="Times New Roman" w:hAnsi="Times New Roman" w:cs="Times New Roman"/>
          <w:spacing w:val="-2"/>
        </w:rPr>
        <w:t xml:space="preserve"> </w:t>
      </w:r>
      <w:r w:rsidRPr="00DB7E0B">
        <w:rPr>
          <w:rFonts w:ascii="Times New Roman" w:hAnsi="Times New Roman" w:cs="Times New Roman"/>
        </w:rPr>
        <w:t>interested</w:t>
      </w:r>
      <w:r w:rsidRPr="00DB7E0B">
        <w:rPr>
          <w:rFonts w:ascii="Times New Roman" w:hAnsi="Times New Roman" w:cs="Times New Roman"/>
          <w:spacing w:val="-1"/>
        </w:rPr>
        <w:t xml:space="preserve"> </w:t>
      </w:r>
      <w:r w:rsidRPr="00DB7E0B">
        <w:rPr>
          <w:rFonts w:ascii="Times New Roman" w:hAnsi="Times New Roman" w:cs="Times New Roman"/>
        </w:rPr>
        <w:t>in (for</w:t>
      </w:r>
      <w:r w:rsidRPr="00DB7E0B">
        <w:rPr>
          <w:rFonts w:ascii="Times New Roman" w:hAnsi="Times New Roman" w:cs="Times New Roman"/>
          <w:spacing w:val="-2"/>
        </w:rPr>
        <w:t xml:space="preserve"> </w:t>
      </w:r>
      <w:r w:rsidRPr="00DB7E0B">
        <w:rPr>
          <w:rFonts w:ascii="Times New Roman" w:hAnsi="Times New Roman" w:cs="Times New Roman"/>
        </w:rPr>
        <w:t>example,</w:t>
      </w:r>
      <w:r w:rsidRPr="00DB7E0B">
        <w:rPr>
          <w:rFonts w:ascii="Times New Roman" w:hAnsi="Times New Roman" w:cs="Times New Roman"/>
          <w:spacing w:val="-1"/>
        </w:rPr>
        <w:t xml:space="preserve"> </w:t>
      </w:r>
      <w:r w:rsidRPr="00DB7E0B">
        <w:rPr>
          <w:rFonts w:ascii="Times New Roman" w:hAnsi="Times New Roman" w:cs="Times New Roman"/>
        </w:rPr>
        <w:t>watching</w:t>
      </w:r>
      <w:r w:rsidRPr="00DB7E0B">
        <w:rPr>
          <w:rFonts w:ascii="Times New Roman" w:hAnsi="Times New Roman" w:cs="Times New Roman"/>
          <w:spacing w:val="-1"/>
        </w:rPr>
        <w:t xml:space="preserve"> </w:t>
      </w:r>
      <w:r w:rsidRPr="00DB7E0B">
        <w:rPr>
          <w:rFonts w:ascii="Times New Roman" w:hAnsi="Times New Roman" w:cs="Times New Roman"/>
        </w:rPr>
        <w:t>TV,</w:t>
      </w:r>
      <w:r w:rsidRPr="00DB7E0B">
        <w:rPr>
          <w:rFonts w:ascii="Times New Roman" w:hAnsi="Times New Roman" w:cs="Times New Roman"/>
          <w:spacing w:val="-1"/>
        </w:rPr>
        <w:t xml:space="preserve"> </w:t>
      </w:r>
      <w:r w:rsidRPr="00DB7E0B">
        <w:rPr>
          <w:rFonts w:ascii="Times New Roman" w:hAnsi="Times New Roman" w:cs="Times New Roman"/>
        </w:rPr>
        <w:t>reading,</w:t>
      </w:r>
      <w:r w:rsidRPr="00DB7E0B">
        <w:rPr>
          <w:rFonts w:ascii="Times New Roman" w:hAnsi="Times New Roman" w:cs="Times New Roman"/>
          <w:spacing w:val="-1"/>
        </w:rPr>
        <w:t xml:space="preserve"> </w:t>
      </w:r>
      <w:r w:rsidRPr="00DB7E0B">
        <w:rPr>
          <w:rFonts w:ascii="Times New Roman" w:hAnsi="Times New Roman" w:cs="Times New Roman"/>
        </w:rPr>
        <w:t>or</w:t>
      </w:r>
      <w:r w:rsidRPr="00DB7E0B">
        <w:rPr>
          <w:rFonts w:ascii="Times New Roman" w:hAnsi="Times New Roman" w:cs="Times New Roman"/>
          <w:spacing w:val="-2"/>
        </w:rPr>
        <w:t xml:space="preserve"> </w:t>
      </w:r>
      <w:r w:rsidRPr="00DB7E0B">
        <w:rPr>
          <w:rFonts w:ascii="Times New Roman" w:hAnsi="Times New Roman" w:cs="Times New Roman"/>
        </w:rPr>
        <w:t>playing</w:t>
      </w:r>
      <w:r w:rsidRPr="00DB7E0B">
        <w:rPr>
          <w:rFonts w:ascii="Times New Roman" w:hAnsi="Times New Roman" w:cs="Times New Roman"/>
          <w:spacing w:val="-1"/>
        </w:rPr>
        <w:t xml:space="preserve"> </w:t>
      </w:r>
      <w:r w:rsidRPr="00DB7E0B">
        <w:rPr>
          <w:rFonts w:ascii="Times New Roman" w:hAnsi="Times New Roman" w:cs="Times New Roman"/>
        </w:rPr>
        <w:t>on the computer)? (circle one)</w:t>
      </w:r>
    </w:p>
    <w:p w14:paraId="38EA0B3C" w14:textId="77777777" w:rsidR="008A7137" w:rsidRPr="00DB7E0B" w:rsidRDefault="008A7137" w:rsidP="008F3A41">
      <w:pPr>
        <w:spacing w:before="56"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455"/>
        <w:gridCol w:w="1481"/>
        <w:gridCol w:w="1537"/>
        <w:gridCol w:w="781"/>
      </w:tblGrid>
      <w:tr w:rsidR="008A7137" w:rsidRPr="00DB7E0B" w14:paraId="24AFAD5A" w14:textId="77777777">
        <w:trPr>
          <w:trHeight w:val="546"/>
        </w:trPr>
        <w:tc>
          <w:tcPr>
            <w:tcW w:w="1166" w:type="dxa"/>
          </w:tcPr>
          <w:p w14:paraId="05BDD059"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5DEE87C0"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22DAAB0A"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39E073C1"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72C573C6"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1BF769C5" w14:textId="77777777" w:rsidR="008A7137" w:rsidRPr="00DB7E0B" w:rsidRDefault="008A7137"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455" w:type="dxa"/>
          </w:tcPr>
          <w:p w14:paraId="7DA16130"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331A583D"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481" w:type="dxa"/>
          </w:tcPr>
          <w:p w14:paraId="14B7E1EC" w14:textId="77777777" w:rsidR="008A7137" w:rsidRPr="00DB7E0B" w:rsidRDefault="008A7137" w:rsidP="008F3A41">
            <w:pPr>
              <w:pStyle w:val="TableParagraph"/>
              <w:spacing w:line="480" w:lineRule="auto"/>
              <w:ind w:left="19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6D62D254" w14:textId="77777777" w:rsidR="008A7137" w:rsidRPr="00DB7E0B" w:rsidRDefault="008A7137" w:rsidP="008F3A41">
            <w:pPr>
              <w:pStyle w:val="TableParagraph"/>
              <w:spacing w:line="480" w:lineRule="auto"/>
              <w:ind w:left="8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7" w:type="dxa"/>
          </w:tcPr>
          <w:p w14:paraId="032BD82E"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44111355"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1" w:type="dxa"/>
          </w:tcPr>
          <w:p w14:paraId="5E1F8DAE" w14:textId="77777777" w:rsidR="008A7137" w:rsidRPr="00DB7E0B" w:rsidRDefault="008A7137" w:rsidP="008F3A41">
            <w:pPr>
              <w:pStyle w:val="TableParagraph"/>
              <w:spacing w:line="480" w:lineRule="auto"/>
              <w:ind w:left="157"/>
              <w:rPr>
                <w:sz w:val="24"/>
                <w:szCs w:val="24"/>
              </w:rPr>
            </w:pPr>
            <w:r w:rsidRPr="00DB7E0B">
              <w:rPr>
                <w:spacing w:val="-4"/>
                <w:sz w:val="24"/>
                <w:szCs w:val="24"/>
              </w:rPr>
              <w:t>Every</w:t>
            </w:r>
          </w:p>
          <w:p w14:paraId="7B8B28F8" w14:textId="77777777" w:rsidR="008A7137" w:rsidRPr="00DB7E0B" w:rsidRDefault="008A7137" w:rsidP="008F3A41">
            <w:pPr>
              <w:pStyle w:val="TableParagraph"/>
              <w:spacing w:line="480" w:lineRule="auto"/>
              <w:ind w:left="243"/>
              <w:rPr>
                <w:sz w:val="24"/>
                <w:szCs w:val="24"/>
              </w:rPr>
            </w:pPr>
            <w:r w:rsidRPr="00DB7E0B">
              <w:rPr>
                <w:spacing w:val="-5"/>
                <w:sz w:val="24"/>
                <w:szCs w:val="24"/>
              </w:rPr>
              <w:t>day</w:t>
            </w:r>
          </w:p>
        </w:tc>
      </w:tr>
      <w:tr w:rsidR="008A7137" w:rsidRPr="00DB7E0B" w14:paraId="6564BAC4" w14:textId="77777777">
        <w:trPr>
          <w:trHeight w:val="270"/>
        </w:trPr>
        <w:tc>
          <w:tcPr>
            <w:tcW w:w="1166" w:type="dxa"/>
          </w:tcPr>
          <w:p w14:paraId="029A27E5" w14:textId="77777777" w:rsidR="008A7137" w:rsidRPr="00DB7E0B" w:rsidRDefault="008A7137" w:rsidP="008F3A41">
            <w:pPr>
              <w:pStyle w:val="TableParagraph"/>
              <w:spacing w:line="480" w:lineRule="auto"/>
              <w:ind w:left="0"/>
              <w:rPr>
                <w:sz w:val="24"/>
                <w:szCs w:val="24"/>
              </w:rPr>
            </w:pPr>
          </w:p>
        </w:tc>
        <w:tc>
          <w:tcPr>
            <w:tcW w:w="1482" w:type="dxa"/>
          </w:tcPr>
          <w:p w14:paraId="6EF939A1" w14:textId="77777777" w:rsidR="008A7137" w:rsidRPr="00DB7E0B" w:rsidRDefault="008A7137" w:rsidP="008F3A41">
            <w:pPr>
              <w:pStyle w:val="TableParagraph"/>
              <w:spacing w:line="480" w:lineRule="auto"/>
              <w:ind w:left="323"/>
              <w:rPr>
                <w:sz w:val="24"/>
                <w:szCs w:val="24"/>
              </w:rPr>
            </w:pPr>
            <w:r w:rsidRPr="00DB7E0B">
              <w:rPr>
                <w:sz w:val="24"/>
                <w:szCs w:val="24"/>
              </w:rPr>
              <w:t>(1-5</w:t>
            </w:r>
            <w:r w:rsidRPr="00DB7E0B">
              <w:rPr>
                <w:spacing w:val="-2"/>
                <w:sz w:val="24"/>
                <w:szCs w:val="24"/>
              </w:rPr>
              <w:t xml:space="preserve"> days)</w:t>
            </w:r>
          </w:p>
        </w:tc>
        <w:tc>
          <w:tcPr>
            <w:tcW w:w="1567" w:type="dxa"/>
          </w:tcPr>
          <w:p w14:paraId="6A24D398"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1455" w:type="dxa"/>
          </w:tcPr>
          <w:p w14:paraId="21D65399" w14:textId="77777777"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2"/>
                <w:sz w:val="24"/>
                <w:szCs w:val="24"/>
              </w:rPr>
              <w:t xml:space="preserve"> days)</w:t>
            </w:r>
          </w:p>
        </w:tc>
        <w:tc>
          <w:tcPr>
            <w:tcW w:w="1481" w:type="dxa"/>
          </w:tcPr>
          <w:p w14:paraId="3651E535" w14:textId="77777777" w:rsidR="008A7137" w:rsidRPr="00DB7E0B" w:rsidRDefault="008A7137" w:rsidP="008F3A41">
            <w:pPr>
              <w:pStyle w:val="TableParagraph"/>
              <w:spacing w:line="480" w:lineRule="auto"/>
              <w:ind w:left="99"/>
              <w:rPr>
                <w:sz w:val="24"/>
                <w:szCs w:val="24"/>
              </w:rPr>
            </w:pPr>
            <w:r w:rsidRPr="00DB7E0B">
              <w:rPr>
                <w:sz w:val="24"/>
                <w:szCs w:val="24"/>
              </w:rPr>
              <w:t>(16-22</w:t>
            </w:r>
            <w:r w:rsidRPr="00DB7E0B">
              <w:rPr>
                <w:spacing w:val="-4"/>
                <w:sz w:val="24"/>
                <w:szCs w:val="24"/>
              </w:rPr>
              <w:t xml:space="preserve"> </w:t>
            </w:r>
            <w:r w:rsidRPr="00DB7E0B">
              <w:rPr>
                <w:spacing w:val="-2"/>
                <w:sz w:val="24"/>
                <w:szCs w:val="24"/>
              </w:rPr>
              <w:t>days)</w:t>
            </w:r>
          </w:p>
        </w:tc>
        <w:tc>
          <w:tcPr>
            <w:tcW w:w="1537" w:type="dxa"/>
          </w:tcPr>
          <w:p w14:paraId="7ED2E6CF"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c>
          <w:tcPr>
            <w:tcW w:w="781" w:type="dxa"/>
          </w:tcPr>
          <w:p w14:paraId="7BED9B1E" w14:textId="77777777" w:rsidR="008A7137" w:rsidRPr="00DB7E0B" w:rsidRDefault="008A7137" w:rsidP="008F3A41">
            <w:pPr>
              <w:pStyle w:val="TableParagraph"/>
              <w:spacing w:line="480" w:lineRule="auto"/>
              <w:ind w:left="0"/>
              <w:rPr>
                <w:sz w:val="24"/>
                <w:szCs w:val="24"/>
              </w:rPr>
            </w:pPr>
          </w:p>
        </w:tc>
      </w:tr>
    </w:tbl>
    <w:p w14:paraId="645DEE8E" w14:textId="77777777" w:rsidR="008A7137" w:rsidRPr="00DB7E0B" w:rsidRDefault="008A7137" w:rsidP="008F3A41">
      <w:pPr>
        <w:spacing w:before="2" w:line="480" w:lineRule="auto"/>
      </w:pPr>
    </w:p>
    <w:p w14:paraId="0295B95F" w14:textId="77777777" w:rsidR="008A7137" w:rsidRPr="00DB7E0B" w:rsidRDefault="008A7137" w:rsidP="008465F2">
      <w:pPr>
        <w:pStyle w:val="ListParagraph"/>
        <w:widowControl w:val="0"/>
        <w:numPr>
          <w:ilvl w:val="0"/>
          <w:numId w:val="5"/>
        </w:numPr>
        <w:tabs>
          <w:tab w:val="left" w:pos="397"/>
        </w:tabs>
        <w:autoSpaceDE w:val="0"/>
        <w:autoSpaceDN w:val="0"/>
        <w:spacing w:after="0" w:line="480" w:lineRule="auto"/>
        <w:ind w:left="157" w:right="328" w:firstLine="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2"/>
        </w:rPr>
        <w:t xml:space="preserve"> </w:t>
      </w:r>
      <w:r w:rsidRPr="00DB7E0B">
        <w:rPr>
          <w:rFonts w:ascii="Times New Roman" w:hAnsi="Times New Roman" w:cs="Times New Roman"/>
        </w:rPr>
        <w:t>how</w:t>
      </w:r>
      <w:r w:rsidRPr="00DB7E0B">
        <w:rPr>
          <w:rFonts w:ascii="Times New Roman" w:hAnsi="Times New Roman" w:cs="Times New Roman"/>
          <w:spacing w:val="-3"/>
        </w:rPr>
        <w:t xml:space="preserve"> </w:t>
      </w:r>
      <w:r w:rsidRPr="00DB7E0B">
        <w:rPr>
          <w:rFonts w:ascii="Times New Roman" w:hAnsi="Times New Roman" w:cs="Times New Roman"/>
        </w:rPr>
        <w:t>many</w:t>
      </w:r>
      <w:r w:rsidRPr="00DB7E0B">
        <w:rPr>
          <w:rFonts w:ascii="Times New Roman" w:hAnsi="Times New Roman" w:cs="Times New Roman"/>
          <w:spacing w:val="-3"/>
        </w:rPr>
        <w:t xml:space="preserve"> </w:t>
      </w:r>
      <w:r w:rsidRPr="00DB7E0B">
        <w:rPr>
          <w:rFonts w:ascii="Times New Roman" w:hAnsi="Times New Roman" w:cs="Times New Roman"/>
        </w:rPr>
        <w:t>of</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4"/>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have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been</w:t>
      </w:r>
      <w:r w:rsidRPr="00DB7E0B">
        <w:rPr>
          <w:rFonts w:ascii="Times New Roman" w:hAnsi="Times New Roman" w:cs="Times New Roman"/>
          <w:spacing w:val="-2"/>
        </w:rPr>
        <w:t xml:space="preserve"> </w:t>
      </w:r>
      <w:r w:rsidRPr="00DB7E0B">
        <w:rPr>
          <w:rFonts w:ascii="Times New Roman" w:hAnsi="Times New Roman" w:cs="Times New Roman"/>
          <w:u w:val="single"/>
        </w:rPr>
        <w:t>afraid</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3"/>
        </w:rPr>
        <w:t xml:space="preserve"> </w:t>
      </w:r>
      <w:r w:rsidRPr="00DB7E0B">
        <w:rPr>
          <w:rFonts w:ascii="Times New Roman" w:hAnsi="Times New Roman" w:cs="Times New Roman"/>
        </w:rPr>
        <w:t>losing</w:t>
      </w:r>
      <w:r w:rsidRPr="00DB7E0B">
        <w:rPr>
          <w:rFonts w:ascii="Times New Roman" w:hAnsi="Times New Roman" w:cs="Times New Roman"/>
          <w:spacing w:val="-3"/>
        </w:rPr>
        <w:t xml:space="preserve"> </w:t>
      </w:r>
      <w:r w:rsidRPr="00DB7E0B">
        <w:rPr>
          <w:rFonts w:ascii="Times New Roman" w:hAnsi="Times New Roman" w:cs="Times New Roman"/>
        </w:rPr>
        <w:t>control</w:t>
      </w:r>
      <w:r w:rsidRPr="00DB7E0B">
        <w:rPr>
          <w:rFonts w:ascii="Times New Roman" w:hAnsi="Times New Roman" w:cs="Times New Roman"/>
          <w:spacing w:val="-3"/>
        </w:rPr>
        <w:t xml:space="preserve"> </w:t>
      </w:r>
      <w:proofErr w:type="gramStart"/>
      <w:r w:rsidRPr="00DB7E0B">
        <w:rPr>
          <w:rFonts w:ascii="Times New Roman" w:hAnsi="Times New Roman" w:cs="Times New Roman"/>
        </w:rPr>
        <w:t>over</w:t>
      </w:r>
      <w:r w:rsidRPr="00DB7E0B">
        <w:rPr>
          <w:rFonts w:ascii="Times New Roman" w:hAnsi="Times New Roman" w:cs="Times New Roman"/>
          <w:spacing w:val="-5"/>
        </w:rPr>
        <w:t xml:space="preserve"> </w:t>
      </w:r>
      <w:r w:rsidRPr="00DB7E0B">
        <w:rPr>
          <w:rFonts w:ascii="Times New Roman" w:hAnsi="Times New Roman" w:cs="Times New Roman"/>
        </w:rPr>
        <w:t>eating</w:t>
      </w:r>
      <w:proofErr w:type="gramEnd"/>
      <w:r w:rsidRPr="00DB7E0B">
        <w:rPr>
          <w:rFonts w:ascii="Times New Roman" w:hAnsi="Times New Roman" w:cs="Times New Roman"/>
          <w:spacing w:val="-3"/>
        </w:rPr>
        <w:t xml:space="preserve"> </w:t>
      </w:r>
      <w:r w:rsidRPr="00DB7E0B">
        <w:rPr>
          <w:rFonts w:ascii="Times New Roman" w:hAnsi="Times New Roman" w:cs="Times New Roman"/>
        </w:rPr>
        <w:t>(afraid that you won’t be able to stop eating)? (circle one)</w:t>
      </w:r>
    </w:p>
    <w:p w14:paraId="44F527AF" w14:textId="77777777" w:rsidR="008A7137" w:rsidRPr="00DB7E0B" w:rsidRDefault="008A7137" w:rsidP="008F3A41">
      <w:pPr>
        <w:spacing w:before="56" w:after="1"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265"/>
        <w:gridCol w:w="1671"/>
        <w:gridCol w:w="1537"/>
        <w:gridCol w:w="781"/>
      </w:tblGrid>
      <w:tr w:rsidR="008A7137" w:rsidRPr="00DB7E0B" w14:paraId="65460669" w14:textId="77777777">
        <w:trPr>
          <w:trHeight w:val="541"/>
        </w:trPr>
        <w:tc>
          <w:tcPr>
            <w:tcW w:w="1166" w:type="dxa"/>
          </w:tcPr>
          <w:p w14:paraId="0C004AEF"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02475B97"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06915C24"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118891F9"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3F54AD1B"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2E81CB1B" w14:textId="77777777" w:rsidR="008A7137" w:rsidRPr="00DB7E0B" w:rsidRDefault="008A7137"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265" w:type="dxa"/>
          </w:tcPr>
          <w:p w14:paraId="44599A75"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3C875791"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671" w:type="dxa"/>
          </w:tcPr>
          <w:p w14:paraId="2F372015" w14:textId="77777777" w:rsidR="008A7137" w:rsidRPr="00DB7E0B" w:rsidRDefault="008A7137" w:rsidP="008F3A41">
            <w:pPr>
              <w:pStyle w:val="TableParagraph"/>
              <w:spacing w:line="480" w:lineRule="auto"/>
              <w:ind w:left="38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70D68743" w14:textId="77777777" w:rsidR="008A7137" w:rsidRPr="00DB7E0B" w:rsidRDefault="008A7137" w:rsidP="008F3A41">
            <w:pPr>
              <w:pStyle w:val="TableParagraph"/>
              <w:spacing w:line="480" w:lineRule="auto"/>
              <w:ind w:left="270"/>
              <w:rPr>
                <w:sz w:val="24"/>
                <w:szCs w:val="24"/>
              </w:rPr>
            </w:pPr>
            <w:r w:rsidRPr="00DB7E0B">
              <w:rPr>
                <w:sz w:val="24"/>
                <w:szCs w:val="24"/>
              </w:rPr>
              <w:t>half</w:t>
            </w:r>
            <w:r w:rsidRPr="00DB7E0B">
              <w:rPr>
                <w:spacing w:val="-2"/>
                <w:sz w:val="24"/>
                <w:szCs w:val="24"/>
              </w:rPr>
              <w:t xml:space="preserve"> </w:t>
            </w:r>
            <w:r w:rsidRPr="00DB7E0B">
              <w:rPr>
                <w:sz w:val="24"/>
                <w:szCs w:val="24"/>
              </w:rPr>
              <w:t xml:space="preserve">the </w:t>
            </w:r>
            <w:r w:rsidRPr="00DB7E0B">
              <w:rPr>
                <w:spacing w:val="-4"/>
                <w:sz w:val="24"/>
                <w:szCs w:val="24"/>
              </w:rPr>
              <w:t>days</w:t>
            </w:r>
          </w:p>
        </w:tc>
        <w:tc>
          <w:tcPr>
            <w:tcW w:w="1537" w:type="dxa"/>
          </w:tcPr>
          <w:p w14:paraId="71101A09"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11C3BF7D"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1" w:type="dxa"/>
          </w:tcPr>
          <w:p w14:paraId="1D95C766" w14:textId="77777777" w:rsidR="008A7137" w:rsidRPr="00DB7E0B" w:rsidRDefault="008A7137" w:rsidP="008F3A41">
            <w:pPr>
              <w:pStyle w:val="TableParagraph"/>
              <w:spacing w:line="480" w:lineRule="auto"/>
              <w:ind w:left="156"/>
              <w:rPr>
                <w:sz w:val="24"/>
                <w:szCs w:val="24"/>
              </w:rPr>
            </w:pPr>
            <w:r w:rsidRPr="00DB7E0B">
              <w:rPr>
                <w:spacing w:val="-4"/>
                <w:sz w:val="24"/>
                <w:szCs w:val="24"/>
              </w:rPr>
              <w:t>Every</w:t>
            </w:r>
          </w:p>
          <w:p w14:paraId="160F553F" w14:textId="77777777" w:rsidR="008A7137" w:rsidRPr="00DB7E0B" w:rsidRDefault="008A7137" w:rsidP="008F3A41">
            <w:pPr>
              <w:pStyle w:val="TableParagraph"/>
              <w:spacing w:line="480" w:lineRule="auto"/>
              <w:ind w:left="243"/>
              <w:rPr>
                <w:sz w:val="24"/>
                <w:szCs w:val="24"/>
              </w:rPr>
            </w:pPr>
            <w:r w:rsidRPr="00DB7E0B">
              <w:rPr>
                <w:spacing w:val="-5"/>
                <w:sz w:val="24"/>
                <w:szCs w:val="24"/>
              </w:rPr>
              <w:t>day</w:t>
            </w:r>
          </w:p>
        </w:tc>
      </w:tr>
      <w:tr w:rsidR="008A7137" w:rsidRPr="00DB7E0B" w14:paraId="42ECE0DE" w14:textId="77777777">
        <w:trPr>
          <w:trHeight w:val="276"/>
        </w:trPr>
        <w:tc>
          <w:tcPr>
            <w:tcW w:w="2648" w:type="dxa"/>
            <w:gridSpan w:val="2"/>
          </w:tcPr>
          <w:p w14:paraId="4A70D0A5" w14:textId="77777777" w:rsidR="008A7137" w:rsidRPr="00DB7E0B" w:rsidRDefault="008A7137" w:rsidP="008F3A41">
            <w:pPr>
              <w:pStyle w:val="TableParagraph"/>
              <w:spacing w:line="480" w:lineRule="auto"/>
              <w:ind w:left="1489"/>
              <w:rPr>
                <w:sz w:val="24"/>
                <w:szCs w:val="24"/>
              </w:rPr>
            </w:pPr>
            <w:r w:rsidRPr="00DB7E0B">
              <w:rPr>
                <w:sz w:val="24"/>
                <w:szCs w:val="24"/>
              </w:rPr>
              <w:t>(1-5</w:t>
            </w:r>
            <w:r w:rsidRPr="00DB7E0B">
              <w:rPr>
                <w:spacing w:val="-2"/>
                <w:sz w:val="24"/>
                <w:szCs w:val="24"/>
              </w:rPr>
              <w:t xml:space="preserve"> days)</w:t>
            </w:r>
          </w:p>
        </w:tc>
        <w:tc>
          <w:tcPr>
            <w:tcW w:w="1567" w:type="dxa"/>
          </w:tcPr>
          <w:p w14:paraId="6501365C"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2936" w:type="dxa"/>
            <w:gridSpan w:val="2"/>
          </w:tcPr>
          <w:p w14:paraId="7A8F6141" w14:textId="26B4F6A6"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1"/>
                <w:sz w:val="24"/>
                <w:szCs w:val="24"/>
              </w:rPr>
              <w:t xml:space="preserve"> </w:t>
            </w:r>
            <w:r w:rsidR="00004E20" w:rsidRPr="00DB7E0B">
              <w:rPr>
                <w:sz w:val="24"/>
                <w:szCs w:val="24"/>
              </w:rPr>
              <w:t>days)</w:t>
            </w:r>
            <w:r w:rsidR="00004E20" w:rsidRPr="00DB7E0B">
              <w:rPr>
                <w:spacing w:val="29"/>
                <w:sz w:val="24"/>
                <w:szCs w:val="24"/>
              </w:rPr>
              <w:t xml:space="preserve"> (</w:t>
            </w:r>
            <w:r w:rsidRPr="00DB7E0B">
              <w:rPr>
                <w:sz w:val="24"/>
                <w:szCs w:val="24"/>
              </w:rPr>
              <w:t>16-22</w:t>
            </w:r>
            <w:r w:rsidRPr="00DB7E0B">
              <w:rPr>
                <w:spacing w:val="-1"/>
                <w:sz w:val="24"/>
                <w:szCs w:val="24"/>
              </w:rPr>
              <w:t xml:space="preserve"> </w:t>
            </w:r>
            <w:r w:rsidRPr="00DB7E0B">
              <w:rPr>
                <w:spacing w:val="-2"/>
                <w:sz w:val="24"/>
                <w:szCs w:val="24"/>
              </w:rPr>
              <w:t>days)</w:t>
            </w:r>
          </w:p>
        </w:tc>
        <w:tc>
          <w:tcPr>
            <w:tcW w:w="2318" w:type="dxa"/>
            <w:gridSpan w:val="2"/>
          </w:tcPr>
          <w:p w14:paraId="6992E1CA"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r>
    </w:tbl>
    <w:p w14:paraId="147B805D" w14:textId="77777777" w:rsidR="008A7137" w:rsidRPr="00DB7E0B" w:rsidRDefault="008A7137" w:rsidP="008F3A41">
      <w:pPr>
        <w:spacing w:line="480" w:lineRule="auto"/>
      </w:pPr>
    </w:p>
    <w:p w14:paraId="60F82FD9" w14:textId="77777777" w:rsidR="008A7137" w:rsidRPr="00DB7E0B" w:rsidRDefault="008A7137" w:rsidP="008465F2">
      <w:pPr>
        <w:pStyle w:val="ListParagraph"/>
        <w:widowControl w:val="0"/>
        <w:numPr>
          <w:ilvl w:val="0"/>
          <w:numId w:val="5"/>
        </w:numPr>
        <w:tabs>
          <w:tab w:val="left" w:pos="416"/>
        </w:tabs>
        <w:autoSpaceDE w:val="0"/>
        <w:autoSpaceDN w:val="0"/>
        <w:spacing w:before="1" w:after="0" w:line="480" w:lineRule="auto"/>
        <w:ind w:right="461" w:firstLine="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2"/>
        </w:rPr>
        <w:t xml:space="preserve"> </w:t>
      </w:r>
      <w:r w:rsidRPr="00DB7E0B">
        <w:rPr>
          <w:rFonts w:ascii="Times New Roman" w:hAnsi="Times New Roman" w:cs="Times New Roman"/>
        </w:rPr>
        <w:t>how</w:t>
      </w:r>
      <w:r w:rsidRPr="00DB7E0B">
        <w:rPr>
          <w:rFonts w:ascii="Times New Roman" w:hAnsi="Times New Roman" w:cs="Times New Roman"/>
          <w:spacing w:val="-3"/>
        </w:rPr>
        <w:t xml:space="preserve"> </w:t>
      </w:r>
      <w:r w:rsidRPr="00DB7E0B">
        <w:rPr>
          <w:rFonts w:ascii="Times New Roman" w:hAnsi="Times New Roman" w:cs="Times New Roman"/>
        </w:rPr>
        <w:t>many</w:t>
      </w:r>
      <w:r w:rsidRPr="00DB7E0B">
        <w:rPr>
          <w:rFonts w:ascii="Times New Roman" w:hAnsi="Times New Roman" w:cs="Times New Roman"/>
          <w:spacing w:val="-3"/>
        </w:rPr>
        <w:t xml:space="preserve"> </w:t>
      </w:r>
      <w:r w:rsidRPr="00DB7E0B">
        <w:rPr>
          <w:rFonts w:ascii="Times New Roman" w:hAnsi="Times New Roman" w:cs="Times New Roman"/>
        </w:rPr>
        <w:t>of</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4"/>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have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felt</w:t>
      </w:r>
      <w:r w:rsidRPr="00DB7E0B">
        <w:rPr>
          <w:rFonts w:ascii="Times New Roman" w:hAnsi="Times New Roman" w:cs="Times New Roman"/>
          <w:spacing w:val="-3"/>
        </w:rPr>
        <w:t xml:space="preserve"> </w:t>
      </w:r>
      <w:r w:rsidRPr="00DB7E0B">
        <w:rPr>
          <w:rFonts w:ascii="Times New Roman" w:hAnsi="Times New Roman" w:cs="Times New Roman"/>
        </w:rPr>
        <w:t>like</w:t>
      </w:r>
      <w:r w:rsidRPr="00DB7E0B">
        <w:rPr>
          <w:rFonts w:ascii="Times New Roman" w:hAnsi="Times New Roman" w:cs="Times New Roman"/>
          <w:spacing w:val="-4"/>
        </w:rPr>
        <w:t xml:space="preserve"> </w:t>
      </w:r>
      <w:r w:rsidRPr="00DB7E0B">
        <w:rPr>
          <w:rFonts w:ascii="Times New Roman" w:hAnsi="Times New Roman" w:cs="Times New Roman"/>
        </w:rPr>
        <w:t xml:space="preserve">you </w:t>
      </w:r>
      <w:r w:rsidRPr="00DB7E0B">
        <w:rPr>
          <w:rFonts w:ascii="Times New Roman" w:hAnsi="Times New Roman" w:cs="Times New Roman"/>
          <w:u w:val="single"/>
        </w:rPr>
        <w:t>did</w:t>
      </w:r>
      <w:r w:rsidRPr="00DB7E0B">
        <w:rPr>
          <w:rFonts w:ascii="Times New Roman" w:hAnsi="Times New Roman" w:cs="Times New Roman"/>
          <w:spacing w:val="-2"/>
        </w:rPr>
        <w:t xml:space="preserve"> </w:t>
      </w:r>
      <w:r w:rsidRPr="00DB7E0B">
        <w:rPr>
          <w:rFonts w:ascii="Times New Roman" w:hAnsi="Times New Roman" w:cs="Times New Roman"/>
        </w:rPr>
        <w:t>lose</w:t>
      </w:r>
      <w:r w:rsidRPr="00DB7E0B">
        <w:rPr>
          <w:rFonts w:ascii="Times New Roman" w:hAnsi="Times New Roman" w:cs="Times New Roman"/>
          <w:spacing w:val="-4"/>
        </w:rPr>
        <w:t xml:space="preserve"> </w:t>
      </w:r>
      <w:r w:rsidRPr="00DB7E0B">
        <w:rPr>
          <w:rFonts w:ascii="Times New Roman" w:hAnsi="Times New Roman" w:cs="Times New Roman"/>
        </w:rPr>
        <w:t>control</w:t>
      </w:r>
      <w:r w:rsidRPr="00DB7E0B">
        <w:rPr>
          <w:rFonts w:ascii="Times New Roman" w:hAnsi="Times New Roman" w:cs="Times New Roman"/>
          <w:spacing w:val="-3"/>
        </w:rPr>
        <w:t xml:space="preserve"> </w:t>
      </w:r>
      <w:r w:rsidRPr="00DB7E0B">
        <w:rPr>
          <w:rFonts w:ascii="Times New Roman" w:hAnsi="Times New Roman" w:cs="Times New Roman"/>
        </w:rPr>
        <w:t>over</w:t>
      </w:r>
      <w:r w:rsidRPr="00DB7E0B">
        <w:rPr>
          <w:rFonts w:ascii="Times New Roman" w:hAnsi="Times New Roman" w:cs="Times New Roman"/>
          <w:spacing w:val="-5"/>
        </w:rPr>
        <w:t xml:space="preserve"> </w:t>
      </w:r>
      <w:r w:rsidRPr="00DB7E0B">
        <w:rPr>
          <w:rFonts w:ascii="Times New Roman" w:hAnsi="Times New Roman" w:cs="Times New Roman"/>
        </w:rPr>
        <w:t>your</w:t>
      </w:r>
      <w:r w:rsidRPr="00DB7E0B">
        <w:rPr>
          <w:rFonts w:ascii="Times New Roman" w:hAnsi="Times New Roman" w:cs="Times New Roman"/>
          <w:spacing w:val="-2"/>
        </w:rPr>
        <w:t xml:space="preserve"> </w:t>
      </w:r>
      <w:r w:rsidRPr="00DB7E0B">
        <w:rPr>
          <w:rFonts w:ascii="Times New Roman" w:hAnsi="Times New Roman" w:cs="Times New Roman"/>
        </w:rPr>
        <w:t>eating? (circle one)</w:t>
      </w:r>
    </w:p>
    <w:p w14:paraId="2C507D49" w14:textId="77777777" w:rsidR="008A7137" w:rsidRPr="00DB7E0B" w:rsidRDefault="008A7137" w:rsidP="008F3A41">
      <w:pPr>
        <w:spacing w:before="56"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455"/>
        <w:gridCol w:w="1481"/>
        <w:gridCol w:w="1536"/>
        <w:gridCol w:w="780"/>
      </w:tblGrid>
      <w:tr w:rsidR="008A7137" w:rsidRPr="00DB7E0B" w14:paraId="6F48995D" w14:textId="77777777">
        <w:trPr>
          <w:trHeight w:val="547"/>
        </w:trPr>
        <w:tc>
          <w:tcPr>
            <w:tcW w:w="1166" w:type="dxa"/>
          </w:tcPr>
          <w:p w14:paraId="26E3311D"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74DFE5F8"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4C866363"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5A9FB663"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3C24E39C"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6E3CA3DF" w14:textId="77777777" w:rsidR="008A7137" w:rsidRPr="00DB7E0B" w:rsidRDefault="008A7137"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455" w:type="dxa"/>
          </w:tcPr>
          <w:p w14:paraId="276797CD"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4C375BA1"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481" w:type="dxa"/>
          </w:tcPr>
          <w:p w14:paraId="02C30642" w14:textId="77777777" w:rsidR="008A7137" w:rsidRPr="00DB7E0B" w:rsidRDefault="008A7137" w:rsidP="008F3A41">
            <w:pPr>
              <w:pStyle w:val="TableParagraph"/>
              <w:spacing w:line="480" w:lineRule="auto"/>
              <w:ind w:left="19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0ED3D27E" w14:textId="77777777" w:rsidR="008A7137" w:rsidRPr="00DB7E0B" w:rsidRDefault="008A7137" w:rsidP="008F3A41">
            <w:pPr>
              <w:pStyle w:val="TableParagraph"/>
              <w:spacing w:line="480" w:lineRule="auto"/>
              <w:ind w:left="8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6" w:type="dxa"/>
          </w:tcPr>
          <w:p w14:paraId="6F3EEE4F"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5C4948EE"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0" w:type="dxa"/>
          </w:tcPr>
          <w:p w14:paraId="027FB273" w14:textId="77777777" w:rsidR="008A7137" w:rsidRPr="00DB7E0B" w:rsidRDefault="008A7137" w:rsidP="008F3A41">
            <w:pPr>
              <w:pStyle w:val="TableParagraph"/>
              <w:spacing w:line="480" w:lineRule="auto"/>
              <w:ind w:left="157"/>
              <w:rPr>
                <w:sz w:val="24"/>
                <w:szCs w:val="24"/>
              </w:rPr>
            </w:pPr>
            <w:r w:rsidRPr="00DB7E0B">
              <w:rPr>
                <w:spacing w:val="-4"/>
                <w:sz w:val="24"/>
                <w:szCs w:val="24"/>
              </w:rPr>
              <w:t>Every</w:t>
            </w:r>
          </w:p>
          <w:p w14:paraId="77ED8D09" w14:textId="77777777" w:rsidR="008A7137" w:rsidRPr="00DB7E0B" w:rsidRDefault="008A7137" w:rsidP="008F3A41">
            <w:pPr>
              <w:pStyle w:val="TableParagraph"/>
              <w:spacing w:line="480" w:lineRule="auto"/>
              <w:ind w:left="244"/>
              <w:rPr>
                <w:sz w:val="24"/>
                <w:szCs w:val="24"/>
              </w:rPr>
            </w:pPr>
            <w:r w:rsidRPr="00DB7E0B">
              <w:rPr>
                <w:spacing w:val="-5"/>
                <w:sz w:val="24"/>
                <w:szCs w:val="24"/>
              </w:rPr>
              <w:t>day</w:t>
            </w:r>
          </w:p>
        </w:tc>
      </w:tr>
      <w:tr w:rsidR="008A7137" w:rsidRPr="00DB7E0B" w14:paraId="799C8F56" w14:textId="77777777">
        <w:trPr>
          <w:trHeight w:val="271"/>
        </w:trPr>
        <w:tc>
          <w:tcPr>
            <w:tcW w:w="1166" w:type="dxa"/>
          </w:tcPr>
          <w:p w14:paraId="4F3088BC" w14:textId="77777777" w:rsidR="008A7137" w:rsidRPr="00DB7E0B" w:rsidRDefault="008A7137" w:rsidP="008F3A41">
            <w:pPr>
              <w:pStyle w:val="TableParagraph"/>
              <w:spacing w:line="480" w:lineRule="auto"/>
              <w:ind w:left="0"/>
              <w:rPr>
                <w:sz w:val="24"/>
                <w:szCs w:val="24"/>
              </w:rPr>
            </w:pPr>
          </w:p>
        </w:tc>
        <w:tc>
          <w:tcPr>
            <w:tcW w:w="1482" w:type="dxa"/>
          </w:tcPr>
          <w:p w14:paraId="13FA6932" w14:textId="77777777" w:rsidR="008A7137" w:rsidRPr="00DB7E0B" w:rsidRDefault="008A7137" w:rsidP="008F3A41">
            <w:pPr>
              <w:pStyle w:val="TableParagraph"/>
              <w:spacing w:line="480" w:lineRule="auto"/>
              <w:ind w:left="323"/>
              <w:rPr>
                <w:sz w:val="24"/>
                <w:szCs w:val="24"/>
              </w:rPr>
            </w:pPr>
            <w:r w:rsidRPr="00DB7E0B">
              <w:rPr>
                <w:sz w:val="24"/>
                <w:szCs w:val="24"/>
              </w:rPr>
              <w:t>(1-5</w:t>
            </w:r>
            <w:r w:rsidRPr="00DB7E0B">
              <w:rPr>
                <w:spacing w:val="-2"/>
                <w:sz w:val="24"/>
                <w:szCs w:val="24"/>
              </w:rPr>
              <w:t xml:space="preserve"> days)</w:t>
            </w:r>
          </w:p>
        </w:tc>
        <w:tc>
          <w:tcPr>
            <w:tcW w:w="1567" w:type="dxa"/>
          </w:tcPr>
          <w:p w14:paraId="08A24EED"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1455" w:type="dxa"/>
          </w:tcPr>
          <w:p w14:paraId="55BA9092" w14:textId="77777777"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2"/>
                <w:sz w:val="24"/>
                <w:szCs w:val="24"/>
              </w:rPr>
              <w:t xml:space="preserve"> days)</w:t>
            </w:r>
          </w:p>
        </w:tc>
        <w:tc>
          <w:tcPr>
            <w:tcW w:w="1481" w:type="dxa"/>
          </w:tcPr>
          <w:p w14:paraId="71490CE6" w14:textId="77777777" w:rsidR="008A7137" w:rsidRPr="00DB7E0B" w:rsidRDefault="008A7137" w:rsidP="008F3A41">
            <w:pPr>
              <w:pStyle w:val="TableParagraph"/>
              <w:spacing w:line="480" w:lineRule="auto"/>
              <w:ind w:left="99"/>
              <w:rPr>
                <w:sz w:val="24"/>
                <w:szCs w:val="24"/>
              </w:rPr>
            </w:pPr>
            <w:r w:rsidRPr="00DB7E0B">
              <w:rPr>
                <w:sz w:val="24"/>
                <w:szCs w:val="24"/>
              </w:rPr>
              <w:t>(16-22</w:t>
            </w:r>
            <w:r w:rsidRPr="00DB7E0B">
              <w:rPr>
                <w:spacing w:val="-4"/>
                <w:sz w:val="24"/>
                <w:szCs w:val="24"/>
              </w:rPr>
              <w:t xml:space="preserve"> </w:t>
            </w:r>
            <w:r w:rsidRPr="00DB7E0B">
              <w:rPr>
                <w:spacing w:val="-2"/>
                <w:sz w:val="24"/>
                <w:szCs w:val="24"/>
              </w:rPr>
              <w:t>days)</w:t>
            </w:r>
          </w:p>
        </w:tc>
        <w:tc>
          <w:tcPr>
            <w:tcW w:w="1536" w:type="dxa"/>
          </w:tcPr>
          <w:p w14:paraId="1A80C7EC"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c>
          <w:tcPr>
            <w:tcW w:w="780" w:type="dxa"/>
          </w:tcPr>
          <w:p w14:paraId="59825FA8" w14:textId="77777777" w:rsidR="008A7137" w:rsidRPr="00DB7E0B" w:rsidRDefault="008A7137" w:rsidP="008F3A41">
            <w:pPr>
              <w:pStyle w:val="TableParagraph"/>
              <w:spacing w:line="480" w:lineRule="auto"/>
              <w:ind w:left="0"/>
              <w:rPr>
                <w:sz w:val="24"/>
                <w:szCs w:val="24"/>
              </w:rPr>
            </w:pPr>
          </w:p>
        </w:tc>
      </w:tr>
    </w:tbl>
    <w:p w14:paraId="0633D83F" w14:textId="77777777" w:rsidR="008A7137" w:rsidRPr="00DB7E0B" w:rsidRDefault="008A7137" w:rsidP="008F3A41">
      <w:pPr>
        <w:spacing w:line="480" w:lineRule="auto"/>
      </w:pPr>
    </w:p>
    <w:p w14:paraId="0DFBA20F" w14:textId="77777777" w:rsidR="008A7137" w:rsidRPr="00DB7E0B" w:rsidRDefault="008A7137" w:rsidP="008465F2">
      <w:pPr>
        <w:pStyle w:val="ListParagraph"/>
        <w:widowControl w:val="0"/>
        <w:numPr>
          <w:ilvl w:val="0"/>
          <w:numId w:val="5"/>
        </w:numPr>
        <w:tabs>
          <w:tab w:val="left" w:pos="176"/>
          <w:tab w:val="left" w:pos="396"/>
        </w:tabs>
        <w:autoSpaceDE w:val="0"/>
        <w:autoSpaceDN w:val="0"/>
        <w:spacing w:after="0" w:line="480" w:lineRule="auto"/>
        <w:ind w:right="516" w:hanging="2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1"/>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many</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1"/>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binged</w:t>
      </w:r>
      <w:r w:rsidRPr="00DB7E0B">
        <w:rPr>
          <w:rFonts w:ascii="Times New Roman" w:hAnsi="Times New Roman" w:cs="Times New Roman"/>
          <w:spacing w:val="-2"/>
        </w:rPr>
        <w:t xml:space="preserve"> </w:t>
      </w:r>
      <w:r w:rsidRPr="00DB7E0B">
        <w:rPr>
          <w:rFonts w:ascii="Times New Roman" w:hAnsi="Times New Roman" w:cs="Times New Roman"/>
        </w:rPr>
        <w:t>(eaten</w:t>
      </w:r>
      <w:r w:rsidRPr="00DB7E0B">
        <w:rPr>
          <w:rFonts w:ascii="Times New Roman" w:hAnsi="Times New Roman" w:cs="Times New Roman"/>
          <w:spacing w:val="-2"/>
        </w:rPr>
        <w:t xml:space="preserve"> </w:t>
      </w:r>
      <w:r w:rsidRPr="00DB7E0B">
        <w:rPr>
          <w:rFonts w:ascii="Times New Roman" w:hAnsi="Times New Roman" w:cs="Times New Roman"/>
        </w:rPr>
        <w:t>a</w:t>
      </w:r>
      <w:r w:rsidRPr="00DB7E0B">
        <w:rPr>
          <w:rFonts w:ascii="Times New Roman" w:hAnsi="Times New Roman" w:cs="Times New Roman"/>
          <w:spacing w:val="-2"/>
        </w:rPr>
        <w:t xml:space="preserve"> </w:t>
      </w:r>
      <w:proofErr w:type="gramStart"/>
      <w:r w:rsidRPr="00DB7E0B">
        <w:rPr>
          <w:rFonts w:ascii="Times New Roman" w:hAnsi="Times New Roman" w:cs="Times New Roman"/>
        </w:rPr>
        <w:t>really</w:t>
      </w:r>
      <w:r w:rsidRPr="00DB7E0B">
        <w:rPr>
          <w:rFonts w:ascii="Times New Roman" w:hAnsi="Times New Roman" w:cs="Times New Roman"/>
          <w:spacing w:val="-2"/>
        </w:rPr>
        <w:t xml:space="preserve"> </w:t>
      </w:r>
      <w:r w:rsidRPr="00DB7E0B">
        <w:rPr>
          <w:rFonts w:ascii="Times New Roman" w:hAnsi="Times New Roman" w:cs="Times New Roman"/>
        </w:rPr>
        <w:t>big</w:t>
      </w:r>
      <w:proofErr w:type="gramEnd"/>
      <w:r w:rsidRPr="00DB7E0B">
        <w:rPr>
          <w:rFonts w:ascii="Times New Roman" w:hAnsi="Times New Roman" w:cs="Times New Roman"/>
          <w:spacing w:val="-2"/>
        </w:rPr>
        <w:t xml:space="preserve"> </w:t>
      </w:r>
      <w:r w:rsidRPr="00DB7E0B">
        <w:rPr>
          <w:rFonts w:ascii="Times New Roman" w:hAnsi="Times New Roman" w:cs="Times New Roman"/>
        </w:rPr>
        <w:t>amount</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4"/>
        </w:rPr>
        <w:t xml:space="preserve"> </w:t>
      </w:r>
      <w:r w:rsidRPr="00DB7E0B">
        <w:rPr>
          <w:rFonts w:ascii="Times New Roman" w:hAnsi="Times New Roman" w:cs="Times New Roman"/>
        </w:rPr>
        <w:t xml:space="preserve">food </w:t>
      </w:r>
      <w:r w:rsidRPr="00DB7E0B">
        <w:rPr>
          <w:rFonts w:ascii="Times New Roman" w:hAnsi="Times New Roman" w:cs="Times New Roman"/>
          <w:u w:val="single"/>
        </w:rPr>
        <w:t>and</w:t>
      </w:r>
      <w:r w:rsidRPr="00DB7E0B">
        <w:rPr>
          <w:rFonts w:ascii="Times New Roman" w:hAnsi="Times New Roman" w:cs="Times New Roman"/>
        </w:rPr>
        <w:t xml:space="preserve"> felt that you had lost control over your eating)? (circle one)</w:t>
      </w:r>
    </w:p>
    <w:p w14:paraId="0984E3A2" w14:textId="77777777" w:rsidR="008A7137" w:rsidRPr="00DB7E0B" w:rsidRDefault="008A7137" w:rsidP="008F3A41">
      <w:pPr>
        <w:spacing w:before="56"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265"/>
        <w:gridCol w:w="1671"/>
        <w:gridCol w:w="1537"/>
        <w:gridCol w:w="781"/>
      </w:tblGrid>
      <w:tr w:rsidR="008A7137" w:rsidRPr="00DB7E0B" w14:paraId="18B6F082" w14:textId="77777777">
        <w:trPr>
          <w:trHeight w:val="541"/>
        </w:trPr>
        <w:tc>
          <w:tcPr>
            <w:tcW w:w="1166" w:type="dxa"/>
          </w:tcPr>
          <w:p w14:paraId="4A1D6A95"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658EC0D3"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308851AB"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78B1DFFD"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5AEAE911"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00FC0A45" w14:textId="77777777" w:rsidR="008A7137" w:rsidRPr="00DB7E0B" w:rsidRDefault="008A7137" w:rsidP="008F3A41">
            <w:pPr>
              <w:pStyle w:val="TableParagraph"/>
              <w:spacing w:line="480" w:lineRule="auto"/>
              <w:ind w:left="188"/>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265" w:type="dxa"/>
          </w:tcPr>
          <w:p w14:paraId="6022AB6B"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2D17041C"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671" w:type="dxa"/>
          </w:tcPr>
          <w:p w14:paraId="67057C1D" w14:textId="77777777" w:rsidR="008A7137" w:rsidRPr="00DB7E0B" w:rsidRDefault="008A7137" w:rsidP="008F3A41">
            <w:pPr>
              <w:pStyle w:val="TableParagraph"/>
              <w:spacing w:line="480" w:lineRule="auto"/>
              <w:ind w:left="38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58774B7C" w14:textId="77777777" w:rsidR="008A7137" w:rsidRPr="00DB7E0B" w:rsidRDefault="008A7137" w:rsidP="008F3A41">
            <w:pPr>
              <w:pStyle w:val="TableParagraph"/>
              <w:spacing w:line="480" w:lineRule="auto"/>
              <w:ind w:left="27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7" w:type="dxa"/>
          </w:tcPr>
          <w:p w14:paraId="7397C3E9"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2043C91E"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1" w:type="dxa"/>
          </w:tcPr>
          <w:p w14:paraId="638746F5" w14:textId="77777777" w:rsidR="008A7137" w:rsidRPr="00DB7E0B" w:rsidRDefault="008A7137" w:rsidP="008F3A41">
            <w:pPr>
              <w:pStyle w:val="TableParagraph"/>
              <w:spacing w:line="480" w:lineRule="auto"/>
              <w:ind w:left="156"/>
              <w:rPr>
                <w:sz w:val="24"/>
                <w:szCs w:val="24"/>
              </w:rPr>
            </w:pPr>
            <w:r w:rsidRPr="00DB7E0B">
              <w:rPr>
                <w:spacing w:val="-4"/>
                <w:sz w:val="24"/>
                <w:szCs w:val="24"/>
              </w:rPr>
              <w:t>Every</w:t>
            </w:r>
          </w:p>
          <w:p w14:paraId="57BA14A5" w14:textId="77777777" w:rsidR="008A7137" w:rsidRPr="00DB7E0B" w:rsidRDefault="008A7137" w:rsidP="008F3A41">
            <w:pPr>
              <w:pStyle w:val="TableParagraph"/>
              <w:spacing w:line="480" w:lineRule="auto"/>
              <w:ind w:left="243"/>
              <w:rPr>
                <w:sz w:val="24"/>
                <w:szCs w:val="24"/>
              </w:rPr>
            </w:pPr>
            <w:r w:rsidRPr="00DB7E0B">
              <w:rPr>
                <w:spacing w:val="-5"/>
                <w:sz w:val="24"/>
                <w:szCs w:val="24"/>
              </w:rPr>
              <w:t>day</w:t>
            </w:r>
          </w:p>
        </w:tc>
      </w:tr>
      <w:tr w:rsidR="008A7137" w:rsidRPr="00DB7E0B" w14:paraId="4ADAD849" w14:textId="77777777">
        <w:trPr>
          <w:trHeight w:val="276"/>
        </w:trPr>
        <w:tc>
          <w:tcPr>
            <w:tcW w:w="2648" w:type="dxa"/>
            <w:gridSpan w:val="2"/>
          </w:tcPr>
          <w:p w14:paraId="3D357AA7" w14:textId="77777777" w:rsidR="008A7137" w:rsidRPr="00DB7E0B" w:rsidRDefault="008A7137" w:rsidP="008F3A41">
            <w:pPr>
              <w:pStyle w:val="TableParagraph"/>
              <w:spacing w:line="480" w:lineRule="auto"/>
              <w:ind w:left="1489"/>
              <w:rPr>
                <w:sz w:val="24"/>
                <w:szCs w:val="24"/>
              </w:rPr>
            </w:pPr>
            <w:r w:rsidRPr="00DB7E0B">
              <w:rPr>
                <w:sz w:val="24"/>
                <w:szCs w:val="24"/>
              </w:rPr>
              <w:t>(1-5</w:t>
            </w:r>
            <w:r w:rsidRPr="00DB7E0B">
              <w:rPr>
                <w:spacing w:val="-2"/>
                <w:sz w:val="24"/>
                <w:szCs w:val="24"/>
              </w:rPr>
              <w:t xml:space="preserve"> days)</w:t>
            </w:r>
          </w:p>
        </w:tc>
        <w:tc>
          <w:tcPr>
            <w:tcW w:w="1567" w:type="dxa"/>
          </w:tcPr>
          <w:p w14:paraId="47AF20D3"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2936" w:type="dxa"/>
            <w:gridSpan w:val="2"/>
          </w:tcPr>
          <w:p w14:paraId="248B156C" w14:textId="30B2EA3C"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1"/>
                <w:sz w:val="24"/>
                <w:szCs w:val="24"/>
              </w:rPr>
              <w:t xml:space="preserve"> </w:t>
            </w:r>
            <w:r w:rsidR="00004E20" w:rsidRPr="00DB7E0B">
              <w:rPr>
                <w:sz w:val="24"/>
                <w:szCs w:val="24"/>
              </w:rPr>
              <w:t>days)</w:t>
            </w:r>
            <w:r w:rsidR="00004E20" w:rsidRPr="00DB7E0B">
              <w:rPr>
                <w:spacing w:val="29"/>
                <w:sz w:val="24"/>
                <w:szCs w:val="24"/>
              </w:rPr>
              <w:t xml:space="preserve"> (</w:t>
            </w:r>
            <w:r w:rsidRPr="00DB7E0B">
              <w:rPr>
                <w:sz w:val="24"/>
                <w:szCs w:val="24"/>
              </w:rPr>
              <w:t>16-22</w:t>
            </w:r>
            <w:r w:rsidRPr="00DB7E0B">
              <w:rPr>
                <w:spacing w:val="-1"/>
                <w:sz w:val="24"/>
                <w:szCs w:val="24"/>
              </w:rPr>
              <w:t xml:space="preserve"> </w:t>
            </w:r>
            <w:r w:rsidRPr="00DB7E0B">
              <w:rPr>
                <w:spacing w:val="-2"/>
                <w:sz w:val="24"/>
                <w:szCs w:val="24"/>
              </w:rPr>
              <w:t>days)</w:t>
            </w:r>
          </w:p>
        </w:tc>
        <w:tc>
          <w:tcPr>
            <w:tcW w:w="2318" w:type="dxa"/>
            <w:gridSpan w:val="2"/>
          </w:tcPr>
          <w:p w14:paraId="06C190C0"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r>
    </w:tbl>
    <w:p w14:paraId="48A84DBF" w14:textId="77777777" w:rsidR="008A7137" w:rsidRPr="00DB7E0B" w:rsidRDefault="008A7137" w:rsidP="008F3A41">
      <w:pPr>
        <w:spacing w:line="480" w:lineRule="auto"/>
      </w:pPr>
    </w:p>
    <w:p w14:paraId="7BBB816F" w14:textId="77777777" w:rsidR="008A7137" w:rsidRPr="00DB7E0B" w:rsidRDefault="008A7137" w:rsidP="008465F2">
      <w:pPr>
        <w:pStyle w:val="ListParagraph"/>
        <w:widowControl w:val="0"/>
        <w:numPr>
          <w:ilvl w:val="0"/>
          <w:numId w:val="5"/>
        </w:numPr>
        <w:tabs>
          <w:tab w:val="left" w:pos="416"/>
        </w:tabs>
        <w:autoSpaceDE w:val="0"/>
        <w:autoSpaceDN w:val="0"/>
        <w:spacing w:before="1" w:after="0" w:line="480" w:lineRule="auto"/>
        <w:ind w:right="192" w:firstLine="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5"/>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how</w:t>
      </w:r>
      <w:r w:rsidRPr="00DB7E0B">
        <w:rPr>
          <w:rFonts w:ascii="Times New Roman" w:hAnsi="Times New Roman" w:cs="Times New Roman"/>
          <w:spacing w:val="-3"/>
        </w:rPr>
        <w:t xml:space="preserve"> </w:t>
      </w:r>
      <w:r w:rsidRPr="00DB7E0B">
        <w:rPr>
          <w:rFonts w:ascii="Times New Roman" w:hAnsi="Times New Roman" w:cs="Times New Roman"/>
        </w:rPr>
        <w:t>many</w:t>
      </w:r>
      <w:r w:rsidRPr="00DB7E0B">
        <w:rPr>
          <w:rFonts w:ascii="Times New Roman" w:hAnsi="Times New Roman" w:cs="Times New Roman"/>
          <w:spacing w:val="-6"/>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have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eaten</w:t>
      </w:r>
      <w:r w:rsidRPr="00DB7E0B">
        <w:rPr>
          <w:rFonts w:ascii="Times New Roman" w:hAnsi="Times New Roman" w:cs="Times New Roman"/>
          <w:spacing w:val="-3"/>
        </w:rPr>
        <w:t xml:space="preserve"> </w:t>
      </w:r>
      <w:r w:rsidRPr="00DB7E0B">
        <w:rPr>
          <w:rFonts w:ascii="Times New Roman" w:hAnsi="Times New Roman" w:cs="Times New Roman"/>
        </w:rPr>
        <w:t>in</w:t>
      </w:r>
      <w:r w:rsidRPr="00DB7E0B">
        <w:rPr>
          <w:rFonts w:ascii="Times New Roman" w:hAnsi="Times New Roman" w:cs="Times New Roman"/>
          <w:spacing w:val="-2"/>
        </w:rPr>
        <w:t xml:space="preserve"> </w:t>
      </w:r>
      <w:r w:rsidRPr="00DB7E0B">
        <w:rPr>
          <w:rFonts w:ascii="Times New Roman" w:hAnsi="Times New Roman" w:cs="Times New Roman"/>
        </w:rPr>
        <w:t>secret?</w:t>
      </w:r>
      <w:r w:rsidRPr="00DB7E0B">
        <w:rPr>
          <w:rFonts w:ascii="Times New Roman" w:hAnsi="Times New Roman" w:cs="Times New Roman"/>
          <w:spacing w:val="-3"/>
        </w:rPr>
        <w:t xml:space="preserve"> </w:t>
      </w:r>
      <w:r w:rsidRPr="00DB7E0B">
        <w:rPr>
          <w:rFonts w:ascii="Times New Roman" w:hAnsi="Times New Roman" w:cs="Times New Roman"/>
        </w:rPr>
        <w:t xml:space="preserve">Do </w:t>
      </w:r>
      <w:r w:rsidRPr="00DB7E0B">
        <w:rPr>
          <w:rFonts w:ascii="Times New Roman" w:hAnsi="Times New Roman" w:cs="Times New Roman"/>
          <w:u w:val="single"/>
        </w:rPr>
        <w:t>not</w:t>
      </w:r>
      <w:r w:rsidRPr="00DB7E0B">
        <w:rPr>
          <w:rFonts w:ascii="Times New Roman" w:hAnsi="Times New Roman" w:cs="Times New Roman"/>
          <w:spacing w:val="-4"/>
        </w:rPr>
        <w:t xml:space="preserve"> </w:t>
      </w:r>
      <w:r w:rsidRPr="00DB7E0B">
        <w:rPr>
          <w:rFonts w:ascii="Times New Roman" w:hAnsi="Times New Roman" w:cs="Times New Roman"/>
        </w:rPr>
        <w:t>count</w:t>
      </w:r>
      <w:r w:rsidRPr="00DB7E0B">
        <w:rPr>
          <w:rFonts w:ascii="Times New Roman" w:hAnsi="Times New Roman" w:cs="Times New Roman"/>
          <w:spacing w:val="-3"/>
        </w:rPr>
        <w:t xml:space="preserve"> </w:t>
      </w:r>
      <w:r w:rsidRPr="00DB7E0B">
        <w:rPr>
          <w:rFonts w:ascii="Times New Roman" w:hAnsi="Times New Roman" w:cs="Times New Roman"/>
        </w:rPr>
        <w:t>binges.</w:t>
      </w:r>
      <w:r w:rsidRPr="00DB7E0B">
        <w:rPr>
          <w:rFonts w:ascii="Times New Roman" w:hAnsi="Times New Roman" w:cs="Times New Roman"/>
          <w:spacing w:val="-3"/>
        </w:rPr>
        <w:t xml:space="preserve"> </w:t>
      </w:r>
      <w:r w:rsidRPr="00DB7E0B">
        <w:rPr>
          <w:rFonts w:ascii="Times New Roman" w:hAnsi="Times New Roman" w:cs="Times New Roman"/>
        </w:rPr>
        <w:t xml:space="preserve">(circle </w:t>
      </w:r>
      <w:r w:rsidRPr="00DB7E0B">
        <w:rPr>
          <w:rFonts w:ascii="Times New Roman" w:hAnsi="Times New Roman" w:cs="Times New Roman"/>
          <w:spacing w:val="-4"/>
        </w:rPr>
        <w:t>one)</w:t>
      </w:r>
    </w:p>
    <w:p w14:paraId="6361727D" w14:textId="77777777" w:rsidR="008A7137" w:rsidRPr="00DB7E0B" w:rsidRDefault="008A7137" w:rsidP="008F3A41">
      <w:pPr>
        <w:spacing w:before="56" w:after="1"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455"/>
        <w:gridCol w:w="1481"/>
        <w:gridCol w:w="1536"/>
        <w:gridCol w:w="780"/>
      </w:tblGrid>
      <w:tr w:rsidR="008A7137" w:rsidRPr="00DB7E0B" w14:paraId="126A32A0" w14:textId="77777777">
        <w:trPr>
          <w:trHeight w:val="546"/>
        </w:trPr>
        <w:tc>
          <w:tcPr>
            <w:tcW w:w="1166" w:type="dxa"/>
          </w:tcPr>
          <w:p w14:paraId="2C72064B"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2"/>
                <w:sz w:val="24"/>
                <w:szCs w:val="24"/>
              </w:rPr>
              <w:t xml:space="preserve"> </w:t>
            </w:r>
            <w:r w:rsidRPr="00DB7E0B">
              <w:rPr>
                <w:spacing w:val="-5"/>
                <w:sz w:val="24"/>
                <w:szCs w:val="24"/>
              </w:rPr>
              <w:t>of</w:t>
            </w:r>
          </w:p>
          <w:p w14:paraId="2D683FC4"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136317D9"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5B96AAE9"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3E2786A2"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0D64D477" w14:textId="77777777" w:rsidR="008A7137" w:rsidRPr="00DB7E0B" w:rsidRDefault="008A7137"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455" w:type="dxa"/>
          </w:tcPr>
          <w:p w14:paraId="70378403"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1CD05C6E"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481" w:type="dxa"/>
          </w:tcPr>
          <w:p w14:paraId="0076ACAD" w14:textId="77777777" w:rsidR="008A7137" w:rsidRPr="00DB7E0B" w:rsidRDefault="008A7137" w:rsidP="008F3A41">
            <w:pPr>
              <w:pStyle w:val="TableParagraph"/>
              <w:spacing w:line="480" w:lineRule="auto"/>
              <w:ind w:left="19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63CB0B9D" w14:textId="77777777" w:rsidR="008A7137" w:rsidRPr="00DB7E0B" w:rsidRDefault="008A7137" w:rsidP="008F3A41">
            <w:pPr>
              <w:pStyle w:val="TableParagraph"/>
              <w:spacing w:line="480" w:lineRule="auto"/>
              <w:ind w:left="8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6" w:type="dxa"/>
          </w:tcPr>
          <w:p w14:paraId="7F896AA9" w14:textId="77777777" w:rsidR="008A7137" w:rsidRPr="00DB7E0B" w:rsidRDefault="008A7137"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55CDDEE3" w14:textId="77777777" w:rsidR="008A7137" w:rsidRPr="00DB7E0B" w:rsidRDefault="008A7137"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0" w:type="dxa"/>
          </w:tcPr>
          <w:p w14:paraId="55EC904B" w14:textId="77777777" w:rsidR="008A7137" w:rsidRPr="00DB7E0B" w:rsidRDefault="008A7137" w:rsidP="008F3A41">
            <w:pPr>
              <w:pStyle w:val="TableParagraph"/>
              <w:spacing w:line="480" w:lineRule="auto"/>
              <w:ind w:left="157"/>
              <w:rPr>
                <w:sz w:val="24"/>
                <w:szCs w:val="24"/>
              </w:rPr>
            </w:pPr>
            <w:r w:rsidRPr="00DB7E0B">
              <w:rPr>
                <w:spacing w:val="-4"/>
                <w:sz w:val="24"/>
                <w:szCs w:val="24"/>
              </w:rPr>
              <w:t>Every</w:t>
            </w:r>
          </w:p>
          <w:p w14:paraId="6F686150" w14:textId="77777777" w:rsidR="008A7137" w:rsidRPr="00DB7E0B" w:rsidRDefault="008A7137" w:rsidP="008F3A41">
            <w:pPr>
              <w:pStyle w:val="TableParagraph"/>
              <w:spacing w:line="480" w:lineRule="auto"/>
              <w:ind w:left="244"/>
              <w:rPr>
                <w:sz w:val="24"/>
                <w:szCs w:val="24"/>
              </w:rPr>
            </w:pPr>
            <w:r w:rsidRPr="00DB7E0B">
              <w:rPr>
                <w:spacing w:val="-5"/>
                <w:sz w:val="24"/>
                <w:szCs w:val="24"/>
              </w:rPr>
              <w:t>day</w:t>
            </w:r>
          </w:p>
        </w:tc>
      </w:tr>
      <w:tr w:rsidR="008A7137" w:rsidRPr="00DB7E0B" w14:paraId="37B2E6CF" w14:textId="77777777">
        <w:trPr>
          <w:trHeight w:val="270"/>
        </w:trPr>
        <w:tc>
          <w:tcPr>
            <w:tcW w:w="1166" w:type="dxa"/>
          </w:tcPr>
          <w:p w14:paraId="0F24E1A5" w14:textId="77777777" w:rsidR="008A7137" w:rsidRPr="00DB7E0B" w:rsidRDefault="008A7137" w:rsidP="008F3A41">
            <w:pPr>
              <w:pStyle w:val="TableParagraph"/>
              <w:spacing w:line="480" w:lineRule="auto"/>
              <w:ind w:left="0"/>
              <w:rPr>
                <w:sz w:val="24"/>
                <w:szCs w:val="24"/>
              </w:rPr>
            </w:pPr>
          </w:p>
        </w:tc>
        <w:tc>
          <w:tcPr>
            <w:tcW w:w="1482" w:type="dxa"/>
          </w:tcPr>
          <w:p w14:paraId="14F12F4A" w14:textId="77777777" w:rsidR="008A7137" w:rsidRPr="00DB7E0B" w:rsidRDefault="008A7137" w:rsidP="008F3A41">
            <w:pPr>
              <w:pStyle w:val="TableParagraph"/>
              <w:spacing w:line="480" w:lineRule="auto"/>
              <w:ind w:left="323"/>
              <w:rPr>
                <w:sz w:val="24"/>
                <w:szCs w:val="24"/>
              </w:rPr>
            </w:pPr>
            <w:r w:rsidRPr="00DB7E0B">
              <w:rPr>
                <w:sz w:val="24"/>
                <w:szCs w:val="24"/>
              </w:rPr>
              <w:t>(1-5</w:t>
            </w:r>
            <w:r w:rsidRPr="00DB7E0B">
              <w:rPr>
                <w:spacing w:val="-2"/>
                <w:sz w:val="24"/>
                <w:szCs w:val="24"/>
              </w:rPr>
              <w:t xml:space="preserve"> days)</w:t>
            </w:r>
          </w:p>
        </w:tc>
        <w:tc>
          <w:tcPr>
            <w:tcW w:w="1567" w:type="dxa"/>
          </w:tcPr>
          <w:p w14:paraId="03AFF424"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1455" w:type="dxa"/>
          </w:tcPr>
          <w:p w14:paraId="1035BCC8" w14:textId="77777777"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2"/>
                <w:sz w:val="24"/>
                <w:szCs w:val="24"/>
              </w:rPr>
              <w:t xml:space="preserve"> days)</w:t>
            </w:r>
          </w:p>
        </w:tc>
        <w:tc>
          <w:tcPr>
            <w:tcW w:w="1481" w:type="dxa"/>
          </w:tcPr>
          <w:p w14:paraId="789804DE" w14:textId="77777777" w:rsidR="008A7137" w:rsidRPr="00DB7E0B" w:rsidRDefault="008A7137" w:rsidP="008F3A41">
            <w:pPr>
              <w:pStyle w:val="TableParagraph"/>
              <w:spacing w:line="480" w:lineRule="auto"/>
              <w:ind w:left="99"/>
              <w:rPr>
                <w:sz w:val="24"/>
                <w:szCs w:val="24"/>
              </w:rPr>
            </w:pPr>
            <w:r w:rsidRPr="00DB7E0B">
              <w:rPr>
                <w:sz w:val="24"/>
                <w:szCs w:val="24"/>
              </w:rPr>
              <w:t>(16-22</w:t>
            </w:r>
            <w:r w:rsidRPr="00DB7E0B">
              <w:rPr>
                <w:spacing w:val="-4"/>
                <w:sz w:val="24"/>
                <w:szCs w:val="24"/>
              </w:rPr>
              <w:t xml:space="preserve"> </w:t>
            </w:r>
            <w:r w:rsidRPr="00DB7E0B">
              <w:rPr>
                <w:spacing w:val="-2"/>
                <w:sz w:val="24"/>
                <w:szCs w:val="24"/>
              </w:rPr>
              <w:t>days)</w:t>
            </w:r>
          </w:p>
        </w:tc>
        <w:tc>
          <w:tcPr>
            <w:tcW w:w="1536" w:type="dxa"/>
          </w:tcPr>
          <w:p w14:paraId="7AFFAC09" w14:textId="77777777" w:rsidR="008A7137" w:rsidRPr="00DB7E0B" w:rsidRDefault="008A7137"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c>
          <w:tcPr>
            <w:tcW w:w="780" w:type="dxa"/>
          </w:tcPr>
          <w:p w14:paraId="3D77CAFB" w14:textId="77777777" w:rsidR="008A7137" w:rsidRPr="00DB7E0B" w:rsidRDefault="008A7137" w:rsidP="008F3A41">
            <w:pPr>
              <w:pStyle w:val="TableParagraph"/>
              <w:spacing w:line="480" w:lineRule="auto"/>
              <w:ind w:left="0"/>
              <w:rPr>
                <w:sz w:val="24"/>
                <w:szCs w:val="24"/>
              </w:rPr>
            </w:pPr>
          </w:p>
        </w:tc>
      </w:tr>
    </w:tbl>
    <w:p w14:paraId="654D750E" w14:textId="77777777" w:rsidR="008A7137" w:rsidRPr="00DB7E0B" w:rsidRDefault="008A7137" w:rsidP="008F3A41">
      <w:pPr>
        <w:spacing w:before="1" w:line="480" w:lineRule="auto"/>
      </w:pPr>
    </w:p>
    <w:p w14:paraId="67907C77" w14:textId="77777777" w:rsidR="008A7137" w:rsidRPr="00DB7E0B" w:rsidRDefault="008A7137" w:rsidP="008465F2">
      <w:pPr>
        <w:pStyle w:val="ListParagraph"/>
        <w:widowControl w:val="0"/>
        <w:numPr>
          <w:ilvl w:val="0"/>
          <w:numId w:val="5"/>
        </w:numPr>
        <w:tabs>
          <w:tab w:val="left" w:pos="176"/>
          <w:tab w:val="left" w:pos="516"/>
        </w:tabs>
        <w:autoSpaceDE w:val="0"/>
        <w:autoSpaceDN w:val="0"/>
        <w:spacing w:before="1" w:after="0" w:line="480" w:lineRule="auto"/>
        <w:ind w:right="427" w:hanging="2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1"/>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many</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4"/>
        </w:rPr>
        <w:t xml:space="preserve"> </w:t>
      </w:r>
      <w:r w:rsidRPr="00DB7E0B">
        <w:rPr>
          <w:rFonts w:ascii="Times New Roman" w:hAnsi="Times New Roman" w:cs="Times New Roman"/>
        </w:rPr>
        <w:t>wanted</w:t>
      </w:r>
      <w:r w:rsidRPr="00DB7E0B">
        <w:rPr>
          <w:rFonts w:ascii="Times New Roman" w:hAnsi="Times New Roman" w:cs="Times New Roman"/>
          <w:spacing w:val="-2"/>
        </w:rPr>
        <w:t xml:space="preserve"> </w:t>
      </w:r>
      <w:r w:rsidRPr="00DB7E0B">
        <w:rPr>
          <w:rFonts w:ascii="Times New Roman" w:hAnsi="Times New Roman" w:cs="Times New Roman"/>
        </w:rPr>
        <w:t>a</w:t>
      </w:r>
      <w:r w:rsidRPr="00DB7E0B">
        <w:rPr>
          <w:rFonts w:ascii="Times New Roman" w:hAnsi="Times New Roman" w:cs="Times New Roman"/>
          <w:spacing w:val="-2"/>
        </w:rPr>
        <w:t xml:space="preserve"> </w:t>
      </w:r>
      <w:r w:rsidRPr="00DB7E0B">
        <w:rPr>
          <w:rFonts w:ascii="Times New Roman" w:hAnsi="Times New Roman" w:cs="Times New Roman"/>
        </w:rPr>
        <w:t>completely</w:t>
      </w:r>
      <w:r w:rsidRPr="00DB7E0B">
        <w:rPr>
          <w:rFonts w:ascii="Times New Roman" w:hAnsi="Times New Roman" w:cs="Times New Roman"/>
          <w:spacing w:val="-1"/>
        </w:rPr>
        <w:t xml:space="preserve"> </w:t>
      </w:r>
      <w:r w:rsidRPr="00DB7E0B">
        <w:rPr>
          <w:rFonts w:ascii="Times New Roman" w:hAnsi="Times New Roman" w:cs="Times New Roman"/>
          <w:u w:val="single"/>
        </w:rPr>
        <w:t>flat</w:t>
      </w:r>
      <w:r w:rsidRPr="00DB7E0B">
        <w:rPr>
          <w:rFonts w:ascii="Times New Roman" w:hAnsi="Times New Roman" w:cs="Times New Roman"/>
          <w:spacing w:val="-3"/>
        </w:rPr>
        <w:t xml:space="preserve"> </w:t>
      </w:r>
      <w:r w:rsidRPr="00DB7E0B">
        <w:rPr>
          <w:rFonts w:ascii="Times New Roman" w:hAnsi="Times New Roman" w:cs="Times New Roman"/>
        </w:rPr>
        <w:t>stomach</w:t>
      </w:r>
      <w:r w:rsidRPr="00DB7E0B">
        <w:rPr>
          <w:rFonts w:ascii="Times New Roman" w:hAnsi="Times New Roman" w:cs="Times New Roman"/>
          <w:spacing w:val="-2"/>
        </w:rPr>
        <w:t xml:space="preserve"> </w:t>
      </w:r>
      <w:r w:rsidRPr="00DB7E0B">
        <w:rPr>
          <w:rFonts w:ascii="Times New Roman" w:hAnsi="Times New Roman" w:cs="Times New Roman"/>
        </w:rPr>
        <w:t>(as</w:t>
      </w:r>
      <w:r w:rsidRPr="00DB7E0B">
        <w:rPr>
          <w:rFonts w:ascii="Times New Roman" w:hAnsi="Times New Roman" w:cs="Times New Roman"/>
          <w:spacing w:val="-2"/>
        </w:rPr>
        <w:t xml:space="preserve"> </w:t>
      </w:r>
      <w:r w:rsidRPr="00DB7E0B">
        <w:rPr>
          <w:rFonts w:ascii="Times New Roman" w:hAnsi="Times New Roman" w:cs="Times New Roman"/>
        </w:rPr>
        <w:t>flat</w:t>
      </w:r>
      <w:r w:rsidRPr="00DB7E0B">
        <w:rPr>
          <w:rFonts w:ascii="Times New Roman" w:hAnsi="Times New Roman" w:cs="Times New Roman"/>
          <w:spacing w:val="-2"/>
        </w:rPr>
        <w:t xml:space="preserve"> </w:t>
      </w:r>
      <w:r w:rsidRPr="00DB7E0B">
        <w:rPr>
          <w:rFonts w:ascii="Times New Roman" w:hAnsi="Times New Roman" w:cs="Times New Roman"/>
        </w:rPr>
        <w:t>as</w:t>
      </w:r>
      <w:r w:rsidRPr="00DB7E0B">
        <w:rPr>
          <w:rFonts w:ascii="Times New Roman" w:hAnsi="Times New Roman" w:cs="Times New Roman"/>
          <w:spacing w:val="-2"/>
        </w:rPr>
        <w:t xml:space="preserve"> </w:t>
      </w:r>
      <w:r w:rsidRPr="00DB7E0B">
        <w:rPr>
          <w:rFonts w:ascii="Times New Roman" w:hAnsi="Times New Roman" w:cs="Times New Roman"/>
        </w:rPr>
        <w:t>a board)? (circle one)</w:t>
      </w:r>
    </w:p>
    <w:p w14:paraId="2D03CE07" w14:textId="77777777" w:rsidR="008A7137" w:rsidRPr="00DB7E0B" w:rsidRDefault="008A7137" w:rsidP="008F3A41">
      <w:pPr>
        <w:spacing w:before="56"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206"/>
        <w:gridCol w:w="1533"/>
        <w:gridCol w:w="1621"/>
        <w:gridCol w:w="1503"/>
        <w:gridCol w:w="1531"/>
        <w:gridCol w:w="1588"/>
        <w:gridCol w:w="806"/>
      </w:tblGrid>
      <w:tr w:rsidR="008A7137" w:rsidRPr="00DB7E0B" w14:paraId="4AE8E9FC" w14:textId="77777777" w:rsidTr="00546B66">
        <w:trPr>
          <w:trHeight w:val="376"/>
        </w:trPr>
        <w:tc>
          <w:tcPr>
            <w:tcW w:w="1206" w:type="dxa"/>
          </w:tcPr>
          <w:p w14:paraId="0603B27F" w14:textId="77777777" w:rsidR="008A7137" w:rsidRPr="00DB7E0B" w:rsidRDefault="008A7137"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56E35E58" w14:textId="77777777" w:rsidR="008A7137" w:rsidRPr="00DB7E0B" w:rsidRDefault="008A7137"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533" w:type="dxa"/>
          </w:tcPr>
          <w:p w14:paraId="6BA73640" w14:textId="77777777" w:rsidR="008A7137" w:rsidRPr="00DB7E0B" w:rsidRDefault="008A7137"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08D91EC1" w14:textId="77777777" w:rsidR="008A7137" w:rsidRPr="00DB7E0B" w:rsidRDefault="008A7137"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621" w:type="dxa"/>
          </w:tcPr>
          <w:p w14:paraId="0C7D7C00" w14:textId="77777777" w:rsidR="008A7137" w:rsidRPr="00DB7E0B" w:rsidRDefault="008A7137"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450AD415" w14:textId="77777777" w:rsidR="008A7137" w:rsidRPr="00DB7E0B" w:rsidRDefault="008A7137" w:rsidP="008F3A41">
            <w:pPr>
              <w:pStyle w:val="TableParagraph"/>
              <w:spacing w:line="480" w:lineRule="auto"/>
              <w:ind w:left="188"/>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03" w:type="dxa"/>
          </w:tcPr>
          <w:p w14:paraId="4B76F96D" w14:textId="77777777" w:rsidR="008A7137" w:rsidRPr="00DB7E0B" w:rsidRDefault="008A7137"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2E4BB599" w14:textId="77777777" w:rsidR="008A7137" w:rsidRPr="00DB7E0B" w:rsidRDefault="008A7137" w:rsidP="008F3A41">
            <w:pPr>
              <w:pStyle w:val="TableParagraph"/>
              <w:spacing w:line="480" w:lineRule="auto"/>
              <w:ind w:left="275"/>
              <w:rPr>
                <w:sz w:val="24"/>
                <w:szCs w:val="24"/>
              </w:rPr>
            </w:pPr>
            <w:r w:rsidRPr="00DB7E0B">
              <w:rPr>
                <w:spacing w:val="-4"/>
                <w:sz w:val="24"/>
                <w:szCs w:val="24"/>
              </w:rPr>
              <w:t>days</w:t>
            </w:r>
          </w:p>
        </w:tc>
        <w:tc>
          <w:tcPr>
            <w:tcW w:w="1531" w:type="dxa"/>
          </w:tcPr>
          <w:p w14:paraId="298270BF" w14:textId="77777777" w:rsidR="008A7137" w:rsidRPr="00DB7E0B" w:rsidRDefault="008A7137" w:rsidP="008F3A41">
            <w:pPr>
              <w:pStyle w:val="TableParagraph"/>
              <w:spacing w:line="480" w:lineRule="auto"/>
              <w:ind w:left="200"/>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0C2C11C7" w14:textId="77777777" w:rsidR="008A7137" w:rsidRPr="00DB7E0B" w:rsidRDefault="008A7137" w:rsidP="008F3A41">
            <w:pPr>
              <w:pStyle w:val="TableParagraph"/>
              <w:spacing w:line="480" w:lineRule="auto"/>
              <w:ind w:left="82"/>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88" w:type="dxa"/>
          </w:tcPr>
          <w:p w14:paraId="11B2B039" w14:textId="77777777" w:rsidR="008A7137" w:rsidRPr="00DB7E0B" w:rsidRDefault="008A7137" w:rsidP="008F3A41">
            <w:pPr>
              <w:pStyle w:val="TableParagraph"/>
              <w:spacing w:line="480" w:lineRule="auto"/>
              <w:ind w:left="222"/>
              <w:rPr>
                <w:sz w:val="24"/>
                <w:szCs w:val="24"/>
              </w:rPr>
            </w:pPr>
            <w:r w:rsidRPr="00DB7E0B">
              <w:rPr>
                <w:sz w:val="24"/>
                <w:szCs w:val="24"/>
              </w:rPr>
              <w:t xml:space="preserve">Most </w:t>
            </w:r>
            <w:r w:rsidRPr="00DB7E0B">
              <w:rPr>
                <w:spacing w:val="-5"/>
                <w:sz w:val="24"/>
                <w:szCs w:val="24"/>
              </w:rPr>
              <w:t>of</w:t>
            </w:r>
          </w:p>
          <w:p w14:paraId="0F1F45A3" w14:textId="77777777" w:rsidR="008A7137" w:rsidRPr="00DB7E0B" w:rsidRDefault="008A7137" w:rsidP="008F3A41">
            <w:pPr>
              <w:pStyle w:val="TableParagraph"/>
              <w:spacing w:line="480" w:lineRule="auto"/>
              <w:ind w:left="222"/>
              <w:rPr>
                <w:sz w:val="24"/>
                <w:szCs w:val="24"/>
              </w:rPr>
            </w:pPr>
            <w:r w:rsidRPr="00DB7E0B">
              <w:rPr>
                <w:sz w:val="24"/>
                <w:szCs w:val="24"/>
              </w:rPr>
              <w:t xml:space="preserve">the </w:t>
            </w:r>
            <w:r w:rsidRPr="00DB7E0B">
              <w:rPr>
                <w:spacing w:val="-4"/>
                <w:sz w:val="24"/>
                <w:szCs w:val="24"/>
              </w:rPr>
              <w:t>days</w:t>
            </w:r>
          </w:p>
        </w:tc>
        <w:tc>
          <w:tcPr>
            <w:tcW w:w="806" w:type="dxa"/>
          </w:tcPr>
          <w:p w14:paraId="3DBF4A44" w14:textId="77777777" w:rsidR="008A7137" w:rsidRPr="00DB7E0B" w:rsidRDefault="008A7137" w:rsidP="008F3A41">
            <w:pPr>
              <w:pStyle w:val="TableParagraph"/>
              <w:spacing w:line="480" w:lineRule="auto"/>
              <w:ind w:left="161"/>
              <w:rPr>
                <w:sz w:val="24"/>
                <w:szCs w:val="24"/>
              </w:rPr>
            </w:pPr>
            <w:r w:rsidRPr="00DB7E0B">
              <w:rPr>
                <w:spacing w:val="-4"/>
                <w:sz w:val="24"/>
                <w:szCs w:val="24"/>
              </w:rPr>
              <w:t>Every</w:t>
            </w:r>
          </w:p>
          <w:p w14:paraId="6E90FA8D" w14:textId="77777777" w:rsidR="008A7137" w:rsidRPr="00DB7E0B" w:rsidRDefault="008A7137" w:rsidP="008F3A41">
            <w:pPr>
              <w:pStyle w:val="TableParagraph"/>
              <w:spacing w:line="480" w:lineRule="auto"/>
              <w:ind w:left="248"/>
              <w:rPr>
                <w:sz w:val="24"/>
                <w:szCs w:val="24"/>
              </w:rPr>
            </w:pPr>
            <w:r w:rsidRPr="00DB7E0B">
              <w:rPr>
                <w:spacing w:val="-5"/>
                <w:sz w:val="24"/>
                <w:szCs w:val="24"/>
              </w:rPr>
              <w:t>day</w:t>
            </w:r>
          </w:p>
        </w:tc>
      </w:tr>
      <w:tr w:rsidR="008A7137" w:rsidRPr="00DB7E0B" w14:paraId="392B665F" w14:textId="77777777" w:rsidTr="00546B66">
        <w:trPr>
          <w:trHeight w:val="186"/>
        </w:trPr>
        <w:tc>
          <w:tcPr>
            <w:tcW w:w="1206" w:type="dxa"/>
          </w:tcPr>
          <w:p w14:paraId="64653EA3" w14:textId="77777777" w:rsidR="008A7137" w:rsidRPr="00DB7E0B" w:rsidRDefault="008A7137" w:rsidP="008F3A41">
            <w:pPr>
              <w:pStyle w:val="TableParagraph"/>
              <w:spacing w:line="480" w:lineRule="auto"/>
              <w:ind w:left="0"/>
              <w:rPr>
                <w:sz w:val="24"/>
                <w:szCs w:val="24"/>
              </w:rPr>
            </w:pPr>
          </w:p>
        </w:tc>
        <w:tc>
          <w:tcPr>
            <w:tcW w:w="1533" w:type="dxa"/>
          </w:tcPr>
          <w:p w14:paraId="1B20E81B" w14:textId="77777777" w:rsidR="008A7137" w:rsidRPr="00DB7E0B" w:rsidRDefault="008A7137" w:rsidP="008F3A41">
            <w:pPr>
              <w:pStyle w:val="TableParagraph"/>
              <w:spacing w:line="480" w:lineRule="auto"/>
              <w:ind w:left="323"/>
              <w:rPr>
                <w:sz w:val="24"/>
                <w:szCs w:val="24"/>
              </w:rPr>
            </w:pPr>
            <w:r w:rsidRPr="00DB7E0B">
              <w:rPr>
                <w:sz w:val="24"/>
                <w:szCs w:val="24"/>
              </w:rPr>
              <w:t>(1-5</w:t>
            </w:r>
            <w:r w:rsidRPr="00DB7E0B">
              <w:rPr>
                <w:spacing w:val="-2"/>
                <w:sz w:val="24"/>
                <w:szCs w:val="24"/>
              </w:rPr>
              <w:t xml:space="preserve"> days)</w:t>
            </w:r>
          </w:p>
        </w:tc>
        <w:tc>
          <w:tcPr>
            <w:tcW w:w="1621" w:type="dxa"/>
          </w:tcPr>
          <w:p w14:paraId="58751512" w14:textId="77777777" w:rsidR="008A7137" w:rsidRPr="00DB7E0B" w:rsidRDefault="008A7137"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1503" w:type="dxa"/>
          </w:tcPr>
          <w:p w14:paraId="1EB63566" w14:textId="77777777" w:rsidR="008A7137" w:rsidRPr="00DB7E0B" w:rsidRDefault="008A7137" w:rsidP="008F3A41">
            <w:pPr>
              <w:pStyle w:val="TableParagraph"/>
              <w:spacing w:line="480" w:lineRule="auto"/>
              <w:ind w:left="155"/>
              <w:rPr>
                <w:sz w:val="24"/>
                <w:szCs w:val="24"/>
              </w:rPr>
            </w:pPr>
            <w:r w:rsidRPr="00DB7E0B">
              <w:rPr>
                <w:sz w:val="24"/>
                <w:szCs w:val="24"/>
              </w:rPr>
              <w:t>(13-15</w:t>
            </w:r>
            <w:r w:rsidRPr="00DB7E0B">
              <w:rPr>
                <w:spacing w:val="-2"/>
                <w:sz w:val="24"/>
                <w:szCs w:val="24"/>
              </w:rPr>
              <w:t xml:space="preserve"> days)</w:t>
            </w:r>
          </w:p>
        </w:tc>
        <w:tc>
          <w:tcPr>
            <w:tcW w:w="1531" w:type="dxa"/>
          </w:tcPr>
          <w:p w14:paraId="4F2B4612" w14:textId="77777777" w:rsidR="008A7137" w:rsidRPr="00DB7E0B" w:rsidRDefault="008A7137" w:rsidP="008F3A41">
            <w:pPr>
              <w:pStyle w:val="TableParagraph"/>
              <w:spacing w:line="480" w:lineRule="auto"/>
              <w:ind w:left="101"/>
              <w:rPr>
                <w:sz w:val="24"/>
                <w:szCs w:val="24"/>
              </w:rPr>
            </w:pPr>
            <w:r w:rsidRPr="00DB7E0B">
              <w:rPr>
                <w:sz w:val="24"/>
                <w:szCs w:val="24"/>
              </w:rPr>
              <w:t>(16-22</w:t>
            </w:r>
            <w:r w:rsidRPr="00DB7E0B">
              <w:rPr>
                <w:spacing w:val="-4"/>
                <w:sz w:val="24"/>
                <w:szCs w:val="24"/>
              </w:rPr>
              <w:t xml:space="preserve"> </w:t>
            </w:r>
            <w:r w:rsidRPr="00DB7E0B">
              <w:rPr>
                <w:spacing w:val="-2"/>
                <w:sz w:val="24"/>
                <w:szCs w:val="24"/>
              </w:rPr>
              <w:t>days)</w:t>
            </w:r>
          </w:p>
        </w:tc>
        <w:tc>
          <w:tcPr>
            <w:tcW w:w="1588" w:type="dxa"/>
          </w:tcPr>
          <w:p w14:paraId="4A2C0D56" w14:textId="77777777" w:rsidR="008A7137" w:rsidRPr="00DB7E0B" w:rsidRDefault="008A7137" w:rsidP="008F3A41">
            <w:pPr>
              <w:pStyle w:val="TableParagraph"/>
              <w:spacing w:line="480" w:lineRule="auto"/>
              <w:ind w:left="162"/>
              <w:rPr>
                <w:sz w:val="24"/>
                <w:szCs w:val="24"/>
              </w:rPr>
            </w:pPr>
            <w:r w:rsidRPr="00DB7E0B">
              <w:rPr>
                <w:sz w:val="24"/>
                <w:szCs w:val="24"/>
              </w:rPr>
              <w:t>(23-27</w:t>
            </w:r>
            <w:r w:rsidRPr="00DB7E0B">
              <w:rPr>
                <w:spacing w:val="-2"/>
                <w:sz w:val="24"/>
                <w:szCs w:val="24"/>
              </w:rPr>
              <w:t xml:space="preserve"> days)</w:t>
            </w:r>
          </w:p>
        </w:tc>
        <w:tc>
          <w:tcPr>
            <w:tcW w:w="806" w:type="dxa"/>
          </w:tcPr>
          <w:p w14:paraId="17086C32" w14:textId="77777777" w:rsidR="008A7137" w:rsidRPr="00DB7E0B" w:rsidRDefault="008A7137" w:rsidP="008F3A41">
            <w:pPr>
              <w:pStyle w:val="TableParagraph"/>
              <w:spacing w:line="480" w:lineRule="auto"/>
              <w:ind w:left="0"/>
              <w:rPr>
                <w:sz w:val="24"/>
                <w:szCs w:val="24"/>
              </w:rPr>
            </w:pPr>
          </w:p>
        </w:tc>
      </w:tr>
    </w:tbl>
    <w:p w14:paraId="25FACAA0" w14:textId="77777777" w:rsidR="008A7137" w:rsidRPr="00DB7E0B" w:rsidRDefault="008A7137" w:rsidP="008F3A41">
      <w:pPr>
        <w:spacing w:line="480" w:lineRule="auto"/>
      </w:pPr>
    </w:p>
    <w:p w14:paraId="1B42F52F" w14:textId="77777777" w:rsidR="00B765CB" w:rsidRPr="00DB7E0B" w:rsidRDefault="00B765CB" w:rsidP="008F3A41">
      <w:pPr>
        <w:spacing w:line="480" w:lineRule="auto"/>
      </w:pPr>
    </w:p>
    <w:p w14:paraId="0425B12C" w14:textId="77777777" w:rsidR="00B765CB" w:rsidRPr="00DB7E0B" w:rsidRDefault="00B765CB" w:rsidP="008F3A41">
      <w:pPr>
        <w:spacing w:line="480" w:lineRule="auto"/>
      </w:pPr>
    </w:p>
    <w:p w14:paraId="6E524546" w14:textId="77777777" w:rsidR="00B765CB" w:rsidRPr="00DB7E0B" w:rsidRDefault="00B765CB" w:rsidP="008465F2">
      <w:pPr>
        <w:pStyle w:val="ListParagraph"/>
        <w:widowControl w:val="0"/>
        <w:numPr>
          <w:ilvl w:val="0"/>
          <w:numId w:val="5"/>
        </w:numPr>
        <w:tabs>
          <w:tab w:val="left" w:pos="176"/>
          <w:tab w:val="left" w:pos="516"/>
        </w:tabs>
        <w:autoSpaceDE w:val="0"/>
        <w:autoSpaceDN w:val="0"/>
        <w:spacing w:after="0" w:line="480" w:lineRule="auto"/>
        <w:ind w:right="468" w:hanging="20"/>
        <w:contextualSpacing w:val="0"/>
        <w:rPr>
          <w:rFonts w:ascii="Times New Roman" w:hAnsi="Times New Roman" w:cs="Times New Roman"/>
        </w:rPr>
      </w:pPr>
      <w:r w:rsidRPr="00DB7E0B">
        <w:rPr>
          <w:rFonts w:ascii="Times New Roman" w:hAnsi="Times New Roman" w:cs="Times New Roman"/>
        </w:rPr>
        <w:t>On</w:t>
      </w:r>
      <w:r w:rsidRPr="00DB7E0B">
        <w:rPr>
          <w:rFonts w:ascii="Times New Roman" w:hAnsi="Times New Roman" w:cs="Times New Roman"/>
          <w:spacing w:val="-2"/>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many</w:t>
      </w:r>
      <w:r w:rsidRPr="00DB7E0B">
        <w:rPr>
          <w:rFonts w:ascii="Times New Roman" w:hAnsi="Times New Roman" w:cs="Times New Roman"/>
          <w:spacing w:val="-2"/>
        </w:rPr>
        <w:t xml:space="preserve"> </w:t>
      </w:r>
      <w:r w:rsidRPr="00DB7E0B">
        <w:rPr>
          <w:rFonts w:ascii="Times New Roman" w:hAnsi="Times New Roman" w:cs="Times New Roman"/>
        </w:rPr>
        <w:t>of</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4"/>
        </w:rPr>
        <w:t xml:space="preserve"> </w:t>
      </w:r>
      <w:r w:rsidRPr="00DB7E0B">
        <w:rPr>
          <w:rFonts w:ascii="Times New Roman" w:hAnsi="Times New Roman" w:cs="Times New Roman"/>
        </w:rPr>
        <w:t>had</w:t>
      </w:r>
      <w:r w:rsidRPr="00DB7E0B">
        <w:rPr>
          <w:rFonts w:ascii="Times New Roman" w:hAnsi="Times New Roman" w:cs="Times New Roman"/>
          <w:spacing w:val="-2"/>
        </w:rPr>
        <w:t xml:space="preserve"> </w:t>
      </w:r>
      <w:r w:rsidRPr="00DB7E0B">
        <w:rPr>
          <w:rFonts w:ascii="Times New Roman" w:hAnsi="Times New Roman" w:cs="Times New Roman"/>
        </w:rPr>
        <w:t>a</w:t>
      </w:r>
      <w:r w:rsidRPr="00DB7E0B">
        <w:rPr>
          <w:rFonts w:ascii="Times New Roman" w:hAnsi="Times New Roman" w:cs="Times New Roman"/>
          <w:spacing w:val="-2"/>
        </w:rPr>
        <w:t xml:space="preserve"> </w:t>
      </w:r>
      <w:r w:rsidRPr="00DB7E0B">
        <w:rPr>
          <w:rFonts w:ascii="Times New Roman" w:hAnsi="Times New Roman" w:cs="Times New Roman"/>
          <w:u w:val="single"/>
        </w:rPr>
        <w:t>very</w:t>
      </w:r>
      <w:r w:rsidRPr="00DB7E0B">
        <w:rPr>
          <w:rFonts w:ascii="Times New Roman" w:hAnsi="Times New Roman" w:cs="Times New Roman"/>
          <w:spacing w:val="-2"/>
          <w:u w:val="single"/>
        </w:rPr>
        <w:t xml:space="preserve"> </w:t>
      </w:r>
      <w:r w:rsidRPr="00DB7E0B">
        <w:rPr>
          <w:rFonts w:ascii="Times New Roman" w:hAnsi="Times New Roman" w:cs="Times New Roman"/>
          <w:u w:val="single"/>
        </w:rPr>
        <w:t>strong</w:t>
      </w:r>
      <w:r w:rsidRPr="00DB7E0B">
        <w:rPr>
          <w:rFonts w:ascii="Times New Roman" w:hAnsi="Times New Roman" w:cs="Times New Roman"/>
          <w:spacing w:val="-2"/>
          <w:u w:val="single"/>
        </w:rPr>
        <w:t xml:space="preserve"> </w:t>
      </w:r>
      <w:r w:rsidRPr="00DB7E0B">
        <w:rPr>
          <w:rFonts w:ascii="Times New Roman" w:hAnsi="Times New Roman" w:cs="Times New Roman"/>
          <w:u w:val="single"/>
        </w:rPr>
        <w:t>wish</w:t>
      </w:r>
      <w:r w:rsidRPr="00DB7E0B">
        <w:rPr>
          <w:rFonts w:ascii="Times New Roman" w:hAnsi="Times New Roman" w:cs="Times New Roman"/>
          <w:spacing w:val="-2"/>
        </w:rPr>
        <w:t xml:space="preserve"> </w:t>
      </w:r>
      <w:r w:rsidRPr="00DB7E0B">
        <w:rPr>
          <w:rFonts w:ascii="Times New Roman" w:hAnsi="Times New Roman" w:cs="Times New Roman"/>
        </w:rPr>
        <w:t>to</w:t>
      </w:r>
      <w:r w:rsidRPr="00DB7E0B">
        <w:rPr>
          <w:rFonts w:ascii="Times New Roman" w:hAnsi="Times New Roman" w:cs="Times New Roman"/>
          <w:spacing w:val="-2"/>
        </w:rPr>
        <w:t xml:space="preserve"> </w:t>
      </w:r>
      <w:r w:rsidRPr="00DB7E0B">
        <w:rPr>
          <w:rFonts w:ascii="Times New Roman" w:hAnsi="Times New Roman" w:cs="Times New Roman"/>
        </w:rPr>
        <w:t>lose</w:t>
      </w:r>
      <w:r w:rsidRPr="00DB7E0B">
        <w:rPr>
          <w:rFonts w:ascii="Times New Roman" w:hAnsi="Times New Roman" w:cs="Times New Roman"/>
          <w:spacing w:val="-3"/>
        </w:rPr>
        <w:t xml:space="preserve"> </w:t>
      </w:r>
      <w:r w:rsidRPr="00DB7E0B">
        <w:rPr>
          <w:rFonts w:ascii="Times New Roman" w:hAnsi="Times New Roman" w:cs="Times New Roman"/>
        </w:rPr>
        <w:t>weight?</w:t>
      </w:r>
      <w:r w:rsidRPr="00DB7E0B">
        <w:rPr>
          <w:rFonts w:ascii="Times New Roman" w:hAnsi="Times New Roman" w:cs="Times New Roman"/>
          <w:spacing w:val="-2"/>
        </w:rPr>
        <w:t xml:space="preserve"> </w:t>
      </w:r>
      <w:r w:rsidRPr="00DB7E0B">
        <w:rPr>
          <w:rFonts w:ascii="Times New Roman" w:hAnsi="Times New Roman" w:cs="Times New Roman"/>
        </w:rPr>
        <w:t xml:space="preserve">(circle </w:t>
      </w:r>
      <w:r w:rsidRPr="00DB7E0B">
        <w:rPr>
          <w:rFonts w:ascii="Times New Roman" w:hAnsi="Times New Roman" w:cs="Times New Roman"/>
          <w:spacing w:val="-4"/>
        </w:rPr>
        <w:t>one)</w:t>
      </w:r>
    </w:p>
    <w:p w14:paraId="65388DA8" w14:textId="77777777" w:rsidR="00B765CB" w:rsidRPr="00DB7E0B" w:rsidRDefault="00B765CB" w:rsidP="008F3A41">
      <w:pPr>
        <w:spacing w:before="56" w:line="480" w:lineRule="auto"/>
      </w:pPr>
    </w:p>
    <w:tbl>
      <w:tblPr>
        <w:tblW w:w="0" w:type="auto"/>
        <w:tblInd w:w="133" w:type="dxa"/>
        <w:tblLayout w:type="fixed"/>
        <w:tblCellMar>
          <w:left w:w="0" w:type="dxa"/>
          <w:right w:w="0" w:type="dxa"/>
        </w:tblCellMar>
        <w:tblLook w:val="01E0" w:firstRow="1" w:lastRow="1" w:firstColumn="1" w:lastColumn="1" w:noHBand="0" w:noVBand="0"/>
      </w:tblPr>
      <w:tblGrid>
        <w:gridCol w:w="1166"/>
        <w:gridCol w:w="1482"/>
        <w:gridCol w:w="1567"/>
        <w:gridCol w:w="1265"/>
        <w:gridCol w:w="1671"/>
        <w:gridCol w:w="1537"/>
        <w:gridCol w:w="781"/>
      </w:tblGrid>
      <w:tr w:rsidR="00B765CB" w:rsidRPr="00DB7E0B" w14:paraId="3DB70126" w14:textId="77777777">
        <w:trPr>
          <w:trHeight w:val="541"/>
        </w:trPr>
        <w:tc>
          <w:tcPr>
            <w:tcW w:w="1166" w:type="dxa"/>
          </w:tcPr>
          <w:p w14:paraId="459F5034" w14:textId="77777777" w:rsidR="00B765CB" w:rsidRPr="00DB7E0B" w:rsidRDefault="00B765CB" w:rsidP="008F3A41">
            <w:pPr>
              <w:pStyle w:val="TableParagraph"/>
              <w:spacing w:line="480" w:lineRule="auto"/>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0BD4C37E" w14:textId="77777777" w:rsidR="00B765CB" w:rsidRPr="00DB7E0B" w:rsidRDefault="00B765CB" w:rsidP="008F3A41">
            <w:pPr>
              <w:pStyle w:val="TableParagraph"/>
              <w:spacing w:line="480" w:lineRule="auto"/>
              <w:rPr>
                <w:sz w:val="24"/>
                <w:szCs w:val="24"/>
              </w:rPr>
            </w:pPr>
            <w:r w:rsidRPr="00DB7E0B">
              <w:rPr>
                <w:sz w:val="24"/>
                <w:szCs w:val="24"/>
              </w:rPr>
              <w:t xml:space="preserve">the </w:t>
            </w:r>
            <w:r w:rsidRPr="00DB7E0B">
              <w:rPr>
                <w:spacing w:val="-4"/>
                <w:sz w:val="24"/>
                <w:szCs w:val="24"/>
              </w:rPr>
              <w:t>days</w:t>
            </w:r>
          </w:p>
        </w:tc>
        <w:tc>
          <w:tcPr>
            <w:tcW w:w="1482" w:type="dxa"/>
          </w:tcPr>
          <w:p w14:paraId="7C5C8220" w14:textId="77777777" w:rsidR="00B765CB" w:rsidRPr="00DB7E0B" w:rsidRDefault="00B765CB" w:rsidP="008F3A41">
            <w:pPr>
              <w:pStyle w:val="TableParagraph"/>
              <w:spacing w:line="480" w:lineRule="auto"/>
              <w:ind w:left="323"/>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03F8FF2A" w14:textId="77777777" w:rsidR="00B765CB" w:rsidRPr="00DB7E0B" w:rsidRDefault="00B765CB" w:rsidP="008F3A41">
            <w:pPr>
              <w:pStyle w:val="TableParagraph"/>
              <w:spacing w:line="480" w:lineRule="auto"/>
              <w:ind w:left="335"/>
              <w:rPr>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tc>
        <w:tc>
          <w:tcPr>
            <w:tcW w:w="1567" w:type="dxa"/>
          </w:tcPr>
          <w:p w14:paraId="02619334" w14:textId="77777777" w:rsidR="00B765CB" w:rsidRPr="00DB7E0B" w:rsidRDefault="00B765CB" w:rsidP="008F3A41">
            <w:pPr>
              <w:pStyle w:val="TableParagraph"/>
              <w:spacing w:line="480" w:lineRule="auto"/>
              <w:ind w:left="293"/>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7458D40E" w14:textId="77777777" w:rsidR="00B765CB" w:rsidRPr="00DB7E0B" w:rsidRDefault="00B765CB" w:rsidP="008F3A41">
            <w:pPr>
              <w:pStyle w:val="TableParagraph"/>
              <w:spacing w:line="480" w:lineRule="auto"/>
              <w:ind w:left="187"/>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265" w:type="dxa"/>
          </w:tcPr>
          <w:p w14:paraId="0ECC16B3" w14:textId="77777777" w:rsidR="00B765CB" w:rsidRPr="00DB7E0B" w:rsidRDefault="00B765CB" w:rsidP="008F3A41">
            <w:pPr>
              <w:pStyle w:val="TableParagraph"/>
              <w:spacing w:line="480" w:lineRule="auto"/>
              <w:ind w:left="215"/>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468F93F0" w14:textId="77777777" w:rsidR="00B765CB" w:rsidRPr="00DB7E0B" w:rsidRDefault="00B765CB" w:rsidP="008F3A41">
            <w:pPr>
              <w:pStyle w:val="TableParagraph"/>
              <w:spacing w:line="480" w:lineRule="auto"/>
              <w:ind w:left="275"/>
              <w:rPr>
                <w:sz w:val="24"/>
                <w:szCs w:val="24"/>
              </w:rPr>
            </w:pPr>
            <w:r w:rsidRPr="00DB7E0B">
              <w:rPr>
                <w:spacing w:val="-4"/>
                <w:sz w:val="24"/>
                <w:szCs w:val="24"/>
              </w:rPr>
              <w:t>days</w:t>
            </w:r>
          </w:p>
        </w:tc>
        <w:tc>
          <w:tcPr>
            <w:tcW w:w="1671" w:type="dxa"/>
          </w:tcPr>
          <w:p w14:paraId="0D2B3FE6" w14:textId="77777777" w:rsidR="00B765CB" w:rsidRPr="00DB7E0B" w:rsidRDefault="00B765CB" w:rsidP="008F3A41">
            <w:pPr>
              <w:pStyle w:val="TableParagraph"/>
              <w:spacing w:line="480" w:lineRule="auto"/>
              <w:ind w:left="388"/>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4F3F08A3" w14:textId="77777777" w:rsidR="00B765CB" w:rsidRPr="00DB7E0B" w:rsidRDefault="00B765CB" w:rsidP="008F3A41">
            <w:pPr>
              <w:pStyle w:val="TableParagraph"/>
              <w:spacing w:line="480" w:lineRule="auto"/>
              <w:ind w:left="27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tc>
        <w:tc>
          <w:tcPr>
            <w:tcW w:w="1537" w:type="dxa"/>
          </w:tcPr>
          <w:p w14:paraId="403B23E4" w14:textId="77777777" w:rsidR="00B765CB" w:rsidRPr="00DB7E0B" w:rsidRDefault="00B765CB" w:rsidP="008F3A41">
            <w:pPr>
              <w:pStyle w:val="TableParagraph"/>
              <w:spacing w:line="480" w:lineRule="auto"/>
              <w:ind w:left="219"/>
              <w:rPr>
                <w:sz w:val="24"/>
                <w:szCs w:val="24"/>
              </w:rPr>
            </w:pPr>
            <w:r w:rsidRPr="00DB7E0B">
              <w:rPr>
                <w:sz w:val="24"/>
                <w:szCs w:val="24"/>
              </w:rPr>
              <w:t xml:space="preserve">Most </w:t>
            </w:r>
            <w:r w:rsidRPr="00DB7E0B">
              <w:rPr>
                <w:spacing w:val="-5"/>
                <w:sz w:val="24"/>
                <w:szCs w:val="24"/>
              </w:rPr>
              <w:t>of</w:t>
            </w:r>
          </w:p>
          <w:p w14:paraId="37DCB107" w14:textId="77777777" w:rsidR="00B765CB" w:rsidRPr="00DB7E0B" w:rsidRDefault="00B765CB" w:rsidP="008F3A41">
            <w:pPr>
              <w:pStyle w:val="TableParagraph"/>
              <w:spacing w:line="480" w:lineRule="auto"/>
              <w:ind w:left="219"/>
              <w:rPr>
                <w:sz w:val="24"/>
                <w:szCs w:val="24"/>
              </w:rPr>
            </w:pPr>
            <w:r w:rsidRPr="00DB7E0B">
              <w:rPr>
                <w:sz w:val="24"/>
                <w:szCs w:val="24"/>
              </w:rPr>
              <w:t xml:space="preserve">the </w:t>
            </w:r>
            <w:r w:rsidRPr="00DB7E0B">
              <w:rPr>
                <w:spacing w:val="-4"/>
                <w:sz w:val="24"/>
                <w:szCs w:val="24"/>
              </w:rPr>
              <w:t>days</w:t>
            </w:r>
          </w:p>
        </w:tc>
        <w:tc>
          <w:tcPr>
            <w:tcW w:w="781" w:type="dxa"/>
          </w:tcPr>
          <w:p w14:paraId="28803329" w14:textId="77777777" w:rsidR="00B765CB" w:rsidRPr="00DB7E0B" w:rsidRDefault="00B765CB" w:rsidP="008F3A41">
            <w:pPr>
              <w:pStyle w:val="TableParagraph"/>
              <w:spacing w:line="480" w:lineRule="auto"/>
              <w:ind w:left="156"/>
              <w:rPr>
                <w:sz w:val="24"/>
                <w:szCs w:val="24"/>
              </w:rPr>
            </w:pPr>
            <w:r w:rsidRPr="00DB7E0B">
              <w:rPr>
                <w:spacing w:val="-4"/>
                <w:sz w:val="24"/>
                <w:szCs w:val="24"/>
              </w:rPr>
              <w:t>Every</w:t>
            </w:r>
          </w:p>
          <w:p w14:paraId="593768A9" w14:textId="77777777" w:rsidR="00B765CB" w:rsidRPr="00DB7E0B" w:rsidRDefault="00B765CB" w:rsidP="008F3A41">
            <w:pPr>
              <w:pStyle w:val="TableParagraph"/>
              <w:spacing w:line="480" w:lineRule="auto"/>
              <w:ind w:left="243"/>
              <w:rPr>
                <w:sz w:val="24"/>
                <w:szCs w:val="24"/>
              </w:rPr>
            </w:pPr>
            <w:r w:rsidRPr="00DB7E0B">
              <w:rPr>
                <w:spacing w:val="-5"/>
                <w:sz w:val="24"/>
                <w:szCs w:val="24"/>
              </w:rPr>
              <w:t>day</w:t>
            </w:r>
          </w:p>
        </w:tc>
      </w:tr>
      <w:tr w:rsidR="00B765CB" w:rsidRPr="00DB7E0B" w14:paraId="3E237B9F" w14:textId="77777777">
        <w:trPr>
          <w:trHeight w:val="276"/>
        </w:trPr>
        <w:tc>
          <w:tcPr>
            <w:tcW w:w="2648" w:type="dxa"/>
            <w:gridSpan w:val="2"/>
          </w:tcPr>
          <w:p w14:paraId="30B3DBE8" w14:textId="77777777" w:rsidR="00B765CB" w:rsidRPr="00DB7E0B" w:rsidRDefault="00B765CB" w:rsidP="008F3A41">
            <w:pPr>
              <w:pStyle w:val="TableParagraph"/>
              <w:spacing w:line="480" w:lineRule="auto"/>
              <w:ind w:left="1489"/>
              <w:rPr>
                <w:sz w:val="24"/>
                <w:szCs w:val="24"/>
              </w:rPr>
            </w:pPr>
            <w:r w:rsidRPr="00DB7E0B">
              <w:rPr>
                <w:sz w:val="24"/>
                <w:szCs w:val="24"/>
              </w:rPr>
              <w:t>(1-5</w:t>
            </w:r>
            <w:r w:rsidRPr="00DB7E0B">
              <w:rPr>
                <w:spacing w:val="-2"/>
                <w:sz w:val="24"/>
                <w:szCs w:val="24"/>
              </w:rPr>
              <w:t xml:space="preserve"> days)</w:t>
            </w:r>
          </w:p>
        </w:tc>
        <w:tc>
          <w:tcPr>
            <w:tcW w:w="1567" w:type="dxa"/>
          </w:tcPr>
          <w:p w14:paraId="7F082998" w14:textId="77777777" w:rsidR="00B765CB" w:rsidRPr="00DB7E0B" w:rsidRDefault="00B765CB" w:rsidP="008F3A41">
            <w:pPr>
              <w:pStyle w:val="TableParagraph"/>
              <w:spacing w:line="480" w:lineRule="auto"/>
              <w:ind w:left="180"/>
              <w:rPr>
                <w:sz w:val="24"/>
                <w:szCs w:val="24"/>
              </w:rPr>
            </w:pPr>
            <w:r w:rsidRPr="00DB7E0B">
              <w:rPr>
                <w:sz w:val="24"/>
                <w:szCs w:val="24"/>
              </w:rPr>
              <w:t>(6-12</w:t>
            </w:r>
            <w:r w:rsidRPr="00DB7E0B">
              <w:rPr>
                <w:spacing w:val="-1"/>
                <w:sz w:val="24"/>
                <w:szCs w:val="24"/>
              </w:rPr>
              <w:t xml:space="preserve"> </w:t>
            </w:r>
            <w:r w:rsidRPr="00DB7E0B">
              <w:rPr>
                <w:spacing w:val="-2"/>
                <w:sz w:val="24"/>
                <w:szCs w:val="24"/>
              </w:rPr>
              <w:t>days)</w:t>
            </w:r>
          </w:p>
        </w:tc>
        <w:tc>
          <w:tcPr>
            <w:tcW w:w="2936" w:type="dxa"/>
            <w:gridSpan w:val="2"/>
          </w:tcPr>
          <w:p w14:paraId="7730B602" w14:textId="23C1E45C" w:rsidR="00B765CB" w:rsidRPr="00DB7E0B" w:rsidRDefault="00B765CB" w:rsidP="008F3A41">
            <w:pPr>
              <w:pStyle w:val="TableParagraph"/>
              <w:spacing w:line="480" w:lineRule="auto"/>
              <w:ind w:left="155"/>
              <w:rPr>
                <w:sz w:val="24"/>
                <w:szCs w:val="24"/>
              </w:rPr>
            </w:pPr>
            <w:r w:rsidRPr="00DB7E0B">
              <w:rPr>
                <w:sz w:val="24"/>
                <w:szCs w:val="24"/>
              </w:rPr>
              <w:t>(13-15</w:t>
            </w:r>
            <w:r w:rsidRPr="00DB7E0B">
              <w:rPr>
                <w:spacing w:val="-1"/>
                <w:sz w:val="24"/>
                <w:szCs w:val="24"/>
              </w:rPr>
              <w:t xml:space="preserve"> </w:t>
            </w:r>
            <w:r w:rsidR="00004E20" w:rsidRPr="00DB7E0B">
              <w:rPr>
                <w:sz w:val="24"/>
                <w:szCs w:val="24"/>
              </w:rPr>
              <w:t>days)</w:t>
            </w:r>
            <w:r w:rsidR="00004E20" w:rsidRPr="00DB7E0B">
              <w:rPr>
                <w:spacing w:val="29"/>
                <w:sz w:val="24"/>
                <w:szCs w:val="24"/>
              </w:rPr>
              <w:t xml:space="preserve"> (</w:t>
            </w:r>
            <w:r w:rsidRPr="00DB7E0B">
              <w:rPr>
                <w:sz w:val="24"/>
                <w:szCs w:val="24"/>
              </w:rPr>
              <w:t>16-22</w:t>
            </w:r>
            <w:r w:rsidRPr="00DB7E0B">
              <w:rPr>
                <w:spacing w:val="-1"/>
                <w:sz w:val="24"/>
                <w:szCs w:val="24"/>
              </w:rPr>
              <w:t xml:space="preserve"> </w:t>
            </w:r>
            <w:r w:rsidRPr="00DB7E0B">
              <w:rPr>
                <w:spacing w:val="-2"/>
                <w:sz w:val="24"/>
                <w:szCs w:val="24"/>
              </w:rPr>
              <w:t>days)</w:t>
            </w:r>
          </w:p>
        </w:tc>
        <w:tc>
          <w:tcPr>
            <w:tcW w:w="2318" w:type="dxa"/>
            <w:gridSpan w:val="2"/>
          </w:tcPr>
          <w:p w14:paraId="22C36C6E" w14:textId="77777777" w:rsidR="00B765CB" w:rsidRPr="00DB7E0B" w:rsidRDefault="00B765CB" w:rsidP="008F3A41">
            <w:pPr>
              <w:pStyle w:val="TableParagraph"/>
              <w:spacing w:line="480" w:lineRule="auto"/>
              <w:ind w:left="159"/>
              <w:rPr>
                <w:sz w:val="24"/>
                <w:szCs w:val="24"/>
              </w:rPr>
            </w:pPr>
            <w:r w:rsidRPr="00DB7E0B">
              <w:rPr>
                <w:sz w:val="24"/>
                <w:szCs w:val="24"/>
              </w:rPr>
              <w:t>(23-27</w:t>
            </w:r>
            <w:r w:rsidRPr="00DB7E0B">
              <w:rPr>
                <w:spacing w:val="-2"/>
                <w:sz w:val="24"/>
                <w:szCs w:val="24"/>
              </w:rPr>
              <w:t xml:space="preserve"> days)</w:t>
            </w:r>
          </w:p>
        </w:tc>
      </w:tr>
    </w:tbl>
    <w:p w14:paraId="724A5D6C" w14:textId="77777777" w:rsidR="00B765CB" w:rsidRPr="00DB7E0B" w:rsidRDefault="00B765CB" w:rsidP="008F3A41">
      <w:pPr>
        <w:spacing w:line="480" w:lineRule="auto"/>
      </w:pPr>
    </w:p>
    <w:p w14:paraId="29EEF032" w14:textId="77777777" w:rsidR="00B765CB" w:rsidRPr="00DB7E0B" w:rsidRDefault="00B765CB" w:rsidP="008465F2">
      <w:pPr>
        <w:pStyle w:val="ListParagraph"/>
        <w:widowControl w:val="0"/>
        <w:numPr>
          <w:ilvl w:val="0"/>
          <w:numId w:val="5"/>
        </w:numPr>
        <w:tabs>
          <w:tab w:val="left" w:pos="536"/>
        </w:tabs>
        <w:autoSpaceDE w:val="0"/>
        <w:autoSpaceDN w:val="0"/>
        <w:spacing w:before="1" w:after="0" w:line="480" w:lineRule="auto"/>
        <w:ind w:right="200" w:firstLine="0"/>
        <w:contextualSpacing w:val="0"/>
        <w:rPr>
          <w:rFonts w:ascii="Times New Roman" w:hAnsi="Times New Roman" w:cs="Times New Roman"/>
        </w:rPr>
      </w:pPr>
      <w:r w:rsidRPr="00DB7E0B">
        <w:rPr>
          <w:rFonts w:ascii="Times New Roman" w:hAnsi="Times New Roman" w:cs="Times New Roman"/>
        </w:rPr>
        <w:t xml:space="preserve">Over the past 28 days, on how many of the times that you have eaten have you felt </w:t>
      </w:r>
      <w:r w:rsidRPr="00DB7E0B">
        <w:rPr>
          <w:rFonts w:ascii="Times New Roman" w:hAnsi="Times New Roman" w:cs="Times New Roman"/>
          <w:u w:val="single"/>
        </w:rPr>
        <w:t>guilty</w:t>
      </w:r>
      <w:r w:rsidRPr="00DB7E0B">
        <w:rPr>
          <w:rFonts w:ascii="Times New Roman" w:hAnsi="Times New Roman" w:cs="Times New Roman"/>
        </w:rPr>
        <w:t xml:space="preserve"> (that</w:t>
      </w:r>
      <w:r w:rsidRPr="00DB7E0B">
        <w:rPr>
          <w:rFonts w:ascii="Times New Roman" w:hAnsi="Times New Roman" w:cs="Times New Roman"/>
          <w:spacing w:val="-3"/>
        </w:rPr>
        <w:t xml:space="preserve"> </w:t>
      </w:r>
      <w:r w:rsidRPr="00DB7E0B">
        <w:rPr>
          <w:rFonts w:ascii="Times New Roman" w:hAnsi="Times New Roman" w:cs="Times New Roman"/>
        </w:rPr>
        <w:t>you've</w:t>
      </w:r>
      <w:r w:rsidRPr="00DB7E0B">
        <w:rPr>
          <w:rFonts w:ascii="Times New Roman" w:hAnsi="Times New Roman" w:cs="Times New Roman"/>
          <w:spacing w:val="-3"/>
        </w:rPr>
        <w:t xml:space="preserve"> </w:t>
      </w:r>
      <w:r w:rsidRPr="00DB7E0B">
        <w:rPr>
          <w:rFonts w:ascii="Times New Roman" w:hAnsi="Times New Roman" w:cs="Times New Roman"/>
        </w:rPr>
        <w:t>done</w:t>
      </w:r>
      <w:r w:rsidRPr="00DB7E0B">
        <w:rPr>
          <w:rFonts w:ascii="Times New Roman" w:hAnsi="Times New Roman" w:cs="Times New Roman"/>
          <w:spacing w:val="-4"/>
        </w:rPr>
        <w:t xml:space="preserve"> </w:t>
      </w:r>
      <w:r w:rsidRPr="00DB7E0B">
        <w:rPr>
          <w:rFonts w:ascii="Times New Roman" w:hAnsi="Times New Roman" w:cs="Times New Roman"/>
        </w:rPr>
        <w:t>something</w:t>
      </w:r>
      <w:r w:rsidRPr="00DB7E0B">
        <w:rPr>
          <w:rFonts w:ascii="Times New Roman" w:hAnsi="Times New Roman" w:cs="Times New Roman"/>
          <w:spacing w:val="-3"/>
        </w:rPr>
        <w:t xml:space="preserve"> </w:t>
      </w:r>
      <w:r w:rsidRPr="00DB7E0B">
        <w:rPr>
          <w:rFonts w:ascii="Times New Roman" w:hAnsi="Times New Roman" w:cs="Times New Roman"/>
        </w:rPr>
        <w:t>wrong)</w:t>
      </w:r>
      <w:r w:rsidRPr="00DB7E0B">
        <w:rPr>
          <w:rFonts w:ascii="Times New Roman" w:hAnsi="Times New Roman" w:cs="Times New Roman"/>
          <w:spacing w:val="-3"/>
        </w:rPr>
        <w:t xml:space="preserve"> </w:t>
      </w:r>
      <w:r w:rsidRPr="00DB7E0B">
        <w:rPr>
          <w:rFonts w:ascii="Times New Roman" w:hAnsi="Times New Roman" w:cs="Times New Roman"/>
        </w:rPr>
        <w:t>because</w:t>
      </w:r>
      <w:r w:rsidRPr="00DB7E0B">
        <w:rPr>
          <w:rFonts w:ascii="Times New Roman" w:hAnsi="Times New Roman" w:cs="Times New Roman"/>
          <w:spacing w:val="-4"/>
        </w:rPr>
        <w:t xml:space="preserve"> </w:t>
      </w:r>
      <w:r w:rsidRPr="00DB7E0B">
        <w:rPr>
          <w:rFonts w:ascii="Times New Roman" w:hAnsi="Times New Roman" w:cs="Times New Roman"/>
        </w:rPr>
        <w:t>of</w:t>
      </w:r>
      <w:r w:rsidRPr="00DB7E0B">
        <w:rPr>
          <w:rFonts w:ascii="Times New Roman" w:hAnsi="Times New Roman" w:cs="Times New Roman"/>
          <w:spacing w:val="-3"/>
        </w:rPr>
        <w:t xml:space="preserve"> </w:t>
      </w:r>
      <w:r w:rsidRPr="00DB7E0B">
        <w:rPr>
          <w:rFonts w:ascii="Times New Roman" w:hAnsi="Times New Roman" w:cs="Times New Roman"/>
        </w:rPr>
        <w:t>how</w:t>
      </w:r>
      <w:r w:rsidRPr="00DB7E0B">
        <w:rPr>
          <w:rFonts w:ascii="Times New Roman" w:hAnsi="Times New Roman" w:cs="Times New Roman"/>
          <w:spacing w:val="-3"/>
        </w:rPr>
        <w:t xml:space="preserve"> </w:t>
      </w:r>
      <w:r w:rsidRPr="00DB7E0B">
        <w:rPr>
          <w:rFonts w:ascii="Times New Roman" w:hAnsi="Times New Roman" w:cs="Times New Roman"/>
        </w:rPr>
        <w:t>it</w:t>
      </w:r>
      <w:r w:rsidRPr="00DB7E0B">
        <w:rPr>
          <w:rFonts w:ascii="Times New Roman" w:hAnsi="Times New Roman" w:cs="Times New Roman"/>
          <w:spacing w:val="-3"/>
        </w:rPr>
        <w:t xml:space="preserve"> </w:t>
      </w:r>
      <w:r w:rsidRPr="00DB7E0B">
        <w:rPr>
          <w:rFonts w:ascii="Times New Roman" w:hAnsi="Times New Roman" w:cs="Times New Roman"/>
        </w:rPr>
        <w:t>might</w:t>
      </w:r>
      <w:r w:rsidRPr="00DB7E0B">
        <w:rPr>
          <w:rFonts w:ascii="Times New Roman" w:hAnsi="Times New Roman" w:cs="Times New Roman"/>
          <w:spacing w:val="-3"/>
        </w:rPr>
        <w:t xml:space="preserve"> </w:t>
      </w:r>
      <w:r w:rsidRPr="00DB7E0B">
        <w:rPr>
          <w:rFonts w:ascii="Times New Roman" w:hAnsi="Times New Roman" w:cs="Times New Roman"/>
        </w:rPr>
        <w:t>change</w:t>
      </w:r>
      <w:r w:rsidRPr="00DB7E0B">
        <w:rPr>
          <w:rFonts w:ascii="Times New Roman" w:hAnsi="Times New Roman" w:cs="Times New Roman"/>
          <w:spacing w:val="-4"/>
        </w:rPr>
        <w:t xml:space="preserve"> </w:t>
      </w:r>
      <w:r w:rsidRPr="00DB7E0B">
        <w:rPr>
          <w:rFonts w:ascii="Times New Roman" w:hAnsi="Times New Roman" w:cs="Times New Roman"/>
        </w:rPr>
        <w:t>your</w:t>
      </w:r>
      <w:r w:rsidRPr="00DB7E0B">
        <w:rPr>
          <w:rFonts w:ascii="Times New Roman" w:hAnsi="Times New Roman" w:cs="Times New Roman"/>
          <w:spacing w:val="-4"/>
        </w:rPr>
        <w:t xml:space="preserve"> </w:t>
      </w:r>
      <w:r w:rsidRPr="00DB7E0B">
        <w:rPr>
          <w:rFonts w:ascii="Times New Roman" w:hAnsi="Times New Roman" w:cs="Times New Roman"/>
        </w:rPr>
        <w:t>shape</w:t>
      </w:r>
      <w:r w:rsidRPr="00DB7E0B">
        <w:rPr>
          <w:rFonts w:ascii="Times New Roman" w:hAnsi="Times New Roman" w:cs="Times New Roman"/>
          <w:spacing w:val="-4"/>
        </w:rPr>
        <w:t xml:space="preserve"> </w:t>
      </w:r>
      <w:r w:rsidRPr="00DB7E0B">
        <w:rPr>
          <w:rFonts w:ascii="Times New Roman" w:hAnsi="Times New Roman" w:cs="Times New Roman"/>
        </w:rPr>
        <w:t>or</w:t>
      </w:r>
      <w:r w:rsidRPr="00DB7E0B">
        <w:rPr>
          <w:rFonts w:ascii="Times New Roman" w:hAnsi="Times New Roman" w:cs="Times New Roman"/>
          <w:spacing w:val="-4"/>
        </w:rPr>
        <w:t xml:space="preserve"> </w:t>
      </w:r>
      <w:r w:rsidRPr="00DB7E0B">
        <w:rPr>
          <w:rFonts w:ascii="Times New Roman" w:hAnsi="Times New Roman" w:cs="Times New Roman"/>
        </w:rPr>
        <w:t xml:space="preserve">weight? Do </w:t>
      </w:r>
      <w:r w:rsidRPr="00DB7E0B">
        <w:rPr>
          <w:rFonts w:ascii="Times New Roman" w:hAnsi="Times New Roman" w:cs="Times New Roman"/>
          <w:u w:val="single"/>
        </w:rPr>
        <w:t>not</w:t>
      </w:r>
      <w:r w:rsidRPr="00DB7E0B">
        <w:rPr>
          <w:rFonts w:ascii="Times New Roman" w:hAnsi="Times New Roman" w:cs="Times New Roman"/>
        </w:rPr>
        <w:t xml:space="preserve"> count binges (circle one)</w:t>
      </w:r>
    </w:p>
    <w:p w14:paraId="4E8180A9" w14:textId="77777777" w:rsidR="00B765CB" w:rsidRPr="00DB7E0B" w:rsidRDefault="00B765CB" w:rsidP="008F3A41">
      <w:pPr>
        <w:spacing w:before="56" w:after="1" w:line="480" w:lineRule="auto"/>
      </w:pPr>
    </w:p>
    <w:tbl>
      <w:tblPr>
        <w:tblW w:w="0" w:type="auto"/>
        <w:tblInd w:w="114" w:type="dxa"/>
        <w:tblLayout w:type="fixed"/>
        <w:tblCellMar>
          <w:left w:w="0" w:type="dxa"/>
          <w:right w:w="0" w:type="dxa"/>
        </w:tblCellMar>
        <w:tblLook w:val="01E0" w:firstRow="1" w:lastRow="1" w:firstColumn="1" w:lastColumn="1" w:noHBand="0" w:noVBand="0"/>
      </w:tblPr>
      <w:tblGrid>
        <w:gridCol w:w="1216"/>
        <w:gridCol w:w="1390"/>
        <w:gridCol w:w="1679"/>
        <w:gridCol w:w="1213"/>
        <w:gridCol w:w="1733"/>
        <w:gridCol w:w="1284"/>
        <w:gridCol w:w="968"/>
      </w:tblGrid>
      <w:tr w:rsidR="00B765CB" w:rsidRPr="00DB7E0B" w14:paraId="2F577D25" w14:textId="77777777">
        <w:trPr>
          <w:trHeight w:val="270"/>
        </w:trPr>
        <w:tc>
          <w:tcPr>
            <w:tcW w:w="1216" w:type="dxa"/>
          </w:tcPr>
          <w:p w14:paraId="5931ACB5" w14:textId="77777777" w:rsidR="00B765CB" w:rsidRPr="00DB7E0B" w:rsidRDefault="00B765CB" w:rsidP="008F3A41">
            <w:pPr>
              <w:pStyle w:val="TableParagraph"/>
              <w:spacing w:line="480" w:lineRule="auto"/>
              <w:ind w:left="0" w:right="325"/>
              <w:jc w:val="right"/>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tc>
        <w:tc>
          <w:tcPr>
            <w:tcW w:w="1390" w:type="dxa"/>
          </w:tcPr>
          <w:p w14:paraId="61BB895F" w14:textId="77777777" w:rsidR="00B765CB" w:rsidRPr="00DB7E0B" w:rsidRDefault="00B765CB" w:rsidP="008F3A41">
            <w:pPr>
              <w:pStyle w:val="TableParagraph"/>
              <w:spacing w:line="480" w:lineRule="auto"/>
              <w:ind w:left="97" w:right="50"/>
              <w:jc w:val="center"/>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tc>
        <w:tc>
          <w:tcPr>
            <w:tcW w:w="1679" w:type="dxa"/>
          </w:tcPr>
          <w:p w14:paraId="7291F7BF" w14:textId="77777777" w:rsidR="00B765CB" w:rsidRPr="00DB7E0B" w:rsidRDefault="00B765CB" w:rsidP="008F3A41">
            <w:pPr>
              <w:pStyle w:val="TableParagraph"/>
              <w:spacing w:line="480" w:lineRule="auto"/>
              <w:ind w:left="46" w:right="101"/>
              <w:jc w:val="center"/>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tc>
        <w:tc>
          <w:tcPr>
            <w:tcW w:w="1213" w:type="dxa"/>
          </w:tcPr>
          <w:p w14:paraId="64DA4C5A" w14:textId="77777777" w:rsidR="00B765CB" w:rsidRPr="00DB7E0B" w:rsidRDefault="00B765CB" w:rsidP="008F3A41">
            <w:pPr>
              <w:pStyle w:val="TableParagraph"/>
              <w:spacing w:line="480" w:lineRule="auto"/>
              <w:ind w:left="164"/>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tc>
        <w:tc>
          <w:tcPr>
            <w:tcW w:w="1733" w:type="dxa"/>
          </w:tcPr>
          <w:p w14:paraId="25AFFD2D" w14:textId="77777777" w:rsidR="00B765CB" w:rsidRPr="00DB7E0B" w:rsidRDefault="00B765CB" w:rsidP="008F3A41">
            <w:pPr>
              <w:pStyle w:val="TableParagraph"/>
              <w:spacing w:line="480" w:lineRule="auto"/>
              <w:ind w:left="116" w:right="76"/>
              <w:jc w:val="center"/>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tc>
        <w:tc>
          <w:tcPr>
            <w:tcW w:w="1284" w:type="dxa"/>
          </w:tcPr>
          <w:p w14:paraId="6B907113" w14:textId="77777777" w:rsidR="00B765CB" w:rsidRPr="00DB7E0B" w:rsidRDefault="00B765CB" w:rsidP="008F3A41">
            <w:pPr>
              <w:pStyle w:val="TableParagraph"/>
              <w:spacing w:line="480" w:lineRule="auto"/>
              <w:ind w:left="159"/>
              <w:rPr>
                <w:sz w:val="24"/>
                <w:szCs w:val="24"/>
              </w:rPr>
            </w:pPr>
            <w:r w:rsidRPr="00DB7E0B">
              <w:rPr>
                <w:sz w:val="24"/>
                <w:szCs w:val="24"/>
              </w:rPr>
              <w:t xml:space="preserve">Most </w:t>
            </w:r>
            <w:r w:rsidRPr="00DB7E0B">
              <w:rPr>
                <w:spacing w:val="-5"/>
                <w:sz w:val="24"/>
                <w:szCs w:val="24"/>
              </w:rPr>
              <w:t>of</w:t>
            </w:r>
          </w:p>
        </w:tc>
        <w:tc>
          <w:tcPr>
            <w:tcW w:w="968" w:type="dxa"/>
          </w:tcPr>
          <w:p w14:paraId="1F4EDBEB" w14:textId="77777777" w:rsidR="00B765CB" w:rsidRPr="00DB7E0B" w:rsidRDefault="00B765CB" w:rsidP="008F3A41">
            <w:pPr>
              <w:pStyle w:val="TableParagraph"/>
              <w:spacing w:line="480" w:lineRule="auto"/>
              <w:ind w:left="348"/>
              <w:rPr>
                <w:sz w:val="24"/>
                <w:szCs w:val="24"/>
              </w:rPr>
            </w:pPr>
            <w:r w:rsidRPr="00DB7E0B">
              <w:rPr>
                <w:spacing w:val="-4"/>
                <w:sz w:val="24"/>
                <w:szCs w:val="24"/>
              </w:rPr>
              <w:t>Every</w:t>
            </w:r>
          </w:p>
        </w:tc>
      </w:tr>
      <w:tr w:rsidR="00B765CB" w:rsidRPr="00DB7E0B" w14:paraId="5645FD00" w14:textId="77777777">
        <w:trPr>
          <w:trHeight w:val="270"/>
        </w:trPr>
        <w:tc>
          <w:tcPr>
            <w:tcW w:w="1216" w:type="dxa"/>
          </w:tcPr>
          <w:p w14:paraId="4A68C5D0" w14:textId="77777777" w:rsidR="00B765CB" w:rsidRPr="00DB7E0B" w:rsidRDefault="00B765CB" w:rsidP="008F3A41">
            <w:pPr>
              <w:pStyle w:val="TableParagraph"/>
              <w:spacing w:line="480" w:lineRule="auto"/>
              <w:ind w:left="0" w:right="291"/>
              <w:jc w:val="right"/>
              <w:rPr>
                <w:sz w:val="24"/>
                <w:szCs w:val="24"/>
              </w:rPr>
            </w:pPr>
            <w:r w:rsidRPr="00DB7E0B">
              <w:rPr>
                <w:sz w:val="24"/>
                <w:szCs w:val="24"/>
              </w:rPr>
              <w:t xml:space="preserve">the </w:t>
            </w:r>
            <w:r w:rsidRPr="00DB7E0B">
              <w:rPr>
                <w:spacing w:val="-2"/>
                <w:sz w:val="24"/>
                <w:szCs w:val="24"/>
              </w:rPr>
              <w:t>times</w:t>
            </w:r>
          </w:p>
        </w:tc>
        <w:tc>
          <w:tcPr>
            <w:tcW w:w="1390" w:type="dxa"/>
          </w:tcPr>
          <w:p w14:paraId="3079A071" w14:textId="77777777" w:rsidR="00B765CB" w:rsidRPr="00DB7E0B" w:rsidRDefault="00B765CB" w:rsidP="008F3A41">
            <w:pPr>
              <w:pStyle w:val="TableParagraph"/>
              <w:spacing w:line="480" w:lineRule="auto"/>
              <w:ind w:left="97"/>
              <w:jc w:val="center"/>
              <w:rPr>
                <w:sz w:val="24"/>
                <w:szCs w:val="24"/>
              </w:rPr>
            </w:pPr>
            <w:r w:rsidRPr="00DB7E0B">
              <w:rPr>
                <w:sz w:val="24"/>
                <w:szCs w:val="24"/>
              </w:rPr>
              <w:t>the</w:t>
            </w:r>
            <w:r w:rsidRPr="00DB7E0B">
              <w:rPr>
                <w:spacing w:val="-1"/>
                <w:sz w:val="24"/>
                <w:szCs w:val="24"/>
              </w:rPr>
              <w:t xml:space="preserve"> </w:t>
            </w:r>
            <w:r w:rsidRPr="00DB7E0B">
              <w:rPr>
                <w:spacing w:val="-2"/>
                <w:sz w:val="24"/>
                <w:szCs w:val="24"/>
              </w:rPr>
              <w:t>times</w:t>
            </w:r>
          </w:p>
        </w:tc>
        <w:tc>
          <w:tcPr>
            <w:tcW w:w="1679" w:type="dxa"/>
          </w:tcPr>
          <w:p w14:paraId="450CEDC3" w14:textId="77777777" w:rsidR="00B765CB" w:rsidRPr="00DB7E0B" w:rsidRDefault="00B765CB" w:rsidP="008F3A41">
            <w:pPr>
              <w:pStyle w:val="TableParagraph"/>
              <w:spacing w:line="480" w:lineRule="auto"/>
              <w:ind w:left="101" w:right="55"/>
              <w:jc w:val="center"/>
              <w:rPr>
                <w:sz w:val="24"/>
                <w:szCs w:val="24"/>
              </w:rPr>
            </w:pPr>
            <w:r w:rsidRPr="00DB7E0B">
              <w:rPr>
                <w:sz w:val="24"/>
                <w:szCs w:val="24"/>
              </w:rPr>
              <w:t>half</w:t>
            </w:r>
            <w:r w:rsidRPr="00DB7E0B">
              <w:rPr>
                <w:spacing w:val="-1"/>
                <w:sz w:val="24"/>
                <w:szCs w:val="24"/>
              </w:rPr>
              <w:t xml:space="preserve"> </w:t>
            </w:r>
            <w:r w:rsidRPr="00DB7E0B">
              <w:rPr>
                <w:sz w:val="24"/>
                <w:szCs w:val="24"/>
              </w:rPr>
              <w:t>the</w:t>
            </w:r>
            <w:r w:rsidRPr="00DB7E0B">
              <w:rPr>
                <w:spacing w:val="-2"/>
                <w:sz w:val="24"/>
                <w:szCs w:val="24"/>
              </w:rPr>
              <w:t xml:space="preserve"> times</w:t>
            </w:r>
          </w:p>
        </w:tc>
        <w:tc>
          <w:tcPr>
            <w:tcW w:w="1213" w:type="dxa"/>
          </w:tcPr>
          <w:p w14:paraId="1C0A1C19" w14:textId="77777777" w:rsidR="00B765CB" w:rsidRPr="00DB7E0B" w:rsidRDefault="00B765CB" w:rsidP="008F3A41">
            <w:pPr>
              <w:pStyle w:val="TableParagraph"/>
              <w:spacing w:line="480" w:lineRule="auto"/>
              <w:ind w:left="224"/>
              <w:rPr>
                <w:sz w:val="24"/>
                <w:szCs w:val="24"/>
              </w:rPr>
            </w:pPr>
            <w:r w:rsidRPr="00DB7E0B">
              <w:rPr>
                <w:spacing w:val="-2"/>
                <w:sz w:val="24"/>
                <w:szCs w:val="24"/>
              </w:rPr>
              <w:t>times</w:t>
            </w:r>
          </w:p>
        </w:tc>
        <w:tc>
          <w:tcPr>
            <w:tcW w:w="1733" w:type="dxa"/>
          </w:tcPr>
          <w:p w14:paraId="4AE49EC8" w14:textId="77777777" w:rsidR="00B765CB" w:rsidRPr="00DB7E0B" w:rsidRDefault="00B765CB" w:rsidP="008F3A41">
            <w:pPr>
              <w:pStyle w:val="TableParagraph"/>
              <w:spacing w:line="480" w:lineRule="auto"/>
              <w:ind w:left="116"/>
              <w:jc w:val="center"/>
              <w:rPr>
                <w:sz w:val="24"/>
                <w:szCs w:val="24"/>
              </w:rPr>
            </w:pPr>
            <w:r w:rsidRPr="00DB7E0B">
              <w:rPr>
                <w:sz w:val="24"/>
                <w:szCs w:val="24"/>
              </w:rPr>
              <w:t>half</w:t>
            </w:r>
            <w:r w:rsidRPr="00DB7E0B">
              <w:rPr>
                <w:spacing w:val="-1"/>
                <w:sz w:val="24"/>
                <w:szCs w:val="24"/>
              </w:rPr>
              <w:t xml:space="preserve"> </w:t>
            </w:r>
            <w:r w:rsidRPr="00DB7E0B">
              <w:rPr>
                <w:sz w:val="24"/>
                <w:szCs w:val="24"/>
              </w:rPr>
              <w:t>the</w:t>
            </w:r>
            <w:r w:rsidRPr="00DB7E0B">
              <w:rPr>
                <w:spacing w:val="-1"/>
                <w:sz w:val="24"/>
                <w:szCs w:val="24"/>
              </w:rPr>
              <w:t xml:space="preserve"> </w:t>
            </w:r>
            <w:r w:rsidRPr="00DB7E0B">
              <w:rPr>
                <w:spacing w:val="-2"/>
                <w:sz w:val="24"/>
                <w:szCs w:val="24"/>
              </w:rPr>
              <w:t>times</w:t>
            </w:r>
          </w:p>
        </w:tc>
        <w:tc>
          <w:tcPr>
            <w:tcW w:w="1284" w:type="dxa"/>
          </w:tcPr>
          <w:p w14:paraId="3FAC453C" w14:textId="77777777" w:rsidR="00B765CB" w:rsidRPr="00DB7E0B" w:rsidRDefault="00B765CB" w:rsidP="008F3A41">
            <w:pPr>
              <w:pStyle w:val="TableParagraph"/>
              <w:spacing w:line="480" w:lineRule="auto"/>
              <w:ind w:left="159"/>
              <w:rPr>
                <w:sz w:val="24"/>
                <w:szCs w:val="24"/>
              </w:rPr>
            </w:pPr>
            <w:r w:rsidRPr="00DB7E0B">
              <w:rPr>
                <w:sz w:val="24"/>
                <w:szCs w:val="24"/>
              </w:rPr>
              <w:t xml:space="preserve">the </w:t>
            </w:r>
            <w:r w:rsidRPr="00DB7E0B">
              <w:rPr>
                <w:spacing w:val="-4"/>
                <w:sz w:val="24"/>
                <w:szCs w:val="24"/>
              </w:rPr>
              <w:t>time</w:t>
            </w:r>
          </w:p>
        </w:tc>
        <w:tc>
          <w:tcPr>
            <w:tcW w:w="968" w:type="dxa"/>
          </w:tcPr>
          <w:p w14:paraId="4EE8DBD3" w14:textId="77777777" w:rsidR="00B765CB" w:rsidRPr="00DB7E0B" w:rsidRDefault="00B765CB" w:rsidP="008F3A41">
            <w:pPr>
              <w:pStyle w:val="TableParagraph"/>
              <w:spacing w:line="480" w:lineRule="auto"/>
              <w:ind w:left="375"/>
              <w:rPr>
                <w:sz w:val="24"/>
                <w:szCs w:val="24"/>
              </w:rPr>
            </w:pPr>
            <w:r w:rsidRPr="00DB7E0B">
              <w:rPr>
                <w:spacing w:val="-4"/>
                <w:sz w:val="24"/>
                <w:szCs w:val="24"/>
              </w:rPr>
              <w:t>time</w:t>
            </w:r>
          </w:p>
        </w:tc>
      </w:tr>
    </w:tbl>
    <w:p w14:paraId="5607D08D" w14:textId="77777777" w:rsidR="00B765CB" w:rsidRPr="00DB7E0B" w:rsidRDefault="00B765CB" w:rsidP="008F3A41">
      <w:pPr>
        <w:spacing w:before="1" w:line="480" w:lineRule="auto"/>
      </w:pPr>
    </w:p>
    <w:p w14:paraId="041100F6" w14:textId="4CB176A4" w:rsidR="00B765CB" w:rsidRPr="00DB7E0B" w:rsidRDefault="00B765CB" w:rsidP="008F3A41">
      <w:pPr>
        <w:spacing w:before="1" w:line="480" w:lineRule="auto"/>
        <w:ind w:left="176" w:right="192"/>
        <w:jc w:val="both"/>
      </w:pPr>
      <w:r w:rsidRPr="00DB7E0B">
        <w:rPr>
          <w:noProof/>
        </w:rPr>
        <mc:AlternateContent>
          <mc:Choice Requires="wps">
            <w:drawing>
              <wp:anchor distT="0" distB="0" distL="0" distR="0" simplePos="0" relativeHeight="251658267" behindDoc="0" locked="0" layoutInCell="1" allowOverlap="1" wp14:anchorId="0283F4AE" wp14:editId="1B4E56E8">
                <wp:simplePos x="0" y="0"/>
                <wp:positionH relativeFrom="page">
                  <wp:posOffset>708659</wp:posOffset>
                </wp:positionH>
                <wp:positionV relativeFrom="paragraph">
                  <wp:posOffset>-276264</wp:posOffset>
                </wp:positionV>
                <wp:extent cx="6400800" cy="1270"/>
                <wp:effectExtent l="0" t="0" r="0" b="0"/>
                <wp:wrapNone/>
                <wp:docPr id="984024513"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085D8D47" id="Graphic 12" o:spid="_x0000_s1026" style="position:absolute;margin-left:55.8pt;margin-top:-21.75pt;width:7in;height:.1pt;z-index:251658269;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" path="m,l6400799,e" filled="f">
                <v:path arrowok="t"/>
                <w10:wrap anchorx="page"/>
              </v:shape>
            </w:pict>
          </mc:Fallback>
        </mc:AlternateContent>
      </w:r>
    </w:p>
    <w:p w14:paraId="4871DA1C" w14:textId="77777777" w:rsidR="000C50E0" w:rsidRPr="00DB7E0B" w:rsidRDefault="000C50E0" w:rsidP="008465F2">
      <w:pPr>
        <w:pStyle w:val="ListParagraph"/>
        <w:widowControl w:val="0"/>
        <w:numPr>
          <w:ilvl w:val="0"/>
          <w:numId w:val="5"/>
        </w:numPr>
        <w:tabs>
          <w:tab w:val="left" w:pos="176"/>
          <w:tab w:val="left" w:pos="516"/>
        </w:tabs>
        <w:autoSpaceDE w:val="0"/>
        <w:autoSpaceDN w:val="0"/>
        <w:spacing w:after="0" w:line="480" w:lineRule="auto"/>
        <w:ind w:right="473" w:hanging="2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there</w:t>
      </w:r>
      <w:r w:rsidRPr="00DB7E0B">
        <w:rPr>
          <w:rFonts w:ascii="Times New Roman" w:hAnsi="Times New Roman" w:cs="Times New Roman"/>
          <w:spacing w:val="-3"/>
        </w:rPr>
        <w:t xml:space="preserve"> </w:t>
      </w:r>
      <w:r w:rsidRPr="00DB7E0B">
        <w:rPr>
          <w:rFonts w:ascii="Times New Roman" w:hAnsi="Times New Roman" w:cs="Times New Roman"/>
        </w:rPr>
        <w:t>been</w:t>
      </w:r>
      <w:r w:rsidRPr="00DB7E0B">
        <w:rPr>
          <w:rFonts w:ascii="Times New Roman" w:hAnsi="Times New Roman" w:cs="Times New Roman"/>
          <w:spacing w:val="-2"/>
        </w:rPr>
        <w:t xml:space="preserve"> </w:t>
      </w:r>
      <w:r w:rsidRPr="00DB7E0B">
        <w:rPr>
          <w:rFonts w:ascii="Times New Roman" w:hAnsi="Times New Roman" w:cs="Times New Roman"/>
        </w:rPr>
        <w:t>times</w:t>
      </w:r>
      <w:r w:rsidRPr="00DB7E0B">
        <w:rPr>
          <w:rFonts w:ascii="Times New Roman" w:hAnsi="Times New Roman" w:cs="Times New Roman"/>
          <w:spacing w:val="-2"/>
        </w:rPr>
        <w:t xml:space="preserve"> </w:t>
      </w:r>
      <w:r w:rsidRPr="00DB7E0B">
        <w:rPr>
          <w:rFonts w:ascii="Times New Roman" w:hAnsi="Times New Roman" w:cs="Times New Roman"/>
        </w:rPr>
        <w:t>when</w:t>
      </w:r>
      <w:r w:rsidRPr="00DB7E0B">
        <w:rPr>
          <w:rFonts w:ascii="Times New Roman" w:hAnsi="Times New Roman" w:cs="Times New Roman"/>
          <w:spacing w:val="-2"/>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eaten</w:t>
      </w:r>
      <w:r w:rsidRPr="00DB7E0B">
        <w:rPr>
          <w:rFonts w:ascii="Times New Roman" w:hAnsi="Times New Roman" w:cs="Times New Roman"/>
          <w:spacing w:val="-2"/>
        </w:rPr>
        <w:t xml:space="preserve"> </w:t>
      </w:r>
      <w:r w:rsidRPr="00DB7E0B">
        <w:rPr>
          <w:rFonts w:ascii="Times New Roman" w:hAnsi="Times New Roman" w:cs="Times New Roman"/>
        </w:rPr>
        <w:t xml:space="preserve">a </w:t>
      </w:r>
      <w:proofErr w:type="gramStart"/>
      <w:r w:rsidRPr="00DB7E0B">
        <w:rPr>
          <w:rFonts w:ascii="Times New Roman" w:hAnsi="Times New Roman" w:cs="Times New Roman"/>
          <w:u w:val="single"/>
        </w:rPr>
        <w:t>really</w:t>
      </w:r>
      <w:r w:rsidRPr="00DB7E0B">
        <w:rPr>
          <w:rFonts w:ascii="Times New Roman" w:hAnsi="Times New Roman" w:cs="Times New Roman"/>
          <w:spacing w:val="-2"/>
          <w:u w:val="single"/>
        </w:rPr>
        <w:t xml:space="preserve"> </w:t>
      </w:r>
      <w:r w:rsidRPr="00DB7E0B">
        <w:rPr>
          <w:rFonts w:ascii="Times New Roman" w:hAnsi="Times New Roman" w:cs="Times New Roman"/>
          <w:u w:val="single"/>
        </w:rPr>
        <w:t>big</w:t>
      </w:r>
      <w:proofErr w:type="gramEnd"/>
      <w:r w:rsidRPr="00DB7E0B">
        <w:rPr>
          <w:rFonts w:ascii="Times New Roman" w:hAnsi="Times New Roman" w:cs="Times New Roman"/>
          <w:spacing w:val="-2"/>
          <w:u w:val="single"/>
        </w:rPr>
        <w:t xml:space="preserve"> </w:t>
      </w:r>
      <w:r w:rsidRPr="00DB7E0B">
        <w:rPr>
          <w:rFonts w:ascii="Times New Roman" w:hAnsi="Times New Roman" w:cs="Times New Roman"/>
          <w:u w:val="single"/>
        </w:rPr>
        <w:t>amount</w:t>
      </w:r>
      <w:r w:rsidRPr="00DB7E0B">
        <w:rPr>
          <w:rFonts w:ascii="Times New Roman" w:hAnsi="Times New Roman" w:cs="Times New Roman"/>
          <w:spacing w:val="-2"/>
          <w:u w:val="single"/>
        </w:rPr>
        <w:t xml:space="preserve"> </w:t>
      </w:r>
      <w:r w:rsidRPr="00DB7E0B">
        <w:rPr>
          <w:rFonts w:ascii="Times New Roman" w:hAnsi="Times New Roman" w:cs="Times New Roman"/>
          <w:u w:val="single"/>
        </w:rPr>
        <w:t>of</w:t>
      </w:r>
      <w:r w:rsidRPr="00DB7E0B">
        <w:rPr>
          <w:rFonts w:ascii="Times New Roman" w:hAnsi="Times New Roman" w:cs="Times New Roman"/>
        </w:rPr>
        <w:t xml:space="preserve"> </w:t>
      </w:r>
      <w:r w:rsidRPr="00DB7E0B">
        <w:rPr>
          <w:rFonts w:ascii="Times New Roman" w:hAnsi="Times New Roman" w:cs="Times New Roman"/>
          <w:u w:val="single"/>
        </w:rPr>
        <w:t>food,</w:t>
      </w:r>
      <w:r w:rsidRPr="00DB7E0B">
        <w:rPr>
          <w:rFonts w:ascii="Times New Roman" w:hAnsi="Times New Roman" w:cs="Times New Roman"/>
          <w:spacing w:val="-3"/>
        </w:rPr>
        <w:t xml:space="preserve"> </w:t>
      </w:r>
      <w:r w:rsidRPr="00DB7E0B">
        <w:rPr>
          <w:rFonts w:ascii="Times New Roman" w:hAnsi="Times New Roman" w:cs="Times New Roman"/>
        </w:rPr>
        <w:t>compared</w:t>
      </w:r>
      <w:r w:rsidRPr="00DB7E0B">
        <w:rPr>
          <w:rFonts w:ascii="Times New Roman" w:hAnsi="Times New Roman" w:cs="Times New Roman"/>
          <w:spacing w:val="-3"/>
        </w:rPr>
        <w:t xml:space="preserve"> </w:t>
      </w:r>
      <w:r w:rsidRPr="00DB7E0B">
        <w:rPr>
          <w:rFonts w:ascii="Times New Roman" w:hAnsi="Times New Roman" w:cs="Times New Roman"/>
        </w:rPr>
        <w:t>to</w:t>
      </w:r>
      <w:r w:rsidRPr="00DB7E0B">
        <w:rPr>
          <w:rFonts w:ascii="Times New Roman" w:hAnsi="Times New Roman" w:cs="Times New Roman"/>
          <w:spacing w:val="-3"/>
        </w:rPr>
        <w:t xml:space="preserve"> </w:t>
      </w:r>
      <w:r w:rsidRPr="00DB7E0B">
        <w:rPr>
          <w:rFonts w:ascii="Times New Roman" w:hAnsi="Times New Roman" w:cs="Times New Roman"/>
        </w:rPr>
        <w:t>what</w:t>
      </w:r>
      <w:r w:rsidRPr="00DB7E0B">
        <w:rPr>
          <w:rFonts w:ascii="Times New Roman" w:hAnsi="Times New Roman" w:cs="Times New Roman"/>
          <w:spacing w:val="-3"/>
        </w:rPr>
        <w:t xml:space="preserve"> </w:t>
      </w:r>
      <w:r w:rsidRPr="00DB7E0B">
        <w:rPr>
          <w:rFonts w:ascii="Times New Roman" w:hAnsi="Times New Roman" w:cs="Times New Roman"/>
        </w:rPr>
        <w:t>other</w:t>
      </w:r>
      <w:r w:rsidRPr="00DB7E0B">
        <w:rPr>
          <w:rFonts w:ascii="Times New Roman" w:hAnsi="Times New Roman" w:cs="Times New Roman"/>
          <w:spacing w:val="-4"/>
        </w:rPr>
        <w:t xml:space="preserve"> </w:t>
      </w:r>
      <w:r w:rsidRPr="00DB7E0B">
        <w:rPr>
          <w:rFonts w:ascii="Times New Roman" w:hAnsi="Times New Roman" w:cs="Times New Roman"/>
        </w:rPr>
        <w:t>kids</w:t>
      </w:r>
      <w:r w:rsidRPr="00DB7E0B">
        <w:rPr>
          <w:rFonts w:ascii="Times New Roman" w:hAnsi="Times New Roman" w:cs="Times New Roman"/>
          <w:spacing w:val="-3"/>
        </w:rPr>
        <w:t xml:space="preserve"> </w:t>
      </w:r>
      <w:r w:rsidRPr="00DB7E0B">
        <w:rPr>
          <w:rFonts w:ascii="Times New Roman" w:hAnsi="Times New Roman" w:cs="Times New Roman"/>
        </w:rPr>
        <w:t>your</w:t>
      </w:r>
      <w:r w:rsidRPr="00DB7E0B">
        <w:rPr>
          <w:rFonts w:ascii="Times New Roman" w:hAnsi="Times New Roman" w:cs="Times New Roman"/>
          <w:spacing w:val="-4"/>
        </w:rPr>
        <w:t xml:space="preserve"> </w:t>
      </w:r>
      <w:r w:rsidRPr="00DB7E0B">
        <w:rPr>
          <w:rFonts w:ascii="Times New Roman" w:hAnsi="Times New Roman" w:cs="Times New Roman"/>
        </w:rPr>
        <w:t>age</w:t>
      </w:r>
      <w:r w:rsidRPr="00DB7E0B">
        <w:rPr>
          <w:rFonts w:ascii="Times New Roman" w:hAnsi="Times New Roman" w:cs="Times New Roman"/>
          <w:spacing w:val="-4"/>
        </w:rPr>
        <w:t xml:space="preserve"> </w:t>
      </w:r>
      <w:r w:rsidRPr="00DB7E0B">
        <w:rPr>
          <w:rFonts w:ascii="Times New Roman" w:hAnsi="Times New Roman" w:cs="Times New Roman"/>
        </w:rPr>
        <w:t>would</w:t>
      </w:r>
      <w:r w:rsidRPr="00DB7E0B">
        <w:rPr>
          <w:rFonts w:ascii="Times New Roman" w:hAnsi="Times New Roman" w:cs="Times New Roman"/>
          <w:spacing w:val="-3"/>
        </w:rPr>
        <w:t xml:space="preserve"> </w:t>
      </w:r>
      <w:r w:rsidRPr="00DB7E0B">
        <w:rPr>
          <w:rFonts w:ascii="Times New Roman" w:hAnsi="Times New Roman" w:cs="Times New Roman"/>
        </w:rPr>
        <w:t>eat</w:t>
      </w:r>
      <w:r w:rsidRPr="00DB7E0B">
        <w:rPr>
          <w:rFonts w:ascii="Times New Roman" w:hAnsi="Times New Roman" w:cs="Times New Roman"/>
          <w:spacing w:val="-3"/>
        </w:rPr>
        <w:t xml:space="preserve"> </w:t>
      </w:r>
      <w:r w:rsidRPr="00DB7E0B">
        <w:rPr>
          <w:rFonts w:ascii="Times New Roman" w:hAnsi="Times New Roman" w:cs="Times New Roman"/>
        </w:rPr>
        <w:t>in</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same</w:t>
      </w:r>
      <w:r w:rsidRPr="00DB7E0B">
        <w:rPr>
          <w:rFonts w:ascii="Times New Roman" w:hAnsi="Times New Roman" w:cs="Times New Roman"/>
          <w:spacing w:val="-4"/>
        </w:rPr>
        <w:t xml:space="preserve"> </w:t>
      </w:r>
      <w:r w:rsidRPr="00DB7E0B">
        <w:rPr>
          <w:rFonts w:ascii="Times New Roman" w:hAnsi="Times New Roman" w:cs="Times New Roman"/>
        </w:rPr>
        <w:t>situation?</w:t>
      </w:r>
      <w:r w:rsidRPr="00DB7E0B">
        <w:rPr>
          <w:rFonts w:ascii="Times New Roman" w:hAnsi="Times New Roman" w:cs="Times New Roman"/>
          <w:spacing w:val="40"/>
        </w:rPr>
        <w:t xml:space="preserve"> </w:t>
      </w:r>
      <w:r w:rsidRPr="00DB7E0B">
        <w:rPr>
          <w:rFonts w:ascii="Times New Roman" w:hAnsi="Times New Roman" w:cs="Times New Roman"/>
        </w:rPr>
        <w:t>(Please</w:t>
      </w:r>
      <w:r w:rsidRPr="00DB7E0B">
        <w:rPr>
          <w:rFonts w:ascii="Times New Roman" w:hAnsi="Times New Roman" w:cs="Times New Roman"/>
          <w:spacing w:val="-5"/>
        </w:rPr>
        <w:t xml:space="preserve"> </w:t>
      </w:r>
      <w:r w:rsidRPr="00DB7E0B">
        <w:rPr>
          <w:rFonts w:ascii="Times New Roman" w:hAnsi="Times New Roman" w:cs="Times New Roman"/>
        </w:rPr>
        <w:t>circle)</w:t>
      </w:r>
    </w:p>
    <w:p w14:paraId="52C93CBC" w14:textId="77777777" w:rsidR="000C50E0" w:rsidRPr="00DB7E0B" w:rsidRDefault="000C50E0" w:rsidP="008F3A41">
      <w:pPr>
        <w:spacing w:line="480" w:lineRule="auto"/>
      </w:pPr>
    </w:p>
    <w:p w14:paraId="0D2BECF7" w14:textId="77777777" w:rsidR="000C50E0" w:rsidRPr="00DB7E0B" w:rsidRDefault="000C50E0" w:rsidP="008F3A41">
      <w:pPr>
        <w:tabs>
          <w:tab w:val="left" w:pos="5216"/>
        </w:tabs>
        <w:spacing w:line="480" w:lineRule="auto"/>
        <w:ind w:left="3057"/>
      </w:pPr>
      <w:r w:rsidRPr="00DB7E0B">
        <w:rPr>
          <w:spacing w:val="-5"/>
        </w:rPr>
        <w:t>No</w:t>
      </w:r>
      <w:r w:rsidRPr="00DB7E0B">
        <w:tab/>
      </w:r>
      <w:r w:rsidRPr="00DB7E0B">
        <w:rPr>
          <w:spacing w:val="-5"/>
        </w:rPr>
        <w:t>Yes</w:t>
      </w:r>
    </w:p>
    <w:p w14:paraId="692E6C16" w14:textId="77777777" w:rsidR="000C50E0" w:rsidRPr="00DB7E0B" w:rsidRDefault="000C50E0" w:rsidP="008F3A41">
      <w:pPr>
        <w:spacing w:line="480" w:lineRule="auto"/>
      </w:pPr>
    </w:p>
    <w:p w14:paraId="34F57636" w14:textId="77777777" w:rsidR="000C50E0" w:rsidRPr="00DB7E0B" w:rsidRDefault="000C50E0" w:rsidP="008465F2">
      <w:pPr>
        <w:pStyle w:val="ListParagraph"/>
        <w:widowControl w:val="0"/>
        <w:numPr>
          <w:ilvl w:val="0"/>
          <w:numId w:val="5"/>
        </w:numPr>
        <w:tabs>
          <w:tab w:val="left" w:pos="1256"/>
          <w:tab w:val="left" w:pos="9112"/>
        </w:tabs>
        <w:autoSpaceDE w:val="0"/>
        <w:autoSpaceDN w:val="0"/>
        <w:spacing w:after="0" w:line="480" w:lineRule="auto"/>
        <w:ind w:left="1256" w:hanging="1099"/>
        <w:contextualSpacing w:val="0"/>
        <w:rPr>
          <w:rFonts w:ascii="Times New Roman" w:hAnsi="Times New Roman" w:cs="Times New Roman"/>
        </w:rPr>
      </w:pPr>
      <w:r w:rsidRPr="00DB7E0B">
        <w:rPr>
          <w:rFonts w:ascii="Times New Roman" w:hAnsi="Times New Roman" w:cs="Times New Roman"/>
        </w:rPr>
        <w:t xml:space="preserve">How many </w:t>
      </w:r>
      <w:r w:rsidRPr="00DB7E0B">
        <w:rPr>
          <w:rFonts w:ascii="Times New Roman" w:hAnsi="Times New Roman" w:cs="Times New Roman"/>
          <w:u w:val="single"/>
        </w:rPr>
        <w:t>times</w:t>
      </w:r>
      <w:r w:rsidRPr="00DB7E0B">
        <w:rPr>
          <w:rFonts w:ascii="Times New Roman" w:hAnsi="Times New Roman" w:cs="Times New Roman"/>
        </w:rPr>
        <w:t xml:space="preserve"> has this happened over the past 28 days?</w:t>
      </w:r>
      <w:r w:rsidRPr="00DB7E0B">
        <w:rPr>
          <w:rFonts w:ascii="Times New Roman" w:hAnsi="Times New Roman" w:cs="Times New Roman"/>
          <w:spacing w:val="115"/>
        </w:rPr>
        <w:t xml:space="preserve"> </w:t>
      </w:r>
      <w:r w:rsidRPr="00DB7E0B">
        <w:rPr>
          <w:rFonts w:ascii="Times New Roman" w:hAnsi="Times New Roman" w:cs="Times New Roman"/>
          <w:u w:val="single"/>
        </w:rPr>
        <w:tab/>
      </w:r>
    </w:p>
    <w:p w14:paraId="47C4D6E0" w14:textId="77777777" w:rsidR="000C50E0" w:rsidRPr="00DB7E0B" w:rsidRDefault="000C50E0" w:rsidP="008F3A41">
      <w:pPr>
        <w:spacing w:line="480" w:lineRule="auto"/>
      </w:pPr>
    </w:p>
    <w:p w14:paraId="6574205F" w14:textId="77777777" w:rsidR="000C50E0" w:rsidRPr="00DB7E0B" w:rsidRDefault="000C50E0" w:rsidP="008465F2">
      <w:pPr>
        <w:pStyle w:val="ListParagraph"/>
        <w:widowControl w:val="0"/>
        <w:numPr>
          <w:ilvl w:val="0"/>
          <w:numId w:val="5"/>
        </w:numPr>
        <w:tabs>
          <w:tab w:val="left" w:pos="1256"/>
          <w:tab w:val="left" w:pos="9854"/>
        </w:tabs>
        <w:autoSpaceDE w:val="0"/>
        <w:autoSpaceDN w:val="0"/>
        <w:spacing w:after="0" w:line="480" w:lineRule="auto"/>
        <w:ind w:left="1256" w:hanging="1080"/>
        <w:contextualSpacing w:val="0"/>
        <w:rPr>
          <w:rFonts w:ascii="Times New Roman" w:hAnsi="Times New Roman" w:cs="Times New Roman"/>
        </w:rPr>
      </w:pPr>
      <w:r w:rsidRPr="00DB7E0B">
        <w:rPr>
          <w:rFonts w:ascii="Times New Roman" w:hAnsi="Times New Roman" w:cs="Times New Roman"/>
          <w:noProof/>
        </w:rPr>
        <mc:AlternateContent>
          <mc:Choice Requires="wps">
            <w:drawing>
              <wp:anchor distT="0" distB="0" distL="0" distR="0" simplePos="0" relativeHeight="251658268" behindDoc="0" locked="0" layoutInCell="1" allowOverlap="1" wp14:anchorId="3369A9F7" wp14:editId="77AA2C63">
                <wp:simplePos x="0" y="0"/>
                <wp:positionH relativeFrom="page">
                  <wp:posOffset>708659</wp:posOffset>
                </wp:positionH>
                <wp:positionV relativeFrom="paragraph">
                  <wp:posOffset>289609</wp:posOffset>
                </wp:positionV>
                <wp:extent cx="6400800" cy="1270"/>
                <wp:effectExtent l="0" t="0" r="0" b="0"/>
                <wp:wrapNone/>
                <wp:docPr id="19498575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05356AB5" id="Graphic 13" o:spid="_x0000_s1026" style="position:absolute;margin-left:55.8pt;margin-top:22.8pt;width:7in;height:.1pt;z-index:251658270;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" path="m,l6400799,e" filled="f">
                <v:path arrowok="t"/>
                <w10:wrap anchorx="page"/>
              </v:shape>
            </w:pict>
          </mc:Fallback>
        </mc:AlternateContent>
      </w:r>
      <w:r w:rsidRPr="00DB7E0B">
        <w:rPr>
          <w:rFonts w:ascii="Times New Roman" w:hAnsi="Times New Roman" w:cs="Times New Roman"/>
        </w:rPr>
        <w:t>On how many of these</w:t>
      </w:r>
      <w:r w:rsidRPr="00DB7E0B">
        <w:rPr>
          <w:rFonts w:ascii="Times New Roman" w:hAnsi="Times New Roman" w:cs="Times New Roman"/>
          <w:spacing w:val="-1"/>
        </w:rPr>
        <w:t xml:space="preserve"> </w:t>
      </w:r>
      <w:r w:rsidRPr="00DB7E0B">
        <w:rPr>
          <w:rFonts w:ascii="Times New Roman" w:hAnsi="Times New Roman" w:cs="Times New Roman"/>
        </w:rPr>
        <w:t>times did feel like</w:t>
      </w:r>
      <w:r w:rsidRPr="00DB7E0B">
        <w:rPr>
          <w:rFonts w:ascii="Times New Roman" w:hAnsi="Times New Roman" w:cs="Times New Roman"/>
          <w:spacing w:val="-1"/>
        </w:rPr>
        <w:t xml:space="preserve"> </w:t>
      </w:r>
      <w:r w:rsidRPr="00DB7E0B">
        <w:rPr>
          <w:rFonts w:ascii="Times New Roman" w:hAnsi="Times New Roman" w:cs="Times New Roman"/>
        </w:rPr>
        <w:t>you had</w:t>
      </w:r>
      <w:r w:rsidRPr="00DB7E0B">
        <w:rPr>
          <w:rFonts w:ascii="Times New Roman" w:hAnsi="Times New Roman" w:cs="Times New Roman"/>
          <w:spacing w:val="4"/>
        </w:rPr>
        <w:t xml:space="preserve"> </w:t>
      </w:r>
      <w:r w:rsidRPr="00DB7E0B">
        <w:rPr>
          <w:rFonts w:ascii="Times New Roman" w:hAnsi="Times New Roman" w:cs="Times New Roman"/>
          <w:u w:val="single"/>
        </w:rPr>
        <w:t>lost control</w:t>
      </w:r>
      <w:r w:rsidRPr="00DB7E0B">
        <w:rPr>
          <w:rFonts w:ascii="Times New Roman" w:hAnsi="Times New Roman" w:cs="Times New Roman"/>
        </w:rPr>
        <w:t xml:space="preserve"> while eating? </w:t>
      </w:r>
      <w:r w:rsidRPr="00DB7E0B">
        <w:rPr>
          <w:rFonts w:ascii="Times New Roman" w:hAnsi="Times New Roman" w:cs="Times New Roman"/>
          <w:u w:val="single"/>
        </w:rPr>
        <w:tab/>
      </w:r>
    </w:p>
    <w:p w14:paraId="330AC3EA" w14:textId="77777777" w:rsidR="000C50E0" w:rsidRPr="00DB7E0B" w:rsidRDefault="000C50E0" w:rsidP="008F3A41">
      <w:pPr>
        <w:spacing w:line="480" w:lineRule="auto"/>
      </w:pPr>
    </w:p>
    <w:p w14:paraId="3F0AB4F6" w14:textId="77777777" w:rsidR="000C50E0" w:rsidRPr="00DB7E0B" w:rsidRDefault="000C50E0" w:rsidP="008465F2">
      <w:pPr>
        <w:pStyle w:val="ListParagraph"/>
        <w:widowControl w:val="0"/>
        <w:numPr>
          <w:ilvl w:val="0"/>
          <w:numId w:val="5"/>
        </w:numPr>
        <w:tabs>
          <w:tab w:val="left" w:pos="176"/>
          <w:tab w:val="left" w:pos="516"/>
        </w:tabs>
        <w:autoSpaceDE w:val="0"/>
        <w:autoSpaceDN w:val="0"/>
        <w:spacing w:after="0" w:line="480" w:lineRule="auto"/>
        <w:ind w:right="649" w:hanging="2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have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had</w:t>
      </w:r>
      <w:r w:rsidRPr="00DB7E0B">
        <w:rPr>
          <w:rFonts w:ascii="Times New Roman" w:hAnsi="Times New Roman" w:cs="Times New Roman"/>
          <w:spacing w:val="-3"/>
        </w:rPr>
        <w:t xml:space="preserve"> </w:t>
      </w:r>
      <w:r w:rsidRPr="00DB7E0B">
        <w:rPr>
          <w:rFonts w:ascii="Times New Roman" w:hAnsi="Times New Roman" w:cs="Times New Roman"/>
        </w:rPr>
        <w:t>times</w:t>
      </w:r>
      <w:r w:rsidRPr="00DB7E0B">
        <w:rPr>
          <w:rFonts w:ascii="Times New Roman" w:hAnsi="Times New Roman" w:cs="Times New Roman"/>
          <w:spacing w:val="-3"/>
        </w:rPr>
        <w:t xml:space="preserve"> </w:t>
      </w:r>
      <w:r w:rsidRPr="00DB7E0B">
        <w:rPr>
          <w:rFonts w:ascii="Times New Roman" w:hAnsi="Times New Roman" w:cs="Times New Roman"/>
        </w:rPr>
        <w:t>where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felt</w:t>
      </w:r>
      <w:r w:rsidRPr="00DB7E0B">
        <w:rPr>
          <w:rFonts w:ascii="Times New Roman" w:hAnsi="Times New Roman" w:cs="Times New Roman"/>
          <w:spacing w:val="-2"/>
        </w:rPr>
        <w:t xml:space="preserve"> </w:t>
      </w:r>
      <w:r w:rsidRPr="00DB7E0B">
        <w:rPr>
          <w:rFonts w:ascii="Times New Roman" w:hAnsi="Times New Roman" w:cs="Times New Roman"/>
        </w:rPr>
        <w:t>that</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had</w:t>
      </w:r>
      <w:r w:rsidRPr="00DB7E0B">
        <w:rPr>
          <w:rFonts w:ascii="Times New Roman" w:hAnsi="Times New Roman" w:cs="Times New Roman"/>
          <w:spacing w:val="-3"/>
        </w:rPr>
        <w:t xml:space="preserve"> </w:t>
      </w:r>
      <w:r w:rsidRPr="00DB7E0B">
        <w:rPr>
          <w:rFonts w:ascii="Times New Roman" w:hAnsi="Times New Roman" w:cs="Times New Roman"/>
        </w:rPr>
        <w:t>lost</w:t>
      </w:r>
      <w:r w:rsidRPr="00DB7E0B">
        <w:rPr>
          <w:rFonts w:ascii="Times New Roman" w:hAnsi="Times New Roman" w:cs="Times New Roman"/>
          <w:spacing w:val="-3"/>
        </w:rPr>
        <w:t xml:space="preserve"> </w:t>
      </w:r>
      <w:r w:rsidRPr="00DB7E0B">
        <w:rPr>
          <w:rFonts w:ascii="Times New Roman" w:hAnsi="Times New Roman" w:cs="Times New Roman"/>
        </w:rPr>
        <w:t>control</w:t>
      </w:r>
      <w:r w:rsidRPr="00DB7E0B">
        <w:rPr>
          <w:rFonts w:ascii="Times New Roman" w:hAnsi="Times New Roman" w:cs="Times New Roman"/>
          <w:spacing w:val="-3"/>
        </w:rPr>
        <w:t xml:space="preserve"> </w:t>
      </w:r>
      <w:r w:rsidRPr="00DB7E0B">
        <w:rPr>
          <w:rFonts w:ascii="Times New Roman" w:hAnsi="Times New Roman" w:cs="Times New Roman"/>
        </w:rPr>
        <w:t xml:space="preserve">over your eating, but have </w:t>
      </w:r>
      <w:r w:rsidRPr="00DB7E0B">
        <w:rPr>
          <w:rFonts w:ascii="Times New Roman" w:hAnsi="Times New Roman" w:cs="Times New Roman"/>
          <w:u w:val="single"/>
        </w:rPr>
        <w:t>not</w:t>
      </w:r>
      <w:r w:rsidRPr="00DB7E0B">
        <w:rPr>
          <w:rFonts w:ascii="Times New Roman" w:hAnsi="Times New Roman" w:cs="Times New Roman"/>
        </w:rPr>
        <w:t xml:space="preserve"> eaten a </w:t>
      </w:r>
      <w:proofErr w:type="gramStart"/>
      <w:r w:rsidRPr="00DB7E0B">
        <w:rPr>
          <w:rFonts w:ascii="Times New Roman" w:hAnsi="Times New Roman" w:cs="Times New Roman"/>
        </w:rPr>
        <w:t>really big</w:t>
      </w:r>
      <w:proofErr w:type="gramEnd"/>
      <w:r w:rsidRPr="00DB7E0B">
        <w:rPr>
          <w:rFonts w:ascii="Times New Roman" w:hAnsi="Times New Roman" w:cs="Times New Roman"/>
        </w:rPr>
        <w:t xml:space="preserve"> amount of food?</w:t>
      </w:r>
      <w:r w:rsidRPr="00DB7E0B">
        <w:rPr>
          <w:rFonts w:ascii="Times New Roman" w:hAnsi="Times New Roman" w:cs="Times New Roman"/>
          <w:spacing w:val="40"/>
        </w:rPr>
        <w:t xml:space="preserve"> </w:t>
      </w:r>
      <w:r w:rsidRPr="00DB7E0B">
        <w:rPr>
          <w:rFonts w:ascii="Times New Roman" w:hAnsi="Times New Roman" w:cs="Times New Roman"/>
        </w:rPr>
        <w:t>(Please circle)</w:t>
      </w:r>
    </w:p>
    <w:p w14:paraId="18CD09C0" w14:textId="77777777" w:rsidR="000C50E0" w:rsidRPr="00DB7E0B" w:rsidRDefault="000C50E0" w:rsidP="008F3A41">
      <w:pPr>
        <w:spacing w:before="1" w:line="480" w:lineRule="auto"/>
      </w:pPr>
    </w:p>
    <w:p w14:paraId="0CFBD010" w14:textId="77777777" w:rsidR="000C50E0" w:rsidRPr="00DB7E0B" w:rsidRDefault="000C50E0" w:rsidP="008F3A41">
      <w:pPr>
        <w:tabs>
          <w:tab w:val="left" w:pos="5216"/>
        </w:tabs>
        <w:spacing w:line="480" w:lineRule="auto"/>
        <w:ind w:left="3057"/>
      </w:pPr>
      <w:r w:rsidRPr="00DB7E0B">
        <w:rPr>
          <w:spacing w:val="-5"/>
        </w:rPr>
        <w:t>No</w:t>
      </w:r>
      <w:r w:rsidRPr="00DB7E0B">
        <w:tab/>
      </w:r>
      <w:r w:rsidRPr="00DB7E0B">
        <w:rPr>
          <w:spacing w:val="-5"/>
        </w:rPr>
        <w:t>Yes</w:t>
      </w:r>
    </w:p>
    <w:p w14:paraId="58800722" w14:textId="77777777" w:rsidR="000C50E0" w:rsidRPr="00DB7E0B" w:rsidRDefault="000C50E0" w:rsidP="008F3A41">
      <w:pPr>
        <w:spacing w:line="480" w:lineRule="auto"/>
        <w:ind w:firstLine="720"/>
      </w:pPr>
    </w:p>
    <w:p w14:paraId="04D88C1D" w14:textId="5B04C332" w:rsidR="000C50E0" w:rsidRPr="00DB7E0B" w:rsidRDefault="000C50E0" w:rsidP="008F3A41">
      <w:pPr>
        <w:spacing w:line="480" w:lineRule="auto"/>
        <w:sectPr w:rsidR="000C50E0" w:rsidRPr="00DB7E0B" w:rsidSect="006D7B8D">
          <w:pgSz w:w="12240" w:h="15840"/>
          <w:pgMar w:top="1120" w:right="1120" w:bottom="280" w:left="1120" w:header="734" w:footer="0" w:gutter="0"/>
          <w:cols w:space="720"/>
        </w:sectPr>
      </w:pPr>
    </w:p>
    <w:p w14:paraId="6F8B1AF0" w14:textId="77777777" w:rsidR="00B765CB" w:rsidRPr="00DB7E0B" w:rsidRDefault="00B765CB" w:rsidP="008F3A41">
      <w:pPr>
        <w:spacing w:line="480" w:lineRule="auto"/>
      </w:pPr>
    </w:p>
    <w:p w14:paraId="282E18C9" w14:textId="77777777" w:rsidR="008A7137" w:rsidRPr="00DB7E0B" w:rsidRDefault="008A7137" w:rsidP="008F3A41">
      <w:pPr>
        <w:spacing w:line="480" w:lineRule="auto"/>
      </w:pPr>
    </w:p>
    <w:p w14:paraId="6C99444A" w14:textId="13917454" w:rsidR="008A7137" w:rsidRPr="00DB7E0B" w:rsidRDefault="00020D89" w:rsidP="008F3A41">
      <w:pPr>
        <w:spacing w:line="480" w:lineRule="auto"/>
      </w:pPr>
      <w:r w:rsidRPr="00DB7E0B">
        <w:t>Questions</w:t>
      </w:r>
      <w:r w:rsidRPr="00DB7E0B">
        <w:rPr>
          <w:spacing w:val="-3"/>
        </w:rPr>
        <w:t xml:space="preserve"> </w:t>
      </w:r>
      <w:r w:rsidRPr="00DB7E0B">
        <w:t>17-29:</w:t>
      </w:r>
      <w:r w:rsidRPr="00DB7E0B">
        <w:rPr>
          <w:spacing w:val="40"/>
        </w:rPr>
        <w:t xml:space="preserve"> </w:t>
      </w:r>
      <w:r w:rsidRPr="00DB7E0B">
        <w:t>Please</w:t>
      </w:r>
      <w:r w:rsidRPr="00DB7E0B">
        <w:rPr>
          <w:spacing w:val="-2"/>
        </w:rPr>
        <w:t xml:space="preserve"> </w:t>
      </w:r>
      <w:r w:rsidRPr="00DB7E0B">
        <w:t>look</w:t>
      </w:r>
      <w:r w:rsidRPr="00DB7E0B">
        <w:rPr>
          <w:spacing w:val="-3"/>
        </w:rPr>
        <w:t xml:space="preserve"> </w:t>
      </w:r>
      <w:r w:rsidRPr="00DB7E0B">
        <w:t>at</w:t>
      </w:r>
      <w:r w:rsidRPr="00DB7E0B">
        <w:rPr>
          <w:spacing w:val="-3"/>
        </w:rPr>
        <w:t xml:space="preserve"> </w:t>
      </w:r>
      <w:r w:rsidRPr="00DB7E0B">
        <w:t>the</w:t>
      </w:r>
      <w:r w:rsidRPr="00DB7E0B">
        <w:rPr>
          <w:spacing w:val="-3"/>
        </w:rPr>
        <w:t xml:space="preserve"> </w:t>
      </w:r>
      <w:r w:rsidRPr="00DB7E0B">
        <w:t>first</w:t>
      </w:r>
      <w:r w:rsidRPr="00DB7E0B">
        <w:rPr>
          <w:spacing w:val="-3"/>
        </w:rPr>
        <w:t xml:space="preserve"> </w:t>
      </w:r>
      <w:r w:rsidRPr="00DB7E0B">
        <w:t>two</w:t>
      </w:r>
      <w:r w:rsidRPr="00DB7E0B">
        <w:rPr>
          <w:spacing w:val="-3"/>
        </w:rPr>
        <w:t xml:space="preserve"> </w:t>
      </w:r>
      <w:r w:rsidRPr="00DB7E0B">
        <w:t>pages</w:t>
      </w:r>
      <w:r w:rsidRPr="00DB7E0B">
        <w:rPr>
          <w:spacing w:val="-3"/>
        </w:rPr>
        <w:t xml:space="preserve"> </w:t>
      </w:r>
      <w:r w:rsidRPr="00DB7E0B">
        <w:t>for</w:t>
      </w:r>
      <w:r w:rsidRPr="00DB7E0B">
        <w:rPr>
          <w:spacing w:val="-5"/>
        </w:rPr>
        <w:t xml:space="preserve"> </w:t>
      </w:r>
      <w:r w:rsidRPr="00DB7E0B">
        <w:t>help</w:t>
      </w:r>
      <w:r w:rsidRPr="00DB7E0B">
        <w:rPr>
          <w:spacing w:val="-3"/>
        </w:rPr>
        <w:t xml:space="preserve"> </w:t>
      </w:r>
      <w:r w:rsidRPr="00DB7E0B">
        <w:t>answering</w:t>
      </w:r>
      <w:r w:rsidRPr="00DB7E0B">
        <w:rPr>
          <w:spacing w:val="-3"/>
        </w:rPr>
        <w:t xml:space="preserve"> </w:t>
      </w:r>
      <w:r w:rsidRPr="00DB7E0B">
        <w:t>these</w:t>
      </w:r>
      <w:r w:rsidRPr="00DB7E0B">
        <w:rPr>
          <w:spacing w:val="-4"/>
        </w:rPr>
        <w:t xml:space="preserve"> </w:t>
      </w:r>
      <w:r w:rsidRPr="00DB7E0B">
        <w:t>questions.</w:t>
      </w:r>
      <w:r w:rsidRPr="00DB7E0B">
        <w:rPr>
          <w:spacing w:val="-3"/>
        </w:rPr>
        <w:t xml:space="preserve"> </w:t>
      </w:r>
      <w:r w:rsidRPr="00DB7E0B">
        <w:t>Please</w:t>
      </w:r>
      <w:r w:rsidRPr="00DB7E0B">
        <w:rPr>
          <w:spacing w:val="-4"/>
        </w:rPr>
        <w:t xml:space="preserve"> </w:t>
      </w:r>
      <w:r w:rsidRPr="00DB7E0B">
        <w:t>circle the</w:t>
      </w:r>
      <w:r w:rsidRPr="00DB7E0B">
        <w:rPr>
          <w:spacing w:val="-1"/>
        </w:rPr>
        <w:t xml:space="preserve"> </w:t>
      </w:r>
      <w:r w:rsidRPr="00DB7E0B">
        <w:t>number</w:t>
      </w:r>
      <w:r w:rsidRPr="00DB7E0B">
        <w:rPr>
          <w:spacing w:val="-1"/>
        </w:rPr>
        <w:t xml:space="preserve"> </w:t>
      </w:r>
      <w:r w:rsidRPr="00DB7E0B">
        <w:t>that</w:t>
      </w:r>
      <w:r w:rsidRPr="00DB7E0B">
        <w:rPr>
          <w:spacing w:val="-1"/>
        </w:rPr>
        <w:t xml:space="preserve"> </w:t>
      </w:r>
      <w:r w:rsidRPr="00DB7E0B">
        <w:t>is</w:t>
      </w:r>
      <w:r w:rsidRPr="00DB7E0B">
        <w:rPr>
          <w:spacing w:val="-1"/>
        </w:rPr>
        <w:t xml:space="preserve"> </w:t>
      </w:r>
      <w:r w:rsidRPr="00DB7E0B">
        <w:t>most</w:t>
      </w:r>
      <w:r w:rsidRPr="00DB7E0B">
        <w:rPr>
          <w:spacing w:val="-1"/>
        </w:rPr>
        <w:t xml:space="preserve"> </w:t>
      </w:r>
      <w:r w:rsidRPr="00DB7E0B">
        <w:t>like</w:t>
      </w:r>
      <w:r w:rsidRPr="00DB7E0B">
        <w:rPr>
          <w:spacing w:val="-2"/>
        </w:rPr>
        <w:t xml:space="preserve"> </w:t>
      </w:r>
      <w:r w:rsidRPr="00DB7E0B">
        <w:t>your</w:t>
      </w:r>
      <w:r w:rsidRPr="00DB7E0B">
        <w:rPr>
          <w:spacing w:val="-2"/>
        </w:rPr>
        <w:t xml:space="preserve"> </w:t>
      </w:r>
      <w:r w:rsidRPr="00DB7E0B">
        <w:t>behavior.</w:t>
      </w:r>
      <w:r w:rsidRPr="00DB7E0B">
        <w:rPr>
          <w:spacing w:val="80"/>
        </w:rPr>
        <w:t xml:space="preserve"> </w:t>
      </w:r>
      <w:r w:rsidRPr="00DB7E0B">
        <w:t>Remember</w:t>
      </w:r>
      <w:r w:rsidRPr="00DB7E0B">
        <w:rPr>
          <w:spacing w:val="-3"/>
        </w:rPr>
        <w:t xml:space="preserve"> </w:t>
      </w:r>
      <w:r w:rsidRPr="00DB7E0B">
        <w:t>that</w:t>
      </w:r>
      <w:r w:rsidRPr="00DB7E0B">
        <w:rPr>
          <w:spacing w:val="-1"/>
        </w:rPr>
        <w:t xml:space="preserve"> </w:t>
      </w:r>
      <w:r w:rsidRPr="00DB7E0B">
        <w:t>the</w:t>
      </w:r>
      <w:r w:rsidRPr="00DB7E0B">
        <w:rPr>
          <w:spacing w:val="-1"/>
        </w:rPr>
        <w:t xml:space="preserve"> </w:t>
      </w:r>
      <w:r w:rsidRPr="00DB7E0B">
        <w:t>questions</w:t>
      </w:r>
      <w:r w:rsidRPr="00DB7E0B">
        <w:rPr>
          <w:spacing w:val="-1"/>
        </w:rPr>
        <w:t xml:space="preserve"> </w:t>
      </w:r>
      <w:r w:rsidRPr="00DB7E0B">
        <w:t>only</w:t>
      </w:r>
      <w:r w:rsidRPr="00DB7E0B">
        <w:rPr>
          <w:spacing w:val="-1"/>
        </w:rPr>
        <w:t xml:space="preserve"> </w:t>
      </w:r>
      <w:r w:rsidRPr="00DB7E0B">
        <w:t>refer</w:t>
      </w:r>
      <w:r w:rsidRPr="00DB7E0B">
        <w:rPr>
          <w:spacing w:val="-1"/>
        </w:rPr>
        <w:t xml:space="preserve"> </w:t>
      </w:r>
      <w:r w:rsidRPr="00DB7E0B">
        <w:t>to</w:t>
      </w:r>
      <w:r w:rsidRPr="00DB7E0B">
        <w:rPr>
          <w:spacing w:val="-1"/>
        </w:rPr>
        <w:t xml:space="preserve"> </w:t>
      </w:r>
      <w:r w:rsidRPr="00DB7E0B">
        <w:t>the</w:t>
      </w:r>
      <w:r w:rsidRPr="00DB7E0B">
        <w:rPr>
          <w:spacing w:val="-2"/>
        </w:rPr>
        <w:t xml:space="preserve"> </w:t>
      </w:r>
      <w:r w:rsidRPr="00DB7E0B">
        <w:t>past</w:t>
      </w:r>
      <w:r w:rsidRPr="00DB7E0B">
        <w:rPr>
          <w:spacing w:val="-1"/>
        </w:rPr>
        <w:t xml:space="preserve"> </w:t>
      </w:r>
      <w:r w:rsidRPr="00DB7E0B">
        <w:t>four weeks (28 days</w:t>
      </w:r>
    </w:p>
    <w:p w14:paraId="7BDAAF87" w14:textId="77777777" w:rsidR="00020D89" w:rsidRPr="00DB7E0B" w:rsidRDefault="00020D89" w:rsidP="008F3A41">
      <w:pPr>
        <w:spacing w:line="480" w:lineRule="auto"/>
      </w:pPr>
    </w:p>
    <w:p w14:paraId="4EDDC64A" w14:textId="77777777" w:rsidR="008A7137" w:rsidRPr="00DB7E0B" w:rsidRDefault="008A7137" w:rsidP="008465F2">
      <w:pPr>
        <w:pStyle w:val="ListParagraph"/>
        <w:widowControl w:val="0"/>
        <w:numPr>
          <w:ilvl w:val="0"/>
          <w:numId w:val="5"/>
        </w:numPr>
        <w:tabs>
          <w:tab w:val="left" w:pos="1256"/>
          <w:tab w:val="left" w:pos="9112"/>
        </w:tabs>
        <w:autoSpaceDE w:val="0"/>
        <w:autoSpaceDN w:val="0"/>
        <w:spacing w:after="0" w:line="480" w:lineRule="auto"/>
        <w:ind w:left="1256" w:hanging="1099"/>
        <w:contextualSpacing w:val="0"/>
        <w:rPr>
          <w:rFonts w:ascii="Times New Roman" w:hAnsi="Times New Roman" w:cs="Times New Roman"/>
        </w:rPr>
      </w:pPr>
      <w:r w:rsidRPr="00DB7E0B">
        <w:rPr>
          <w:rFonts w:ascii="Times New Roman" w:hAnsi="Times New Roman" w:cs="Times New Roman"/>
          <w:noProof/>
        </w:rPr>
        <mc:AlternateContent>
          <mc:Choice Requires="wps">
            <w:drawing>
              <wp:anchor distT="0" distB="0" distL="0" distR="0" simplePos="0" relativeHeight="251658246" behindDoc="0" locked="0" layoutInCell="1" allowOverlap="1" wp14:anchorId="511DB335" wp14:editId="7B70DAEE">
                <wp:simplePos x="0" y="0"/>
                <wp:positionH relativeFrom="page">
                  <wp:posOffset>708659</wp:posOffset>
                </wp:positionH>
                <wp:positionV relativeFrom="paragraph">
                  <wp:posOffset>249708</wp:posOffset>
                </wp:positionV>
                <wp:extent cx="6400800"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6B8EB4FC" id="Graphic 14" o:spid="_x0000_s1026" style="position:absolute;margin-left:55.8pt;margin-top:19.65pt;width:7in;height:.1pt;z-index:251673603;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" path="m,l6400799,e" filled="f">
                <v:path arrowok="t"/>
                <w10:wrap anchorx="page"/>
              </v:shape>
            </w:pict>
          </mc:Fallback>
        </mc:AlternateContent>
      </w:r>
      <w:r w:rsidRPr="00DB7E0B">
        <w:rPr>
          <w:rFonts w:ascii="Times New Roman" w:hAnsi="Times New Roman" w:cs="Times New Roman"/>
        </w:rPr>
        <w:t xml:space="preserve">How many </w:t>
      </w:r>
      <w:r w:rsidRPr="00DB7E0B">
        <w:rPr>
          <w:rFonts w:ascii="Times New Roman" w:hAnsi="Times New Roman" w:cs="Times New Roman"/>
          <w:u w:val="single"/>
        </w:rPr>
        <w:t>times</w:t>
      </w:r>
      <w:r w:rsidRPr="00DB7E0B">
        <w:rPr>
          <w:rFonts w:ascii="Times New Roman" w:hAnsi="Times New Roman" w:cs="Times New Roman"/>
        </w:rPr>
        <w:t xml:space="preserve"> has this happened over the past 28 days?</w:t>
      </w:r>
      <w:r w:rsidRPr="00DB7E0B">
        <w:rPr>
          <w:rFonts w:ascii="Times New Roman" w:hAnsi="Times New Roman" w:cs="Times New Roman"/>
          <w:spacing w:val="115"/>
        </w:rPr>
        <w:t xml:space="preserve"> </w:t>
      </w:r>
      <w:r w:rsidRPr="00DB7E0B">
        <w:rPr>
          <w:rFonts w:ascii="Times New Roman" w:hAnsi="Times New Roman" w:cs="Times New Roman"/>
          <w:u w:val="single"/>
        </w:rPr>
        <w:tab/>
      </w:r>
    </w:p>
    <w:p w14:paraId="2D0CE504" w14:textId="77777777" w:rsidR="008A7137" w:rsidRPr="00DB7E0B" w:rsidRDefault="008A7137" w:rsidP="008F3A41">
      <w:pPr>
        <w:spacing w:line="480" w:lineRule="auto"/>
      </w:pPr>
    </w:p>
    <w:p w14:paraId="62BAA604" w14:textId="77777777" w:rsidR="008A7137" w:rsidRPr="00DB7E0B" w:rsidRDefault="008A7137" w:rsidP="008F3A41">
      <w:pPr>
        <w:spacing w:line="480" w:lineRule="auto"/>
      </w:pPr>
    </w:p>
    <w:p w14:paraId="2D7FBFF2" w14:textId="77777777" w:rsidR="008A7137" w:rsidRPr="00DB7E0B" w:rsidRDefault="008A7137" w:rsidP="008465F2">
      <w:pPr>
        <w:pStyle w:val="ListParagraph"/>
        <w:widowControl w:val="0"/>
        <w:numPr>
          <w:ilvl w:val="0"/>
          <w:numId w:val="5"/>
        </w:numPr>
        <w:tabs>
          <w:tab w:val="left" w:pos="536"/>
        </w:tabs>
        <w:autoSpaceDE w:val="0"/>
        <w:autoSpaceDN w:val="0"/>
        <w:spacing w:after="0" w:line="480" w:lineRule="auto"/>
        <w:ind w:left="536"/>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5"/>
        </w:rPr>
        <w:t xml:space="preserve"> </w:t>
      </w:r>
      <w:r w:rsidRPr="00DB7E0B">
        <w:rPr>
          <w:rFonts w:ascii="Times New Roman" w:hAnsi="Times New Roman" w:cs="Times New Roman"/>
        </w:rPr>
        <w:t>the past</w:t>
      </w:r>
      <w:r w:rsidRPr="00DB7E0B">
        <w:rPr>
          <w:rFonts w:ascii="Times New Roman" w:hAnsi="Times New Roman" w:cs="Times New Roman"/>
          <w:spacing w:val="-1"/>
        </w:rPr>
        <w:t xml:space="preserve"> </w:t>
      </w:r>
      <w:r w:rsidRPr="00DB7E0B">
        <w:rPr>
          <w:rFonts w:ascii="Times New Roman" w:hAnsi="Times New Roman" w:cs="Times New Roman"/>
        </w:rPr>
        <w:t>28 days</w:t>
      </w:r>
      <w:r w:rsidRPr="00DB7E0B">
        <w:rPr>
          <w:rFonts w:ascii="Times New Roman" w:hAnsi="Times New Roman" w:cs="Times New Roman"/>
          <w:spacing w:val="-1"/>
        </w:rPr>
        <w:t xml:space="preserve"> </w:t>
      </w:r>
      <w:r w:rsidRPr="00DB7E0B">
        <w:rPr>
          <w:rFonts w:ascii="Times New Roman" w:hAnsi="Times New Roman" w:cs="Times New Roman"/>
        </w:rPr>
        <w:t>have</w:t>
      </w:r>
      <w:r w:rsidRPr="00DB7E0B">
        <w:rPr>
          <w:rFonts w:ascii="Times New Roman" w:hAnsi="Times New Roman" w:cs="Times New Roman"/>
          <w:spacing w:val="-1"/>
        </w:rPr>
        <w:t xml:space="preserve"> </w:t>
      </w:r>
      <w:r w:rsidRPr="00DB7E0B">
        <w:rPr>
          <w:rFonts w:ascii="Times New Roman" w:hAnsi="Times New Roman" w:cs="Times New Roman"/>
        </w:rPr>
        <w:t>you</w:t>
      </w:r>
      <w:r w:rsidRPr="00DB7E0B">
        <w:rPr>
          <w:rFonts w:ascii="Times New Roman" w:hAnsi="Times New Roman" w:cs="Times New Roman"/>
          <w:spacing w:val="-1"/>
        </w:rPr>
        <w:t xml:space="preserve"> </w:t>
      </w:r>
      <w:r w:rsidRPr="00DB7E0B">
        <w:rPr>
          <w:rFonts w:ascii="Times New Roman" w:hAnsi="Times New Roman" w:cs="Times New Roman"/>
        </w:rPr>
        <w:t>made</w:t>
      </w:r>
      <w:r w:rsidRPr="00DB7E0B">
        <w:rPr>
          <w:rFonts w:ascii="Times New Roman" w:hAnsi="Times New Roman" w:cs="Times New Roman"/>
          <w:spacing w:val="-1"/>
        </w:rPr>
        <w:t xml:space="preserve"> </w:t>
      </w:r>
      <w:r w:rsidRPr="00DB7E0B">
        <w:rPr>
          <w:rFonts w:ascii="Times New Roman" w:hAnsi="Times New Roman" w:cs="Times New Roman"/>
        </w:rPr>
        <w:t>yourself</w:t>
      </w:r>
      <w:r w:rsidRPr="00DB7E0B">
        <w:rPr>
          <w:rFonts w:ascii="Times New Roman" w:hAnsi="Times New Roman" w:cs="Times New Roman"/>
          <w:spacing w:val="-1"/>
        </w:rPr>
        <w:t xml:space="preserve"> </w:t>
      </w:r>
      <w:r w:rsidRPr="00DB7E0B">
        <w:rPr>
          <w:rFonts w:ascii="Times New Roman" w:hAnsi="Times New Roman" w:cs="Times New Roman"/>
        </w:rPr>
        <w:t>throw up?</w:t>
      </w:r>
      <w:r w:rsidRPr="00DB7E0B">
        <w:rPr>
          <w:rFonts w:ascii="Times New Roman" w:hAnsi="Times New Roman" w:cs="Times New Roman"/>
          <w:spacing w:val="-1"/>
        </w:rPr>
        <w:t xml:space="preserve"> </w:t>
      </w:r>
      <w:r w:rsidRPr="00DB7E0B">
        <w:rPr>
          <w:rFonts w:ascii="Times New Roman" w:hAnsi="Times New Roman" w:cs="Times New Roman"/>
        </w:rPr>
        <w:t xml:space="preserve">(Please </w:t>
      </w:r>
      <w:r w:rsidRPr="00DB7E0B">
        <w:rPr>
          <w:rFonts w:ascii="Times New Roman" w:hAnsi="Times New Roman" w:cs="Times New Roman"/>
          <w:spacing w:val="-2"/>
        </w:rPr>
        <w:t>circle)</w:t>
      </w:r>
    </w:p>
    <w:p w14:paraId="18F36E40" w14:textId="77777777" w:rsidR="008A7137" w:rsidRPr="00DB7E0B" w:rsidRDefault="008A7137" w:rsidP="008F3A41">
      <w:pPr>
        <w:spacing w:line="480" w:lineRule="auto"/>
      </w:pPr>
    </w:p>
    <w:p w14:paraId="4DD93DBA" w14:textId="77777777" w:rsidR="008A7137" w:rsidRPr="00DB7E0B" w:rsidRDefault="008A7137" w:rsidP="008F3A41">
      <w:pPr>
        <w:tabs>
          <w:tab w:val="left" w:pos="5216"/>
        </w:tabs>
        <w:spacing w:line="480" w:lineRule="auto"/>
        <w:ind w:left="3057"/>
      </w:pPr>
      <w:r w:rsidRPr="00DB7E0B">
        <w:rPr>
          <w:spacing w:val="-5"/>
        </w:rPr>
        <w:t>No</w:t>
      </w:r>
      <w:r w:rsidRPr="00DB7E0B">
        <w:tab/>
      </w:r>
      <w:r w:rsidRPr="00DB7E0B">
        <w:rPr>
          <w:spacing w:val="-5"/>
        </w:rPr>
        <w:t>Yes</w:t>
      </w:r>
    </w:p>
    <w:p w14:paraId="2221F66B" w14:textId="77777777" w:rsidR="008A7137" w:rsidRPr="00DB7E0B" w:rsidRDefault="008A7137" w:rsidP="008F3A41">
      <w:pPr>
        <w:spacing w:line="480" w:lineRule="auto"/>
      </w:pPr>
    </w:p>
    <w:p w14:paraId="0BF7254A" w14:textId="77777777" w:rsidR="008A7137" w:rsidRPr="00DB7E0B" w:rsidRDefault="008A7137" w:rsidP="008465F2">
      <w:pPr>
        <w:pStyle w:val="ListParagraph"/>
        <w:widowControl w:val="0"/>
        <w:numPr>
          <w:ilvl w:val="0"/>
          <w:numId w:val="5"/>
        </w:numPr>
        <w:tabs>
          <w:tab w:val="left" w:pos="1256"/>
          <w:tab w:val="left" w:pos="8938"/>
        </w:tabs>
        <w:autoSpaceDE w:val="0"/>
        <w:autoSpaceDN w:val="0"/>
        <w:spacing w:after="0" w:line="480" w:lineRule="auto"/>
        <w:ind w:left="1256" w:hanging="1099"/>
        <w:contextualSpacing w:val="0"/>
        <w:rPr>
          <w:rFonts w:ascii="Times New Roman" w:hAnsi="Times New Roman" w:cs="Times New Roman"/>
        </w:rPr>
      </w:pPr>
      <w:r w:rsidRPr="00DB7E0B">
        <w:rPr>
          <w:rFonts w:ascii="Times New Roman" w:hAnsi="Times New Roman" w:cs="Times New Roman"/>
        </w:rPr>
        <w:t xml:space="preserve">How many </w:t>
      </w:r>
      <w:r w:rsidRPr="00DB7E0B">
        <w:rPr>
          <w:rFonts w:ascii="Times New Roman" w:hAnsi="Times New Roman" w:cs="Times New Roman"/>
          <w:u w:val="single"/>
        </w:rPr>
        <w:t>times</w:t>
      </w:r>
      <w:r w:rsidRPr="00DB7E0B">
        <w:rPr>
          <w:rFonts w:ascii="Times New Roman" w:hAnsi="Times New Roman" w:cs="Times New Roman"/>
        </w:rPr>
        <w:t xml:space="preserve"> has this happened over the past 28 days?</w:t>
      </w:r>
      <w:r w:rsidRPr="00DB7E0B">
        <w:rPr>
          <w:rFonts w:ascii="Times New Roman" w:hAnsi="Times New Roman" w:cs="Times New Roman"/>
          <w:spacing w:val="71"/>
        </w:rPr>
        <w:t xml:space="preserve"> </w:t>
      </w:r>
      <w:r w:rsidRPr="00DB7E0B">
        <w:rPr>
          <w:rFonts w:ascii="Times New Roman" w:hAnsi="Times New Roman" w:cs="Times New Roman"/>
          <w:u w:val="single"/>
        </w:rPr>
        <w:tab/>
      </w:r>
    </w:p>
    <w:p w14:paraId="235E4720" w14:textId="77777777" w:rsidR="008A7137" w:rsidRPr="00DB7E0B" w:rsidRDefault="008A7137" w:rsidP="008F3A41">
      <w:pPr>
        <w:spacing w:line="480" w:lineRule="auto"/>
      </w:pPr>
    </w:p>
    <w:p w14:paraId="72DB55C9" w14:textId="77777777" w:rsidR="008A7137" w:rsidRPr="00DB7E0B" w:rsidRDefault="008A7137" w:rsidP="008F3A41">
      <w:pPr>
        <w:spacing w:line="480" w:lineRule="auto"/>
      </w:pPr>
    </w:p>
    <w:p w14:paraId="637704F1" w14:textId="77777777" w:rsidR="008A7137" w:rsidRPr="00DB7E0B" w:rsidRDefault="008A7137" w:rsidP="008465F2">
      <w:pPr>
        <w:pStyle w:val="ListParagraph"/>
        <w:widowControl w:val="0"/>
        <w:numPr>
          <w:ilvl w:val="0"/>
          <w:numId w:val="5"/>
        </w:numPr>
        <w:tabs>
          <w:tab w:val="left" w:pos="536"/>
        </w:tabs>
        <w:autoSpaceDE w:val="0"/>
        <w:autoSpaceDN w:val="0"/>
        <w:spacing w:before="1" w:after="0" w:line="480" w:lineRule="auto"/>
        <w:ind w:right="596" w:firstLine="0"/>
        <w:contextualSpacing w:val="0"/>
        <w:rPr>
          <w:rFonts w:ascii="Times New Roman" w:hAnsi="Times New Roman" w:cs="Times New Roman"/>
        </w:rPr>
      </w:pPr>
      <w:r w:rsidRPr="00DB7E0B">
        <w:rPr>
          <w:rFonts w:ascii="Times New Roman" w:hAnsi="Times New Roman" w:cs="Times New Roman"/>
          <w:noProof/>
        </w:rPr>
        <mc:AlternateContent>
          <mc:Choice Requires="wps">
            <w:drawing>
              <wp:anchor distT="0" distB="0" distL="0" distR="0" simplePos="0" relativeHeight="251658247" behindDoc="0" locked="0" layoutInCell="1" allowOverlap="1" wp14:anchorId="338BE522" wp14:editId="18E208D2">
                <wp:simplePos x="0" y="0"/>
                <wp:positionH relativeFrom="page">
                  <wp:posOffset>708659</wp:posOffset>
                </wp:positionH>
                <wp:positionV relativeFrom="paragraph">
                  <wp:posOffset>-159717</wp:posOffset>
                </wp:positionV>
                <wp:extent cx="640080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09F5B382" id="Graphic 15" o:spid="_x0000_s1026" style="position:absolute;margin-left:55.8pt;margin-top:-12.6pt;width:7in;height:.1pt;z-index:251674627;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" path="m,l6400799,e" filled="f">
                <v:path arrowok="t"/>
                <w10:wrap anchorx="page"/>
              </v:shape>
            </w:pict>
          </mc:Fallback>
        </mc:AlternateContent>
      </w:r>
      <w:r w:rsidRPr="00DB7E0B">
        <w:rPr>
          <w:rFonts w:ascii="Times New Roman" w:hAnsi="Times New Roman" w:cs="Times New Roman"/>
        </w:rPr>
        <w:t>Over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taken</w:t>
      </w:r>
      <w:r w:rsidRPr="00DB7E0B">
        <w:rPr>
          <w:rFonts w:ascii="Times New Roman" w:hAnsi="Times New Roman" w:cs="Times New Roman"/>
          <w:spacing w:val="-2"/>
        </w:rPr>
        <w:t xml:space="preserve"> </w:t>
      </w:r>
      <w:r w:rsidRPr="00DB7E0B">
        <w:rPr>
          <w:rFonts w:ascii="Times New Roman" w:hAnsi="Times New Roman" w:cs="Times New Roman"/>
        </w:rPr>
        <w:t>any</w:t>
      </w:r>
      <w:r w:rsidRPr="00DB7E0B">
        <w:rPr>
          <w:rFonts w:ascii="Times New Roman" w:hAnsi="Times New Roman" w:cs="Times New Roman"/>
          <w:spacing w:val="-5"/>
        </w:rPr>
        <w:t xml:space="preserve"> </w:t>
      </w:r>
      <w:r w:rsidRPr="00DB7E0B">
        <w:rPr>
          <w:rFonts w:ascii="Times New Roman" w:hAnsi="Times New Roman" w:cs="Times New Roman"/>
        </w:rPr>
        <w:t>medicines</w:t>
      </w:r>
      <w:r w:rsidRPr="00DB7E0B">
        <w:rPr>
          <w:rFonts w:ascii="Times New Roman" w:hAnsi="Times New Roman" w:cs="Times New Roman"/>
          <w:spacing w:val="-2"/>
        </w:rPr>
        <w:t xml:space="preserve"> </w:t>
      </w:r>
      <w:r w:rsidRPr="00DB7E0B">
        <w:rPr>
          <w:rFonts w:ascii="Times New Roman" w:hAnsi="Times New Roman" w:cs="Times New Roman"/>
        </w:rPr>
        <w:t>that</w:t>
      </w:r>
      <w:r w:rsidRPr="00DB7E0B">
        <w:rPr>
          <w:rFonts w:ascii="Times New Roman" w:hAnsi="Times New Roman" w:cs="Times New Roman"/>
          <w:spacing w:val="-2"/>
        </w:rPr>
        <w:t xml:space="preserve"> </w:t>
      </w:r>
      <w:r w:rsidRPr="00DB7E0B">
        <w:rPr>
          <w:rFonts w:ascii="Times New Roman" w:hAnsi="Times New Roman" w:cs="Times New Roman"/>
        </w:rPr>
        <w:t>make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go</w:t>
      </w:r>
      <w:r w:rsidRPr="00DB7E0B">
        <w:rPr>
          <w:rFonts w:ascii="Times New Roman" w:hAnsi="Times New Roman" w:cs="Times New Roman"/>
          <w:spacing w:val="-2"/>
        </w:rPr>
        <w:t xml:space="preserve"> </w:t>
      </w:r>
      <w:r w:rsidRPr="00DB7E0B">
        <w:rPr>
          <w:rFonts w:ascii="Times New Roman" w:hAnsi="Times New Roman" w:cs="Times New Roman"/>
        </w:rPr>
        <w:t>to</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bathroom (have a bowel movement)? (Please circle)</w:t>
      </w:r>
    </w:p>
    <w:p w14:paraId="6805743B" w14:textId="77777777" w:rsidR="008A7137" w:rsidRPr="00DB7E0B" w:rsidRDefault="008A7137" w:rsidP="008F3A41">
      <w:pPr>
        <w:tabs>
          <w:tab w:val="left" w:pos="5216"/>
        </w:tabs>
        <w:spacing w:before="276" w:line="480" w:lineRule="auto"/>
        <w:ind w:left="3057"/>
      </w:pPr>
      <w:r w:rsidRPr="00DB7E0B">
        <w:rPr>
          <w:spacing w:val="-5"/>
        </w:rPr>
        <w:t>No</w:t>
      </w:r>
      <w:r w:rsidRPr="00DB7E0B">
        <w:tab/>
      </w:r>
      <w:r w:rsidRPr="00DB7E0B">
        <w:rPr>
          <w:spacing w:val="-5"/>
        </w:rPr>
        <w:t>Yes</w:t>
      </w:r>
    </w:p>
    <w:p w14:paraId="3448DDBE" w14:textId="77777777" w:rsidR="008A7137" w:rsidRPr="00DB7E0B" w:rsidRDefault="008A7137" w:rsidP="008465F2">
      <w:pPr>
        <w:pStyle w:val="ListParagraph"/>
        <w:widowControl w:val="0"/>
        <w:numPr>
          <w:ilvl w:val="0"/>
          <w:numId w:val="5"/>
        </w:numPr>
        <w:tabs>
          <w:tab w:val="left" w:pos="1256"/>
          <w:tab w:val="left" w:pos="8999"/>
        </w:tabs>
        <w:autoSpaceDE w:val="0"/>
        <w:autoSpaceDN w:val="0"/>
        <w:spacing w:before="276" w:after="0" w:line="480" w:lineRule="auto"/>
        <w:ind w:left="1256" w:hanging="1099"/>
        <w:contextualSpacing w:val="0"/>
        <w:rPr>
          <w:rFonts w:ascii="Times New Roman" w:hAnsi="Times New Roman" w:cs="Times New Roman"/>
        </w:rPr>
      </w:pPr>
      <w:r w:rsidRPr="00DB7E0B">
        <w:rPr>
          <w:rFonts w:ascii="Times New Roman" w:hAnsi="Times New Roman" w:cs="Times New Roman"/>
          <w:noProof/>
        </w:rPr>
        <mc:AlternateContent>
          <mc:Choice Requires="wps">
            <w:drawing>
              <wp:anchor distT="0" distB="0" distL="0" distR="0" simplePos="0" relativeHeight="251658248" behindDoc="0" locked="0" layoutInCell="1" allowOverlap="1" wp14:anchorId="32790DFF" wp14:editId="691AC1D5">
                <wp:simplePos x="0" y="0"/>
                <wp:positionH relativeFrom="page">
                  <wp:posOffset>708659</wp:posOffset>
                </wp:positionH>
                <wp:positionV relativeFrom="paragraph">
                  <wp:posOffset>484217</wp:posOffset>
                </wp:positionV>
                <wp:extent cx="6400800" cy="1270"/>
                <wp:effectExtent l="0" t="0" r="0" b="0"/>
                <wp:wrapNone/>
                <wp:docPr id="543758347"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25A5E0C2" id="Graphic 16" o:spid="_x0000_s1026" style="position:absolute;margin-left:55.8pt;margin-top:38.15pt;width:7in;height:.1pt;z-index:251675651;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" path="m,l6400799,e" filled="f">
                <v:path arrowok="t"/>
                <w10:wrap anchorx="page"/>
              </v:shape>
            </w:pict>
          </mc:Fallback>
        </mc:AlternateContent>
      </w:r>
      <w:r w:rsidRPr="00DB7E0B">
        <w:rPr>
          <w:rFonts w:ascii="Times New Roman" w:hAnsi="Times New Roman" w:cs="Times New Roman"/>
        </w:rPr>
        <w:t xml:space="preserve">How many </w:t>
      </w:r>
      <w:r w:rsidRPr="00DB7E0B">
        <w:rPr>
          <w:rFonts w:ascii="Times New Roman" w:hAnsi="Times New Roman" w:cs="Times New Roman"/>
          <w:u w:val="single"/>
        </w:rPr>
        <w:t>times</w:t>
      </w:r>
      <w:r w:rsidRPr="00DB7E0B">
        <w:rPr>
          <w:rFonts w:ascii="Times New Roman" w:hAnsi="Times New Roman" w:cs="Times New Roman"/>
        </w:rPr>
        <w:t xml:space="preserve"> has this happened over</w:t>
      </w:r>
      <w:r w:rsidRPr="00DB7E0B">
        <w:rPr>
          <w:rFonts w:ascii="Times New Roman" w:hAnsi="Times New Roman" w:cs="Times New Roman"/>
          <w:spacing w:val="-1"/>
        </w:rPr>
        <w:t xml:space="preserve"> </w:t>
      </w:r>
      <w:r w:rsidRPr="00DB7E0B">
        <w:rPr>
          <w:rFonts w:ascii="Times New Roman" w:hAnsi="Times New Roman" w:cs="Times New Roman"/>
        </w:rPr>
        <w:t xml:space="preserve">the past 28 days? </w:t>
      </w:r>
      <w:r w:rsidRPr="00DB7E0B">
        <w:rPr>
          <w:rFonts w:ascii="Times New Roman" w:hAnsi="Times New Roman" w:cs="Times New Roman"/>
          <w:u w:val="single"/>
        </w:rPr>
        <w:tab/>
      </w:r>
    </w:p>
    <w:p w14:paraId="6A6F817C" w14:textId="77777777" w:rsidR="008A7137" w:rsidRPr="00DB7E0B" w:rsidRDefault="008A7137" w:rsidP="008F3A41">
      <w:pPr>
        <w:spacing w:before="275" w:line="480" w:lineRule="auto"/>
      </w:pPr>
    </w:p>
    <w:p w14:paraId="52C76C7B" w14:textId="77777777" w:rsidR="008A7137" w:rsidRPr="00DB7E0B" w:rsidRDefault="008A7137" w:rsidP="008465F2">
      <w:pPr>
        <w:pStyle w:val="ListParagraph"/>
        <w:widowControl w:val="0"/>
        <w:numPr>
          <w:ilvl w:val="0"/>
          <w:numId w:val="5"/>
        </w:numPr>
        <w:tabs>
          <w:tab w:val="left" w:pos="176"/>
          <w:tab w:val="left" w:pos="516"/>
        </w:tabs>
        <w:autoSpaceDE w:val="0"/>
        <w:autoSpaceDN w:val="0"/>
        <w:spacing w:before="1" w:after="0" w:line="480" w:lineRule="auto"/>
        <w:ind w:right="739" w:hanging="2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5"/>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have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taken</w:t>
      </w:r>
      <w:r w:rsidRPr="00DB7E0B">
        <w:rPr>
          <w:rFonts w:ascii="Times New Roman" w:hAnsi="Times New Roman" w:cs="Times New Roman"/>
          <w:spacing w:val="-3"/>
        </w:rPr>
        <w:t xml:space="preserve"> </w:t>
      </w:r>
      <w:r w:rsidRPr="00DB7E0B">
        <w:rPr>
          <w:rFonts w:ascii="Times New Roman" w:hAnsi="Times New Roman" w:cs="Times New Roman"/>
        </w:rPr>
        <w:t>water</w:t>
      </w:r>
      <w:r w:rsidRPr="00DB7E0B">
        <w:rPr>
          <w:rFonts w:ascii="Times New Roman" w:hAnsi="Times New Roman" w:cs="Times New Roman"/>
          <w:spacing w:val="-4"/>
        </w:rPr>
        <w:t xml:space="preserve"> </w:t>
      </w:r>
      <w:r w:rsidRPr="00DB7E0B">
        <w:rPr>
          <w:rFonts w:ascii="Times New Roman" w:hAnsi="Times New Roman" w:cs="Times New Roman"/>
        </w:rPr>
        <w:t>pills</w:t>
      </w:r>
      <w:r w:rsidRPr="00DB7E0B">
        <w:rPr>
          <w:rFonts w:ascii="Times New Roman" w:hAnsi="Times New Roman" w:cs="Times New Roman"/>
          <w:spacing w:val="-3"/>
        </w:rPr>
        <w:t xml:space="preserve"> </w:t>
      </w:r>
      <w:r w:rsidRPr="00DB7E0B">
        <w:rPr>
          <w:rFonts w:ascii="Times New Roman" w:hAnsi="Times New Roman" w:cs="Times New Roman"/>
        </w:rPr>
        <w:t>(pills</w:t>
      </w:r>
      <w:r w:rsidRPr="00DB7E0B">
        <w:rPr>
          <w:rFonts w:ascii="Times New Roman" w:hAnsi="Times New Roman" w:cs="Times New Roman"/>
          <w:spacing w:val="-3"/>
        </w:rPr>
        <w:t xml:space="preserve"> </w:t>
      </w:r>
      <w:r w:rsidRPr="00DB7E0B">
        <w:rPr>
          <w:rFonts w:ascii="Times New Roman" w:hAnsi="Times New Roman" w:cs="Times New Roman"/>
        </w:rPr>
        <w:t>that</w:t>
      </w:r>
      <w:r w:rsidRPr="00DB7E0B">
        <w:rPr>
          <w:rFonts w:ascii="Times New Roman" w:hAnsi="Times New Roman" w:cs="Times New Roman"/>
          <w:spacing w:val="-3"/>
        </w:rPr>
        <w:t xml:space="preserve"> </w:t>
      </w:r>
      <w:r w:rsidRPr="00DB7E0B">
        <w:rPr>
          <w:rFonts w:ascii="Times New Roman" w:hAnsi="Times New Roman" w:cs="Times New Roman"/>
        </w:rPr>
        <w:t>make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urinate</w:t>
      </w:r>
      <w:r w:rsidRPr="00DB7E0B">
        <w:rPr>
          <w:rFonts w:ascii="Times New Roman" w:hAnsi="Times New Roman" w:cs="Times New Roman"/>
          <w:spacing w:val="-5"/>
        </w:rPr>
        <w:t xml:space="preserve"> </w:t>
      </w:r>
      <w:r w:rsidRPr="00DB7E0B">
        <w:rPr>
          <w:rFonts w:ascii="Times New Roman" w:hAnsi="Times New Roman" w:cs="Times New Roman"/>
        </w:rPr>
        <w:t>or</w:t>
      </w:r>
      <w:r w:rsidRPr="00DB7E0B">
        <w:rPr>
          <w:rFonts w:ascii="Times New Roman" w:hAnsi="Times New Roman" w:cs="Times New Roman"/>
          <w:spacing w:val="-4"/>
        </w:rPr>
        <w:t xml:space="preserve"> </w:t>
      </w:r>
      <w:r w:rsidRPr="00DB7E0B">
        <w:rPr>
          <w:rFonts w:ascii="Times New Roman" w:hAnsi="Times New Roman" w:cs="Times New Roman"/>
        </w:rPr>
        <w:t>pee)? (Please circle)</w:t>
      </w:r>
    </w:p>
    <w:p w14:paraId="47997CE1" w14:textId="77777777" w:rsidR="008A7137" w:rsidRPr="00DB7E0B" w:rsidRDefault="008A7137" w:rsidP="008F3A41">
      <w:pPr>
        <w:spacing w:line="480" w:lineRule="auto"/>
      </w:pPr>
    </w:p>
    <w:p w14:paraId="6658A78A" w14:textId="77777777" w:rsidR="008A7137" w:rsidRPr="00DB7E0B" w:rsidRDefault="008A7137" w:rsidP="008F3A41">
      <w:pPr>
        <w:tabs>
          <w:tab w:val="left" w:pos="5216"/>
        </w:tabs>
        <w:spacing w:line="480" w:lineRule="auto"/>
        <w:ind w:left="3057"/>
      </w:pPr>
      <w:r w:rsidRPr="00DB7E0B">
        <w:rPr>
          <w:spacing w:val="-5"/>
        </w:rPr>
        <w:t>No</w:t>
      </w:r>
      <w:r w:rsidRPr="00DB7E0B">
        <w:tab/>
      </w:r>
      <w:r w:rsidRPr="00DB7E0B">
        <w:rPr>
          <w:spacing w:val="-5"/>
        </w:rPr>
        <w:t>Yes</w:t>
      </w:r>
    </w:p>
    <w:p w14:paraId="7220573C" w14:textId="77777777" w:rsidR="008A7137" w:rsidRPr="00DB7E0B" w:rsidRDefault="008A7137" w:rsidP="008F3A41">
      <w:pPr>
        <w:spacing w:line="480" w:lineRule="auto"/>
      </w:pPr>
    </w:p>
    <w:p w14:paraId="5DBF8D89" w14:textId="77777777" w:rsidR="008A7137" w:rsidRPr="00DB7E0B" w:rsidRDefault="008A7137" w:rsidP="008465F2">
      <w:pPr>
        <w:pStyle w:val="ListParagraph"/>
        <w:widowControl w:val="0"/>
        <w:numPr>
          <w:ilvl w:val="0"/>
          <w:numId w:val="5"/>
        </w:numPr>
        <w:tabs>
          <w:tab w:val="left" w:pos="1256"/>
          <w:tab w:val="left" w:pos="8997"/>
        </w:tabs>
        <w:autoSpaceDE w:val="0"/>
        <w:autoSpaceDN w:val="0"/>
        <w:spacing w:after="0" w:line="480" w:lineRule="auto"/>
        <w:ind w:left="1256" w:hanging="1099"/>
        <w:contextualSpacing w:val="0"/>
        <w:rPr>
          <w:rFonts w:ascii="Times New Roman" w:hAnsi="Times New Roman" w:cs="Times New Roman"/>
        </w:rPr>
      </w:pPr>
      <w:r w:rsidRPr="00DB7E0B">
        <w:rPr>
          <w:rFonts w:ascii="Times New Roman" w:hAnsi="Times New Roman" w:cs="Times New Roman"/>
          <w:noProof/>
        </w:rPr>
        <mc:AlternateContent>
          <mc:Choice Requires="wps">
            <w:drawing>
              <wp:anchor distT="0" distB="0" distL="0" distR="0" simplePos="0" relativeHeight="251658249" behindDoc="0" locked="0" layoutInCell="1" allowOverlap="1" wp14:anchorId="428AEC2F" wp14:editId="66939ED0">
                <wp:simplePos x="0" y="0"/>
                <wp:positionH relativeFrom="page">
                  <wp:posOffset>708659</wp:posOffset>
                </wp:positionH>
                <wp:positionV relativeFrom="paragraph">
                  <wp:posOffset>319221</wp:posOffset>
                </wp:positionV>
                <wp:extent cx="6400800" cy="1270"/>
                <wp:effectExtent l="0" t="0" r="0" b="0"/>
                <wp:wrapNone/>
                <wp:docPr id="181775559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02AF786D" id="Graphic 17" o:spid="_x0000_s1026" style="position:absolute;margin-left:55.8pt;margin-top:25.15pt;width:7in;height:.1pt;z-index:251676675;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" path="m,l6400799,e" filled="f">
                <v:path arrowok="t"/>
                <w10:wrap anchorx="page"/>
              </v:shape>
            </w:pict>
          </mc:Fallback>
        </mc:AlternateContent>
      </w:r>
      <w:r w:rsidRPr="00DB7E0B">
        <w:rPr>
          <w:rFonts w:ascii="Times New Roman" w:hAnsi="Times New Roman" w:cs="Times New Roman"/>
        </w:rPr>
        <w:t xml:space="preserve">How many </w:t>
      </w:r>
      <w:r w:rsidRPr="00DB7E0B">
        <w:rPr>
          <w:rFonts w:ascii="Times New Roman" w:hAnsi="Times New Roman" w:cs="Times New Roman"/>
          <w:u w:val="single"/>
        </w:rPr>
        <w:t>times</w:t>
      </w:r>
      <w:r w:rsidRPr="00DB7E0B">
        <w:rPr>
          <w:rFonts w:ascii="Times New Roman" w:hAnsi="Times New Roman" w:cs="Times New Roman"/>
        </w:rPr>
        <w:t xml:space="preserve"> has this happened over</w:t>
      </w:r>
      <w:r w:rsidRPr="00DB7E0B">
        <w:rPr>
          <w:rFonts w:ascii="Times New Roman" w:hAnsi="Times New Roman" w:cs="Times New Roman"/>
          <w:spacing w:val="-1"/>
        </w:rPr>
        <w:t xml:space="preserve"> </w:t>
      </w:r>
      <w:r w:rsidRPr="00DB7E0B">
        <w:rPr>
          <w:rFonts w:ascii="Times New Roman" w:hAnsi="Times New Roman" w:cs="Times New Roman"/>
        </w:rPr>
        <w:t xml:space="preserve">the past 28 days? </w:t>
      </w:r>
      <w:r w:rsidRPr="00DB7E0B">
        <w:rPr>
          <w:rFonts w:ascii="Times New Roman" w:hAnsi="Times New Roman" w:cs="Times New Roman"/>
          <w:u w:val="single"/>
        </w:rPr>
        <w:tab/>
      </w:r>
    </w:p>
    <w:p w14:paraId="18A59A76" w14:textId="77777777" w:rsidR="008A7137" w:rsidRPr="00DB7E0B" w:rsidRDefault="008A7137" w:rsidP="008F3A41">
      <w:pPr>
        <w:spacing w:line="480" w:lineRule="auto"/>
      </w:pPr>
    </w:p>
    <w:p w14:paraId="2423649B" w14:textId="77777777" w:rsidR="008A7137" w:rsidRPr="00DB7E0B" w:rsidRDefault="008A7137" w:rsidP="008F3A41">
      <w:pPr>
        <w:spacing w:line="480" w:lineRule="auto"/>
      </w:pPr>
    </w:p>
    <w:p w14:paraId="7CD74993" w14:textId="77777777" w:rsidR="008A7137" w:rsidRPr="00DB7E0B" w:rsidRDefault="008A7137" w:rsidP="008465F2">
      <w:pPr>
        <w:pStyle w:val="ListParagraph"/>
        <w:widowControl w:val="0"/>
        <w:numPr>
          <w:ilvl w:val="0"/>
          <w:numId w:val="5"/>
        </w:numPr>
        <w:tabs>
          <w:tab w:val="left" w:pos="176"/>
          <w:tab w:val="left" w:pos="516"/>
        </w:tabs>
        <w:autoSpaceDE w:val="0"/>
        <w:autoSpaceDN w:val="0"/>
        <w:spacing w:after="0" w:line="480" w:lineRule="auto"/>
        <w:ind w:right="815" w:hanging="2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exercised</w:t>
      </w:r>
      <w:r w:rsidRPr="00DB7E0B">
        <w:rPr>
          <w:rFonts w:ascii="Times New Roman" w:hAnsi="Times New Roman" w:cs="Times New Roman"/>
          <w:spacing w:val="-2"/>
        </w:rPr>
        <w:t xml:space="preserve"> </w:t>
      </w:r>
      <w:r w:rsidRPr="00DB7E0B">
        <w:rPr>
          <w:rFonts w:ascii="Times New Roman" w:hAnsi="Times New Roman" w:cs="Times New Roman"/>
        </w:rPr>
        <w:t>very</w:t>
      </w:r>
      <w:r w:rsidRPr="00DB7E0B">
        <w:rPr>
          <w:rFonts w:ascii="Times New Roman" w:hAnsi="Times New Roman" w:cs="Times New Roman"/>
          <w:spacing w:val="-2"/>
        </w:rPr>
        <w:t xml:space="preserve"> </w:t>
      </w:r>
      <w:r w:rsidRPr="00DB7E0B">
        <w:rPr>
          <w:rFonts w:ascii="Times New Roman" w:hAnsi="Times New Roman" w:cs="Times New Roman"/>
        </w:rPr>
        <w:t>hard</w:t>
      </w:r>
      <w:r w:rsidRPr="00DB7E0B">
        <w:rPr>
          <w:rFonts w:ascii="Times New Roman" w:hAnsi="Times New Roman" w:cs="Times New Roman"/>
          <w:spacing w:val="-2"/>
        </w:rPr>
        <w:t xml:space="preserve"> </w:t>
      </w:r>
      <w:proofErr w:type="gramStart"/>
      <w:r w:rsidRPr="00DB7E0B">
        <w:rPr>
          <w:rFonts w:ascii="Times New Roman" w:hAnsi="Times New Roman" w:cs="Times New Roman"/>
        </w:rPr>
        <w:t>in</w:t>
      </w:r>
      <w:r w:rsidRPr="00DB7E0B">
        <w:rPr>
          <w:rFonts w:ascii="Times New Roman" w:hAnsi="Times New Roman" w:cs="Times New Roman"/>
          <w:spacing w:val="-1"/>
        </w:rPr>
        <w:t xml:space="preserve"> </w:t>
      </w:r>
      <w:r w:rsidRPr="00DB7E0B">
        <w:rPr>
          <w:rFonts w:ascii="Times New Roman" w:hAnsi="Times New Roman" w:cs="Times New Roman"/>
        </w:rPr>
        <w:t>order</w:t>
      </w:r>
      <w:r w:rsidRPr="00DB7E0B">
        <w:rPr>
          <w:rFonts w:ascii="Times New Roman" w:hAnsi="Times New Roman" w:cs="Times New Roman"/>
          <w:spacing w:val="-3"/>
        </w:rPr>
        <w:t xml:space="preserve"> </w:t>
      </w:r>
      <w:r w:rsidRPr="00DB7E0B">
        <w:rPr>
          <w:rFonts w:ascii="Times New Roman" w:hAnsi="Times New Roman" w:cs="Times New Roman"/>
        </w:rPr>
        <w:t>to</w:t>
      </w:r>
      <w:proofErr w:type="gramEnd"/>
      <w:r w:rsidRPr="00DB7E0B">
        <w:rPr>
          <w:rFonts w:ascii="Times New Roman" w:hAnsi="Times New Roman" w:cs="Times New Roman"/>
          <w:spacing w:val="-2"/>
        </w:rPr>
        <w:t xml:space="preserve"> </w:t>
      </w:r>
      <w:r w:rsidRPr="00DB7E0B">
        <w:rPr>
          <w:rFonts w:ascii="Times New Roman" w:hAnsi="Times New Roman" w:cs="Times New Roman"/>
        </w:rPr>
        <w:t>change</w:t>
      </w:r>
      <w:r w:rsidRPr="00DB7E0B">
        <w:rPr>
          <w:rFonts w:ascii="Times New Roman" w:hAnsi="Times New Roman" w:cs="Times New Roman"/>
          <w:spacing w:val="-3"/>
        </w:rPr>
        <w:t xml:space="preserve"> </w:t>
      </w:r>
      <w:r w:rsidRPr="00DB7E0B">
        <w:rPr>
          <w:rFonts w:ascii="Times New Roman" w:hAnsi="Times New Roman" w:cs="Times New Roman"/>
        </w:rPr>
        <w:t>your</w:t>
      </w:r>
      <w:r w:rsidRPr="00DB7E0B">
        <w:rPr>
          <w:rFonts w:ascii="Times New Roman" w:hAnsi="Times New Roman" w:cs="Times New Roman"/>
          <w:spacing w:val="-3"/>
        </w:rPr>
        <w:t xml:space="preserve"> </w:t>
      </w:r>
      <w:r w:rsidRPr="00DB7E0B">
        <w:rPr>
          <w:rFonts w:ascii="Times New Roman" w:hAnsi="Times New Roman" w:cs="Times New Roman"/>
        </w:rPr>
        <w:t>shape</w:t>
      </w:r>
      <w:r w:rsidRPr="00DB7E0B">
        <w:rPr>
          <w:rFonts w:ascii="Times New Roman" w:hAnsi="Times New Roman" w:cs="Times New Roman"/>
          <w:spacing w:val="-3"/>
        </w:rPr>
        <w:t xml:space="preserve"> </w:t>
      </w:r>
      <w:r w:rsidRPr="00DB7E0B">
        <w:rPr>
          <w:rFonts w:ascii="Times New Roman" w:hAnsi="Times New Roman" w:cs="Times New Roman"/>
        </w:rPr>
        <w:t>or weight (and not just for fun)? (Please circle)</w:t>
      </w:r>
    </w:p>
    <w:p w14:paraId="6A2E803D" w14:textId="77777777" w:rsidR="008A7137" w:rsidRPr="00DB7E0B" w:rsidRDefault="008A7137" w:rsidP="008F3A41">
      <w:pPr>
        <w:spacing w:line="480" w:lineRule="auto"/>
      </w:pPr>
    </w:p>
    <w:p w14:paraId="14FA9D52" w14:textId="77777777" w:rsidR="008A7137" w:rsidRPr="00DB7E0B" w:rsidRDefault="008A7137" w:rsidP="008F3A41">
      <w:pPr>
        <w:tabs>
          <w:tab w:val="left" w:pos="5216"/>
        </w:tabs>
        <w:spacing w:line="480" w:lineRule="auto"/>
        <w:ind w:left="3057"/>
      </w:pPr>
      <w:r w:rsidRPr="00DB7E0B">
        <w:rPr>
          <w:spacing w:val="-5"/>
        </w:rPr>
        <w:t>No</w:t>
      </w:r>
      <w:r w:rsidRPr="00DB7E0B">
        <w:tab/>
      </w:r>
      <w:r w:rsidRPr="00DB7E0B">
        <w:rPr>
          <w:spacing w:val="-5"/>
        </w:rPr>
        <w:t>Yes</w:t>
      </w:r>
    </w:p>
    <w:p w14:paraId="6D72219C" w14:textId="77777777" w:rsidR="008A7137" w:rsidRPr="00DB7E0B" w:rsidRDefault="008A7137" w:rsidP="008F3A41">
      <w:pPr>
        <w:pStyle w:val="BodyText"/>
        <w:tabs>
          <w:tab w:val="left" w:pos="9479"/>
        </w:tabs>
        <w:spacing w:line="480" w:lineRule="auto"/>
        <w:ind w:left="1736"/>
        <w:rPr>
          <w:rFonts w:ascii="Times New Roman" w:hAnsi="Times New Roman" w:cs="Times New Roman"/>
          <w:sz w:val="24"/>
          <w:szCs w:val="24"/>
        </w:rPr>
      </w:pPr>
      <w:r w:rsidRPr="00DB7E0B">
        <w:rPr>
          <w:rFonts w:ascii="Times New Roman" w:hAnsi="Times New Roman" w:cs="Times New Roman"/>
          <w:noProof/>
          <w:sz w:val="24"/>
          <w:szCs w:val="24"/>
        </w:rPr>
        <mc:AlternateContent>
          <mc:Choice Requires="wps">
            <w:drawing>
              <wp:anchor distT="0" distB="0" distL="0" distR="0" simplePos="0" relativeHeight="251658250" behindDoc="0" locked="0" layoutInCell="1" allowOverlap="1" wp14:anchorId="4840864D" wp14:editId="6E6D11A9">
                <wp:simplePos x="0" y="0"/>
                <wp:positionH relativeFrom="page">
                  <wp:posOffset>708659</wp:posOffset>
                </wp:positionH>
                <wp:positionV relativeFrom="paragraph">
                  <wp:posOffset>410130</wp:posOffset>
                </wp:positionV>
                <wp:extent cx="6400800" cy="1270"/>
                <wp:effectExtent l="0" t="0" r="0" b="0"/>
                <wp:wrapNone/>
                <wp:docPr id="321433902"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15258471" id="Graphic 18" o:spid="_x0000_s1026" style="position:absolute;margin-left:55.8pt;margin-top:32.3pt;width:7in;height:.1pt;z-index:251677699;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" path="m,l6400799,e" filled="f" strokeweight="1pt">
                <v:path arrowok="t"/>
                <w10:wrap anchorx="page"/>
              </v:shape>
            </w:pict>
          </mc:Fallback>
        </mc:AlternateContent>
      </w:r>
      <w:r w:rsidRPr="00DB7E0B">
        <w:rPr>
          <w:rFonts w:ascii="Times New Roman" w:hAnsi="Times New Roman" w:cs="Times New Roman"/>
          <w:sz w:val="24"/>
          <w:szCs w:val="24"/>
        </w:rPr>
        <w:t xml:space="preserve">How many </w:t>
      </w:r>
      <w:r w:rsidRPr="00DB7E0B">
        <w:rPr>
          <w:rFonts w:ascii="Times New Roman" w:hAnsi="Times New Roman" w:cs="Times New Roman"/>
          <w:sz w:val="24"/>
          <w:szCs w:val="24"/>
          <w:u w:val="single"/>
        </w:rPr>
        <w:t>times</w:t>
      </w:r>
      <w:r w:rsidRPr="00DB7E0B">
        <w:rPr>
          <w:rFonts w:ascii="Times New Roman" w:hAnsi="Times New Roman" w:cs="Times New Roman"/>
          <w:sz w:val="24"/>
          <w:szCs w:val="24"/>
        </w:rPr>
        <w:t xml:space="preserve"> has this happened over the past 28 days? </w:t>
      </w:r>
      <w:r w:rsidRPr="00DB7E0B">
        <w:rPr>
          <w:rFonts w:ascii="Times New Roman" w:hAnsi="Times New Roman" w:cs="Times New Roman"/>
          <w:sz w:val="24"/>
          <w:szCs w:val="24"/>
          <w:u w:val="single"/>
        </w:rPr>
        <w:tab/>
      </w:r>
    </w:p>
    <w:p w14:paraId="6954675E" w14:textId="77777777" w:rsidR="008A7137" w:rsidRPr="00DB7E0B" w:rsidRDefault="008A7137" w:rsidP="008F3A41">
      <w:pPr>
        <w:spacing w:line="480" w:lineRule="auto"/>
        <w:rPr>
          <w:rFonts w:eastAsia="Arial"/>
          <w:lang w:val="en-US" w:eastAsia="en-US"/>
        </w:rPr>
      </w:pPr>
    </w:p>
    <w:p w14:paraId="53C4BF8B" w14:textId="77777777" w:rsidR="00A20CE6" w:rsidRPr="00DB7E0B" w:rsidRDefault="00A20CE6" w:rsidP="008F3A41">
      <w:pPr>
        <w:spacing w:line="480" w:lineRule="auto"/>
      </w:pPr>
    </w:p>
    <w:p w14:paraId="7C3132B9" w14:textId="77777777" w:rsidR="00A20CE6" w:rsidRPr="00DB7E0B" w:rsidRDefault="00A20CE6" w:rsidP="008F3A41">
      <w:pPr>
        <w:spacing w:line="480" w:lineRule="auto"/>
        <w:rPr>
          <w:rFonts w:eastAsia="Arial"/>
          <w:lang w:val="en-US" w:eastAsia="en-US"/>
        </w:rPr>
      </w:pPr>
    </w:p>
    <w:p w14:paraId="1FB2B29B" w14:textId="77777777" w:rsidR="00A20CE6" w:rsidRPr="00DB7E0B" w:rsidRDefault="00A20CE6" w:rsidP="008F3A41">
      <w:pPr>
        <w:spacing w:before="80" w:line="480" w:lineRule="auto"/>
        <w:ind w:left="176" w:right="172"/>
      </w:pPr>
      <w:r w:rsidRPr="00DB7E0B">
        <w:rPr>
          <w:rFonts w:eastAsia="Arial"/>
          <w:lang w:val="en-US" w:eastAsia="en-US"/>
        </w:rPr>
        <w:tab/>
      </w:r>
      <w:r w:rsidRPr="00DB7E0B">
        <w:t>Questions</w:t>
      </w:r>
      <w:r w:rsidRPr="00DB7E0B">
        <w:rPr>
          <w:spacing w:val="-2"/>
        </w:rPr>
        <w:t xml:space="preserve"> </w:t>
      </w:r>
      <w:r w:rsidRPr="00DB7E0B">
        <w:t>30</w:t>
      </w:r>
      <w:r w:rsidRPr="00DB7E0B">
        <w:rPr>
          <w:spacing w:val="-2"/>
        </w:rPr>
        <w:t xml:space="preserve"> </w:t>
      </w:r>
      <w:r w:rsidRPr="00DB7E0B">
        <w:t>to</w:t>
      </w:r>
      <w:r w:rsidRPr="00DB7E0B">
        <w:rPr>
          <w:spacing w:val="-2"/>
        </w:rPr>
        <w:t xml:space="preserve"> </w:t>
      </w:r>
      <w:r w:rsidRPr="00DB7E0B">
        <w:t>38:</w:t>
      </w:r>
      <w:r w:rsidRPr="00DB7E0B">
        <w:rPr>
          <w:spacing w:val="40"/>
        </w:rPr>
        <w:t xml:space="preserve"> </w:t>
      </w:r>
      <w:r w:rsidRPr="00DB7E0B">
        <w:t>Please</w:t>
      </w:r>
      <w:r w:rsidRPr="00DB7E0B">
        <w:rPr>
          <w:spacing w:val="-3"/>
        </w:rPr>
        <w:t xml:space="preserve"> </w:t>
      </w:r>
      <w:r w:rsidRPr="00DB7E0B">
        <w:t>mark</w:t>
      </w:r>
      <w:r w:rsidRPr="00DB7E0B">
        <w:rPr>
          <w:spacing w:val="-2"/>
        </w:rPr>
        <w:t xml:space="preserve"> </w:t>
      </w:r>
      <w:r w:rsidRPr="00DB7E0B">
        <w:t>the</w:t>
      </w:r>
      <w:r w:rsidRPr="00DB7E0B">
        <w:rPr>
          <w:spacing w:val="-2"/>
        </w:rPr>
        <w:t xml:space="preserve"> </w:t>
      </w:r>
      <w:r w:rsidRPr="00DB7E0B">
        <w:t>spot</w:t>
      </w:r>
      <w:r w:rsidRPr="00DB7E0B">
        <w:rPr>
          <w:spacing w:val="-2"/>
        </w:rPr>
        <w:t xml:space="preserve"> </w:t>
      </w:r>
      <w:r w:rsidRPr="00DB7E0B">
        <w:t>on</w:t>
      </w:r>
      <w:r w:rsidRPr="00DB7E0B">
        <w:rPr>
          <w:spacing w:val="-2"/>
        </w:rPr>
        <w:t xml:space="preserve"> </w:t>
      </w:r>
      <w:r w:rsidRPr="00DB7E0B">
        <w:t>the</w:t>
      </w:r>
      <w:r w:rsidRPr="00DB7E0B">
        <w:rPr>
          <w:spacing w:val="-2"/>
        </w:rPr>
        <w:t xml:space="preserve"> </w:t>
      </w:r>
      <w:r w:rsidRPr="00DB7E0B">
        <w:t>line</w:t>
      </w:r>
      <w:r w:rsidRPr="00DB7E0B">
        <w:rPr>
          <w:spacing w:val="-3"/>
        </w:rPr>
        <w:t xml:space="preserve"> </w:t>
      </w:r>
      <w:r w:rsidRPr="00DB7E0B">
        <w:t>that</w:t>
      </w:r>
      <w:r w:rsidRPr="00DB7E0B">
        <w:rPr>
          <w:spacing w:val="-2"/>
        </w:rPr>
        <w:t xml:space="preserve"> </w:t>
      </w:r>
      <w:r w:rsidRPr="00DB7E0B">
        <w:t>best</w:t>
      </w:r>
      <w:r w:rsidRPr="00DB7E0B">
        <w:rPr>
          <w:spacing w:val="-2"/>
        </w:rPr>
        <w:t xml:space="preserve"> </w:t>
      </w:r>
      <w:r w:rsidRPr="00DB7E0B">
        <w:t>describes</w:t>
      </w:r>
      <w:r w:rsidRPr="00DB7E0B">
        <w:rPr>
          <w:spacing w:val="-2"/>
        </w:rPr>
        <w:t xml:space="preserve"> </w:t>
      </w:r>
      <w:r w:rsidRPr="00DB7E0B">
        <w:t>how</w:t>
      </w:r>
      <w:r w:rsidRPr="00DB7E0B">
        <w:rPr>
          <w:spacing w:val="-2"/>
        </w:rPr>
        <w:t xml:space="preserve"> </w:t>
      </w:r>
      <w:r w:rsidRPr="00DB7E0B">
        <w:t>you</w:t>
      </w:r>
      <w:r w:rsidRPr="00DB7E0B">
        <w:rPr>
          <w:spacing w:val="-2"/>
        </w:rPr>
        <w:t xml:space="preserve"> </w:t>
      </w:r>
      <w:r w:rsidRPr="00DB7E0B">
        <w:t>feel.</w:t>
      </w:r>
      <w:r w:rsidRPr="00DB7E0B">
        <w:rPr>
          <w:spacing w:val="40"/>
        </w:rPr>
        <w:t xml:space="preserve"> </w:t>
      </w:r>
      <w:r w:rsidRPr="00DB7E0B">
        <w:t>Remember that the questions only refer to the past four weeks (28 days).</w:t>
      </w:r>
      <w:r w:rsidRPr="00DB7E0B">
        <w:rPr>
          <w:spacing w:val="40"/>
        </w:rPr>
        <w:t xml:space="preserve"> </w:t>
      </w:r>
      <w:r w:rsidRPr="00DB7E0B">
        <w:t>For these questions, when we say</w:t>
      </w:r>
    </w:p>
    <w:p w14:paraId="257AA114" w14:textId="77777777" w:rsidR="00A20CE6" w:rsidRPr="00DB7E0B" w:rsidRDefault="00A20CE6" w:rsidP="008F3A41">
      <w:pPr>
        <w:spacing w:line="480" w:lineRule="auto"/>
        <w:ind w:left="176"/>
      </w:pPr>
      <w:r w:rsidRPr="00DB7E0B">
        <w:t>“</w:t>
      </w:r>
      <w:proofErr w:type="gramStart"/>
      <w:r w:rsidRPr="00DB7E0B">
        <w:t>weight</w:t>
      </w:r>
      <w:proofErr w:type="gramEnd"/>
      <w:r w:rsidRPr="00DB7E0B">
        <w:t>,”</w:t>
      </w:r>
      <w:r w:rsidRPr="00DB7E0B">
        <w:rPr>
          <w:spacing w:val="-3"/>
        </w:rPr>
        <w:t xml:space="preserve"> </w:t>
      </w:r>
      <w:r w:rsidRPr="00DB7E0B">
        <w:t>we</w:t>
      </w:r>
      <w:r w:rsidRPr="00DB7E0B">
        <w:rPr>
          <w:spacing w:val="-3"/>
        </w:rPr>
        <w:t xml:space="preserve"> </w:t>
      </w:r>
      <w:r w:rsidRPr="00DB7E0B">
        <w:t>mean</w:t>
      </w:r>
      <w:r w:rsidRPr="00DB7E0B">
        <w:rPr>
          <w:spacing w:val="-2"/>
        </w:rPr>
        <w:t xml:space="preserve"> </w:t>
      </w:r>
      <w:r w:rsidRPr="00DB7E0B">
        <w:t>the</w:t>
      </w:r>
      <w:r w:rsidRPr="00DB7E0B">
        <w:rPr>
          <w:spacing w:val="-2"/>
        </w:rPr>
        <w:t xml:space="preserve"> </w:t>
      </w:r>
      <w:r w:rsidRPr="00DB7E0B">
        <w:t>number</w:t>
      </w:r>
      <w:r w:rsidRPr="00DB7E0B">
        <w:rPr>
          <w:spacing w:val="-4"/>
        </w:rPr>
        <w:t xml:space="preserve"> </w:t>
      </w:r>
      <w:r w:rsidRPr="00DB7E0B">
        <w:t>on</w:t>
      </w:r>
      <w:r w:rsidRPr="00DB7E0B">
        <w:rPr>
          <w:spacing w:val="-2"/>
        </w:rPr>
        <w:t xml:space="preserve"> </w:t>
      </w:r>
      <w:r w:rsidRPr="00DB7E0B">
        <w:t>the</w:t>
      </w:r>
      <w:r w:rsidRPr="00DB7E0B">
        <w:rPr>
          <w:spacing w:val="-2"/>
        </w:rPr>
        <w:t xml:space="preserve"> </w:t>
      </w:r>
      <w:r w:rsidRPr="00DB7E0B">
        <w:t>scale,</w:t>
      </w:r>
      <w:r w:rsidRPr="00DB7E0B">
        <w:rPr>
          <w:spacing w:val="-2"/>
        </w:rPr>
        <w:t xml:space="preserve"> </w:t>
      </w:r>
      <w:r w:rsidRPr="00DB7E0B">
        <w:t>and when</w:t>
      </w:r>
      <w:r w:rsidRPr="00DB7E0B">
        <w:rPr>
          <w:spacing w:val="-2"/>
        </w:rPr>
        <w:t xml:space="preserve"> </w:t>
      </w:r>
      <w:r w:rsidRPr="00DB7E0B">
        <w:t>we</w:t>
      </w:r>
      <w:r w:rsidRPr="00DB7E0B">
        <w:rPr>
          <w:spacing w:val="-4"/>
        </w:rPr>
        <w:t xml:space="preserve"> </w:t>
      </w:r>
      <w:r w:rsidRPr="00DB7E0B">
        <w:t>say</w:t>
      </w:r>
      <w:r w:rsidRPr="00DB7E0B">
        <w:rPr>
          <w:spacing w:val="-2"/>
        </w:rPr>
        <w:t xml:space="preserve"> </w:t>
      </w:r>
      <w:r w:rsidRPr="00DB7E0B">
        <w:t>“shape,”</w:t>
      </w:r>
      <w:r w:rsidRPr="00DB7E0B">
        <w:rPr>
          <w:spacing w:val="-3"/>
        </w:rPr>
        <w:t xml:space="preserve"> </w:t>
      </w:r>
      <w:r w:rsidRPr="00DB7E0B">
        <w:t>we</w:t>
      </w:r>
      <w:r w:rsidRPr="00DB7E0B">
        <w:rPr>
          <w:spacing w:val="-3"/>
        </w:rPr>
        <w:t xml:space="preserve"> </w:t>
      </w:r>
      <w:r w:rsidRPr="00DB7E0B">
        <w:t>mean</w:t>
      </w:r>
      <w:r w:rsidRPr="00DB7E0B">
        <w:rPr>
          <w:spacing w:val="-2"/>
        </w:rPr>
        <w:t xml:space="preserve"> </w:t>
      </w:r>
      <w:r w:rsidRPr="00DB7E0B">
        <w:t>what</w:t>
      </w:r>
      <w:r w:rsidRPr="00DB7E0B">
        <w:rPr>
          <w:spacing w:val="-2"/>
        </w:rPr>
        <w:t xml:space="preserve"> </w:t>
      </w:r>
      <w:r w:rsidRPr="00DB7E0B">
        <w:t>you</w:t>
      </w:r>
      <w:r w:rsidRPr="00DB7E0B">
        <w:rPr>
          <w:spacing w:val="-2"/>
        </w:rPr>
        <w:t xml:space="preserve"> </w:t>
      </w:r>
      <w:r w:rsidRPr="00DB7E0B">
        <w:t>see</w:t>
      </w:r>
      <w:r w:rsidRPr="00DB7E0B">
        <w:rPr>
          <w:spacing w:val="-3"/>
        </w:rPr>
        <w:t xml:space="preserve"> </w:t>
      </w:r>
      <w:r w:rsidRPr="00DB7E0B">
        <w:t>in</w:t>
      </w:r>
      <w:r w:rsidRPr="00DB7E0B">
        <w:rPr>
          <w:spacing w:val="-2"/>
        </w:rPr>
        <w:t xml:space="preserve"> </w:t>
      </w:r>
      <w:r w:rsidRPr="00DB7E0B">
        <w:t xml:space="preserve">the </w:t>
      </w:r>
      <w:r w:rsidRPr="00DB7E0B">
        <w:rPr>
          <w:spacing w:val="-2"/>
        </w:rPr>
        <w:t>mirror.</w:t>
      </w:r>
    </w:p>
    <w:p w14:paraId="6C823BA7" w14:textId="77777777" w:rsidR="00A20CE6" w:rsidRPr="00DB7E0B" w:rsidRDefault="00A20CE6" w:rsidP="008F3A41">
      <w:pPr>
        <w:spacing w:line="480" w:lineRule="auto"/>
      </w:pPr>
    </w:p>
    <w:p w14:paraId="5B376922" w14:textId="77777777" w:rsidR="00A20CE6" w:rsidRPr="00DB7E0B" w:rsidRDefault="00A20CE6" w:rsidP="008F3A41">
      <w:pPr>
        <w:pStyle w:val="Subtitle"/>
        <w:spacing w:line="480" w:lineRule="auto"/>
        <w:rPr>
          <w:rFonts w:ascii="Times New Roman" w:hAnsi="Times New Roman" w:cs="Times New Roman"/>
          <w:sz w:val="24"/>
          <w:szCs w:val="24"/>
        </w:rPr>
      </w:pPr>
      <w:r w:rsidRPr="00DB7E0B">
        <w:rPr>
          <w:rFonts w:ascii="Times New Roman" w:hAnsi="Times New Roman" w:cs="Times New Roman"/>
          <w:sz w:val="24"/>
          <w:szCs w:val="24"/>
        </w:rPr>
        <w:t>OVER</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THE PAST 28</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 xml:space="preserve">DAYS. . </w:t>
      </w:r>
      <w:r w:rsidRPr="00DB7E0B">
        <w:rPr>
          <w:rFonts w:ascii="Times New Roman" w:hAnsi="Times New Roman" w:cs="Times New Roman"/>
          <w:spacing w:val="-5"/>
          <w:sz w:val="24"/>
          <w:szCs w:val="24"/>
        </w:rPr>
        <w:t>.:</w:t>
      </w:r>
    </w:p>
    <w:p w14:paraId="77C913BE" w14:textId="77777777" w:rsidR="00A20CE6" w:rsidRPr="00DB7E0B" w:rsidRDefault="00A20CE6" w:rsidP="008F3A41">
      <w:pPr>
        <w:spacing w:line="480" w:lineRule="auto"/>
      </w:pPr>
    </w:p>
    <w:p w14:paraId="78074A6B" w14:textId="77777777" w:rsidR="00A20CE6" w:rsidRPr="00DB7E0B" w:rsidRDefault="00A20CE6" w:rsidP="008465F2">
      <w:pPr>
        <w:pStyle w:val="ListParagraph"/>
        <w:widowControl w:val="0"/>
        <w:numPr>
          <w:ilvl w:val="0"/>
          <w:numId w:val="4"/>
        </w:numPr>
        <w:tabs>
          <w:tab w:val="left" w:pos="176"/>
          <w:tab w:val="left" w:pos="516"/>
        </w:tabs>
        <w:autoSpaceDE w:val="0"/>
        <w:autoSpaceDN w:val="0"/>
        <w:spacing w:after="0" w:line="480" w:lineRule="auto"/>
        <w:ind w:right="230" w:hanging="2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has</w:t>
      </w:r>
      <w:r w:rsidRPr="00DB7E0B">
        <w:rPr>
          <w:rFonts w:ascii="Times New Roman" w:hAnsi="Times New Roman" w:cs="Times New Roman"/>
          <w:spacing w:val="-2"/>
        </w:rPr>
        <w:t xml:space="preserve"> </w:t>
      </w:r>
      <w:r w:rsidRPr="00DB7E0B">
        <w:rPr>
          <w:rFonts w:ascii="Times New Roman" w:hAnsi="Times New Roman" w:cs="Times New Roman"/>
        </w:rPr>
        <w:t>your</w:t>
      </w:r>
      <w:r w:rsidRPr="00DB7E0B">
        <w:rPr>
          <w:rFonts w:ascii="Times New Roman" w:hAnsi="Times New Roman" w:cs="Times New Roman"/>
          <w:spacing w:val="-3"/>
        </w:rPr>
        <w:t xml:space="preserve"> </w:t>
      </w:r>
      <w:r w:rsidRPr="00DB7E0B">
        <w:rPr>
          <w:rFonts w:ascii="Times New Roman" w:hAnsi="Times New Roman" w:cs="Times New Roman"/>
          <w:u w:val="single"/>
        </w:rPr>
        <w:t>weight</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number</w:t>
      </w:r>
      <w:r w:rsidRPr="00DB7E0B">
        <w:rPr>
          <w:rFonts w:ascii="Times New Roman" w:hAnsi="Times New Roman" w:cs="Times New Roman"/>
          <w:spacing w:val="-3"/>
        </w:rPr>
        <w:t xml:space="preserve"> </w:t>
      </w:r>
      <w:r w:rsidRPr="00DB7E0B">
        <w:rPr>
          <w:rFonts w:ascii="Times New Roman" w:hAnsi="Times New Roman" w:cs="Times New Roman"/>
        </w:rPr>
        <w:t>on</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scale)</w:t>
      </w:r>
      <w:r w:rsidRPr="00DB7E0B">
        <w:rPr>
          <w:rFonts w:ascii="Times New Roman" w:hAnsi="Times New Roman" w:cs="Times New Roman"/>
          <w:spacing w:val="-2"/>
        </w:rPr>
        <w:t xml:space="preserve"> </w:t>
      </w:r>
      <w:r w:rsidRPr="00DB7E0B">
        <w:rPr>
          <w:rFonts w:ascii="Times New Roman" w:hAnsi="Times New Roman" w:cs="Times New Roman"/>
        </w:rPr>
        <w:t>made</w:t>
      </w:r>
      <w:r w:rsidRPr="00DB7E0B">
        <w:rPr>
          <w:rFonts w:ascii="Times New Roman" w:hAnsi="Times New Roman" w:cs="Times New Roman"/>
          <w:spacing w:val="-3"/>
        </w:rPr>
        <w:t xml:space="preserve"> </w:t>
      </w:r>
      <w:r w:rsidRPr="00DB7E0B">
        <w:rPr>
          <w:rFonts w:ascii="Times New Roman" w:hAnsi="Times New Roman" w:cs="Times New Roman"/>
        </w:rPr>
        <w:t>a</w:t>
      </w:r>
      <w:r w:rsidRPr="00DB7E0B">
        <w:rPr>
          <w:rFonts w:ascii="Times New Roman" w:hAnsi="Times New Roman" w:cs="Times New Roman"/>
          <w:spacing w:val="-2"/>
        </w:rPr>
        <w:t xml:space="preserve"> </w:t>
      </w:r>
      <w:r w:rsidRPr="00DB7E0B">
        <w:rPr>
          <w:rFonts w:ascii="Times New Roman" w:hAnsi="Times New Roman" w:cs="Times New Roman"/>
        </w:rPr>
        <w:t>difference</w:t>
      </w:r>
      <w:r w:rsidRPr="00DB7E0B">
        <w:rPr>
          <w:rFonts w:ascii="Times New Roman" w:hAnsi="Times New Roman" w:cs="Times New Roman"/>
          <w:spacing w:val="-3"/>
        </w:rPr>
        <w:t xml:space="preserve"> </w:t>
      </w:r>
      <w:r w:rsidRPr="00DB7E0B">
        <w:rPr>
          <w:rFonts w:ascii="Times New Roman" w:hAnsi="Times New Roman" w:cs="Times New Roman"/>
        </w:rPr>
        <w:t>in</w:t>
      </w:r>
      <w:r w:rsidRPr="00DB7E0B">
        <w:rPr>
          <w:rFonts w:ascii="Times New Roman" w:hAnsi="Times New Roman" w:cs="Times New Roman"/>
          <w:spacing w:val="-1"/>
        </w:rPr>
        <w:t xml:space="preserve"> </w:t>
      </w:r>
      <w:r w:rsidRPr="00DB7E0B">
        <w:rPr>
          <w:rFonts w:ascii="Times New Roman" w:hAnsi="Times New Roman" w:cs="Times New Roman"/>
        </w:rPr>
        <w:t>how you think about (judge) yourself as a person? (mark off on the line)</w:t>
      </w:r>
    </w:p>
    <w:p w14:paraId="4ABEE860" w14:textId="77777777" w:rsidR="00A20CE6" w:rsidRPr="00DB7E0B" w:rsidRDefault="00A20CE6" w:rsidP="008F3A41">
      <w:pPr>
        <w:spacing w:before="5" w:line="480" w:lineRule="auto"/>
      </w:pPr>
      <w:r w:rsidRPr="00DB7E0B">
        <w:rPr>
          <w:noProof/>
        </w:rPr>
        <mc:AlternateContent>
          <mc:Choice Requires="wps">
            <w:drawing>
              <wp:anchor distT="0" distB="0" distL="0" distR="0" simplePos="0" relativeHeight="251658269" behindDoc="1" locked="0" layoutInCell="1" allowOverlap="1" wp14:anchorId="6784C1E3" wp14:editId="6B0EFF93">
                <wp:simplePos x="0" y="0"/>
                <wp:positionH relativeFrom="page">
                  <wp:posOffset>822960</wp:posOffset>
                </wp:positionH>
                <wp:positionV relativeFrom="paragraph">
                  <wp:posOffset>60374</wp:posOffset>
                </wp:positionV>
                <wp:extent cx="5829300" cy="236220"/>
                <wp:effectExtent l="0" t="0" r="0" b="0"/>
                <wp:wrapTopAndBottom/>
                <wp:docPr id="1057842787"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74F17FFE" id="Graphic 19" o:spid="_x0000_s1026" style="position:absolute;margin-left:64.8pt;margin-top:4.75pt;width:459pt;height:18.6pt;z-index:-251658209;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" path="m,121920r5829299,em,7620l,236220em5829299,7620r,228600em914400,r,228600em1828800,r,228600em2857500,r,228600em3886200,r,228600em4914900,r,228600e" filled="f">
                <v:path arrowok="t"/>
                <w10:wrap type="topAndBottom" anchorx="page"/>
              </v:shape>
            </w:pict>
          </mc:Fallback>
        </mc:AlternateContent>
      </w:r>
    </w:p>
    <w:p w14:paraId="18E58E4F" w14:textId="77777777" w:rsidR="00A20CE6" w:rsidRPr="00DB7E0B" w:rsidRDefault="00A20CE6" w:rsidP="008F3A41">
      <w:pPr>
        <w:tabs>
          <w:tab w:val="left" w:pos="2636"/>
          <w:tab w:val="left" w:pos="5997"/>
          <w:tab w:val="left" w:pos="8157"/>
        </w:tabs>
        <w:spacing w:before="85" w:line="480" w:lineRule="auto"/>
        <w:ind w:left="176"/>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39912199" w14:textId="77777777" w:rsidR="00A20CE6" w:rsidRPr="00DB7E0B" w:rsidRDefault="00A20CE6" w:rsidP="008F3A41">
      <w:pPr>
        <w:spacing w:line="480" w:lineRule="auto"/>
      </w:pPr>
    </w:p>
    <w:p w14:paraId="0FC2CD91" w14:textId="77777777" w:rsidR="00A20CE6" w:rsidRPr="00DB7E0B" w:rsidRDefault="00A20CE6" w:rsidP="008465F2">
      <w:pPr>
        <w:pStyle w:val="ListParagraph"/>
        <w:widowControl w:val="0"/>
        <w:numPr>
          <w:ilvl w:val="0"/>
          <w:numId w:val="4"/>
        </w:numPr>
        <w:tabs>
          <w:tab w:val="left" w:pos="176"/>
          <w:tab w:val="left" w:pos="516"/>
        </w:tabs>
        <w:autoSpaceDE w:val="0"/>
        <w:autoSpaceDN w:val="0"/>
        <w:spacing w:before="1" w:after="0" w:line="480" w:lineRule="auto"/>
        <w:ind w:right="538" w:hanging="2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has</w:t>
      </w:r>
      <w:r w:rsidRPr="00DB7E0B">
        <w:rPr>
          <w:rFonts w:ascii="Times New Roman" w:hAnsi="Times New Roman" w:cs="Times New Roman"/>
          <w:spacing w:val="-3"/>
        </w:rPr>
        <w:t xml:space="preserve"> </w:t>
      </w:r>
      <w:r w:rsidRPr="00DB7E0B">
        <w:rPr>
          <w:rFonts w:ascii="Times New Roman" w:hAnsi="Times New Roman" w:cs="Times New Roman"/>
        </w:rPr>
        <w:t>your</w:t>
      </w:r>
      <w:r w:rsidRPr="00DB7E0B">
        <w:rPr>
          <w:rFonts w:ascii="Times New Roman" w:hAnsi="Times New Roman" w:cs="Times New Roman"/>
          <w:spacing w:val="-3"/>
        </w:rPr>
        <w:t xml:space="preserve"> </w:t>
      </w:r>
      <w:r w:rsidRPr="00DB7E0B">
        <w:rPr>
          <w:rFonts w:ascii="Times New Roman" w:hAnsi="Times New Roman" w:cs="Times New Roman"/>
          <w:u w:val="single"/>
        </w:rPr>
        <w:t>shape</w:t>
      </w:r>
      <w:r w:rsidRPr="00DB7E0B">
        <w:rPr>
          <w:rFonts w:ascii="Times New Roman" w:hAnsi="Times New Roman" w:cs="Times New Roman"/>
          <w:spacing w:val="-3"/>
        </w:rPr>
        <w:t xml:space="preserve"> </w:t>
      </w:r>
      <w:r w:rsidRPr="00DB7E0B">
        <w:rPr>
          <w:rFonts w:ascii="Times New Roman" w:hAnsi="Times New Roman" w:cs="Times New Roman"/>
        </w:rPr>
        <w:t>(what</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see</w:t>
      </w:r>
      <w:r w:rsidRPr="00DB7E0B">
        <w:rPr>
          <w:rFonts w:ascii="Times New Roman" w:hAnsi="Times New Roman" w:cs="Times New Roman"/>
          <w:spacing w:val="-4"/>
        </w:rPr>
        <w:t xml:space="preserve"> </w:t>
      </w:r>
      <w:r w:rsidRPr="00DB7E0B">
        <w:rPr>
          <w:rFonts w:ascii="Times New Roman" w:hAnsi="Times New Roman" w:cs="Times New Roman"/>
        </w:rPr>
        <w:t>in</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mirror)</w:t>
      </w:r>
      <w:r w:rsidRPr="00DB7E0B">
        <w:rPr>
          <w:rFonts w:ascii="Times New Roman" w:hAnsi="Times New Roman" w:cs="Times New Roman"/>
          <w:spacing w:val="-2"/>
        </w:rPr>
        <w:t xml:space="preserve"> </w:t>
      </w:r>
      <w:r w:rsidRPr="00DB7E0B">
        <w:rPr>
          <w:rFonts w:ascii="Times New Roman" w:hAnsi="Times New Roman" w:cs="Times New Roman"/>
        </w:rPr>
        <w:t>made</w:t>
      </w:r>
      <w:r w:rsidRPr="00DB7E0B">
        <w:rPr>
          <w:rFonts w:ascii="Times New Roman" w:hAnsi="Times New Roman" w:cs="Times New Roman"/>
          <w:spacing w:val="-3"/>
        </w:rPr>
        <w:t xml:space="preserve"> </w:t>
      </w:r>
      <w:r w:rsidRPr="00DB7E0B">
        <w:rPr>
          <w:rFonts w:ascii="Times New Roman" w:hAnsi="Times New Roman" w:cs="Times New Roman"/>
        </w:rPr>
        <w:t>a</w:t>
      </w:r>
      <w:r w:rsidRPr="00DB7E0B">
        <w:rPr>
          <w:rFonts w:ascii="Times New Roman" w:hAnsi="Times New Roman" w:cs="Times New Roman"/>
          <w:spacing w:val="-3"/>
        </w:rPr>
        <w:t xml:space="preserve"> </w:t>
      </w:r>
      <w:r w:rsidRPr="00DB7E0B">
        <w:rPr>
          <w:rFonts w:ascii="Times New Roman" w:hAnsi="Times New Roman" w:cs="Times New Roman"/>
        </w:rPr>
        <w:t>difference</w:t>
      </w:r>
      <w:r w:rsidRPr="00DB7E0B">
        <w:rPr>
          <w:rFonts w:ascii="Times New Roman" w:hAnsi="Times New Roman" w:cs="Times New Roman"/>
          <w:spacing w:val="-3"/>
        </w:rPr>
        <w:t xml:space="preserve"> </w:t>
      </w:r>
      <w:r w:rsidRPr="00DB7E0B">
        <w:rPr>
          <w:rFonts w:ascii="Times New Roman" w:hAnsi="Times New Roman" w:cs="Times New Roman"/>
        </w:rPr>
        <w:t>in how you think about (judge) yourself as a person?</w:t>
      </w:r>
      <w:r w:rsidRPr="00DB7E0B">
        <w:rPr>
          <w:rFonts w:ascii="Times New Roman" w:hAnsi="Times New Roman" w:cs="Times New Roman"/>
          <w:spacing w:val="40"/>
        </w:rPr>
        <w:t xml:space="preserve"> </w:t>
      </w:r>
      <w:r w:rsidRPr="00DB7E0B">
        <w:rPr>
          <w:rFonts w:ascii="Times New Roman" w:hAnsi="Times New Roman" w:cs="Times New Roman"/>
        </w:rPr>
        <w:t>(mark off on the line)</w:t>
      </w:r>
    </w:p>
    <w:p w14:paraId="3F54E521" w14:textId="77777777" w:rsidR="00A20CE6" w:rsidRPr="00DB7E0B" w:rsidRDefault="00A20CE6" w:rsidP="008F3A41">
      <w:pPr>
        <w:spacing w:before="4" w:line="480" w:lineRule="auto"/>
      </w:pPr>
      <w:r w:rsidRPr="00DB7E0B">
        <w:rPr>
          <w:noProof/>
        </w:rPr>
        <mc:AlternateContent>
          <mc:Choice Requires="wps">
            <w:drawing>
              <wp:anchor distT="0" distB="0" distL="0" distR="0" simplePos="0" relativeHeight="251658270" behindDoc="1" locked="0" layoutInCell="1" allowOverlap="1" wp14:anchorId="396F89A3" wp14:editId="070006F6">
                <wp:simplePos x="0" y="0"/>
                <wp:positionH relativeFrom="page">
                  <wp:posOffset>822960</wp:posOffset>
                </wp:positionH>
                <wp:positionV relativeFrom="paragraph">
                  <wp:posOffset>59749</wp:posOffset>
                </wp:positionV>
                <wp:extent cx="5829300" cy="236220"/>
                <wp:effectExtent l="0" t="0" r="0" b="0"/>
                <wp:wrapTopAndBottom/>
                <wp:docPr id="462938678"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599"/>
                              </a:lnTo>
                            </a:path>
                            <a:path w="5829300" h="236220">
                              <a:moveTo>
                                <a:pt x="1828800" y="0"/>
                              </a:moveTo>
                              <a:lnTo>
                                <a:pt x="1828800" y="228599"/>
                              </a:lnTo>
                            </a:path>
                            <a:path w="5829300" h="236220">
                              <a:moveTo>
                                <a:pt x="2857500" y="0"/>
                              </a:moveTo>
                              <a:lnTo>
                                <a:pt x="2857500" y="228599"/>
                              </a:lnTo>
                            </a:path>
                            <a:path w="5829300" h="236220">
                              <a:moveTo>
                                <a:pt x="3886200" y="0"/>
                              </a:moveTo>
                              <a:lnTo>
                                <a:pt x="3886200" y="228599"/>
                              </a:lnTo>
                            </a:path>
                            <a:path w="5829300" h="236220">
                              <a:moveTo>
                                <a:pt x="4914900" y="0"/>
                              </a:moveTo>
                              <a:lnTo>
                                <a:pt x="4914900" y="22859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6B91D3D3" id="Graphic 20" o:spid="_x0000_s1026" style="position:absolute;margin-left:64.8pt;margin-top:4.7pt;width:459pt;height:18.6pt;z-index:-251658208;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" path="m,121919r5829299,em,7619l,236219em5829299,7619r,228600em914400,r,228599em1828800,r,228599em2857500,r,228599em3886200,r,228599em4914900,r,228599e" filled="f">
                <v:path arrowok="t"/>
                <w10:wrap type="topAndBottom" anchorx="page"/>
              </v:shape>
            </w:pict>
          </mc:Fallback>
        </mc:AlternateContent>
      </w:r>
    </w:p>
    <w:p w14:paraId="36E6F855" w14:textId="77777777" w:rsidR="00A20CE6" w:rsidRPr="00DB7E0B" w:rsidRDefault="00A20CE6" w:rsidP="008F3A41">
      <w:pPr>
        <w:tabs>
          <w:tab w:val="left" w:pos="2636"/>
          <w:tab w:val="left" w:pos="5997"/>
          <w:tab w:val="left" w:pos="8157"/>
        </w:tabs>
        <w:spacing w:before="86" w:line="480" w:lineRule="auto"/>
        <w:ind w:left="176"/>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26A307FF" w14:textId="55D1AA72" w:rsidR="00A20CE6" w:rsidRPr="00DB7E0B" w:rsidRDefault="00A20CE6" w:rsidP="008F3A41">
      <w:pPr>
        <w:tabs>
          <w:tab w:val="left" w:pos="1080"/>
        </w:tabs>
        <w:spacing w:line="480" w:lineRule="auto"/>
        <w:rPr>
          <w:rFonts w:eastAsia="Arial"/>
          <w:lang w:val="en-US" w:eastAsia="en-US"/>
        </w:rPr>
      </w:pPr>
    </w:p>
    <w:p w14:paraId="52C6714E" w14:textId="77777777" w:rsidR="00A20CE6" w:rsidRPr="00DB7E0B" w:rsidRDefault="00A20CE6" w:rsidP="008465F2">
      <w:pPr>
        <w:pStyle w:val="ListParagraph"/>
        <w:widowControl w:val="0"/>
        <w:numPr>
          <w:ilvl w:val="0"/>
          <w:numId w:val="4"/>
        </w:numPr>
        <w:tabs>
          <w:tab w:val="left" w:pos="536"/>
        </w:tabs>
        <w:autoSpaceDE w:val="0"/>
        <w:autoSpaceDN w:val="0"/>
        <w:spacing w:before="276" w:after="0" w:line="480" w:lineRule="auto"/>
        <w:ind w:right="679" w:firstLine="0"/>
        <w:contextualSpacing w:val="0"/>
        <w:rPr>
          <w:rFonts w:ascii="Times New Roman" w:hAnsi="Times New Roman" w:cs="Times New Roman"/>
        </w:rPr>
      </w:pPr>
      <w:r w:rsidRPr="00DB7E0B">
        <w:rPr>
          <w:rFonts w:ascii="Times New Roman" w:hAnsi="Times New Roman" w:cs="Times New Roman"/>
        </w:rPr>
        <w:tab/>
        <w:t xml:space="preserve">Over the past 28 days, how much would it upset you if you had been asked to </w:t>
      </w:r>
      <w:r w:rsidRPr="00DB7E0B">
        <w:rPr>
          <w:rFonts w:ascii="Times New Roman" w:hAnsi="Times New Roman" w:cs="Times New Roman"/>
          <w:u w:val="single"/>
        </w:rPr>
        <w:t>weigh</w:t>
      </w:r>
      <w:r w:rsidRPr="00DB7E0B">
        <w:rPr>
          <w:rFonts w:ascii="Times New Roman" w:hAnsi="Times New Roman" w:cs="Times New Roman"/>
        </w:rPr>
        <w:t xml:space="preserve"> yourself</w:t>
      </w:r>
      <w:r w:rsidRPr="00DB7E0B">
        <w:rPr>
          <w:rFonts w:ascii="Times New Roman" w:hAnsi="Times New Roman" w:cs="Times New Roman"/>
          <w:spacing w:val="-3"/>
        </w:rPr>
        <w:t xml:space="preserve"> </w:t>
      </w:r>
      <w:r w:rsidRPr="00DB7E0B">
        <w:rPr>
          <w:rFonts w:ascii="Times New Roman" w:hAnsi="Times New Roman" w:cs="Times New Roman"/>
          <w:u w:val="single"/>
        </w:rPr>
        <w:t>once</w:t>
      </w:r>
      <w:r w:rsidRPr="00DB7E0B">
        <w:rPr>
          <w:rFonts w:ascii="Times New Roman" w:hAnsi="Times New Roman" w:cs="Times New Roman"/>
          <w:spacing w:val="-3"/>
          <w:u w:val="single"/>
        </w:rPr>
        <w:t xml:space="preserve"> </w:t>
      </w:r>
      <w:r w:rsidRPr="00DB7E0B">
        <w:rPr>
          <w:rFonts w:ascii="Times New Roman" w:hAnsi="Times New Roman" w:cs="Times New Roman"/>
          <w:u w:val="single"/>
        </w:rPr>
        <w:t>a</w:t>
      </w:r>
      <w:r w:rsidRPr="00DB7E0B">
        <w:rPr>
          <w:rFonts w:ascii="Times New Roman" w:hAnsi="Times New Roman" w:cs="Times New Roman"/>
          <w:spacing w:val="-2"/>
          <w:u w:val="single"/>
        </w:rPr>
        <w:t xml:space="preserve"> </w:t>
      </w:r>
      <w:r w:rsidRPr="00DB7E0B">
        <w:rPr>
          <w:rFonts w:ascii="Times New Roman" w:hAnsi="Times New Roman" w:cs="Times New Roman"/>
          <w:u w:val="single"/>
        </w:rPr>
        <w:t>week</w:t>
      </w:r>
      <w:r w:rsidRPr="00DB7E0B">
        <w:rPr>
          <w:rFonts w:ascii="Times New Roman" w:hAnsi="Times New Roman" w:cs="Times New Roman"/>
          <w:spacing w:val="-1"/>
        </w:rPr>
        <w:t xml:space="preserve"> </w:t>
      </w:r>
      <w:r w:rsidRPr="00DB7E0B">
        <w:rPr>
          <w:rFonts w:ascii="Times New Roman" w:hAnsi="Times New Roman" w:cs="Times New Roman"/>
        </w:rPr>
        <w:t>(no</w:t>
      </w:r>
      <w:r w:rsidRPr="00DB7E0B">
        <w:rPr>
          <w:rFonts w:ascii="Times New Roman" w:hAnsi="Times New Roman" w:cs="Times New Roman"/>
          <w:spacing w:val="-2"/>
        </w:rPr>
        <w:t xml:space="preserve"> </w:t>
      </w:r>
      <w:r w:rsidRPr="00DB7E0B">
        <w:rPr>
          <w:rFonts w:ascii="Times New Roman" w:hAnsi="Times New Roman" w:cs="Times New Roman"/>
        </w:rPr>
        <w:t>more</w:t>
      </w:r>
      <w:r w:rsidRPr="00DB7E0B">
        <w:rPr>
          <w:rFonts w:ascii="Times New Roman" w:hAnsi="Times New Roman" w:cs="Times New Roman"/>
          <w:spacing w:val="-3"/>
        </w:rPr>
        <w:t xml:space="preserve"> </w:t>
      </w:r>
      <w:r w:rsidRPr="00DB7E0B">
        <w:rPr>
          <w:rFonts w:ascii="Times New Roman" w:hAnsi="Times New Roman" w:cs="Times New Roman"/>
        </w:rPr>
        <w:t>and</w:t>
      </w:r>
      <w:r w:rsidRPr="00DB7E0B">
        <w:rPr>
          <w:rFonts w:ascii="Times New Roman" w:hAnsi="Times New Roman" w:cs="Times New Roman"/>
          <w:spacing w:val="-2"/>
        </w:rPr>
        <w:t xml:space="preserve"> </w:t>
      </w:r>
      <w:r w:rsidRPr="00DB7E0B">
        <w:rPr>
          <w:rFonts w:ascii="Times New Roman" w:hAnsi="Times New Roman" w:cs="Times New Roman"/>
        </w:rPr>
        <w:t>no</w:t>
      </w:r>
      <w:r w:rsidRPr="00DB7E0B">
        <w:rPr>
          <w:rFonts w:ascii="Times New Roman" w:hAnsi="Times New Roman" w:cs="Times New Roman"/>
          <w:spacing w:val="-2"/>
        </w:rPr>
        <w:t xml:space="preserve"> </w:t>
      </w:r>
      <w:r w:rsidRPr="00DB7E0B">
        <w:rPr>
          <w:rFonts w:ascii="Times New Roman" w:hAnsi="Times New Roman" w:cs="Times New Roman"/>
        </w:rPr>
        <w:t>less)</w:t>
      </w:r>
      <w:r w:rsidRPr="00DB7E0B">
        <w:rPr>
          <w:rFonts w:ascii="Times New Roman" w:hAnsi="Times New Roman" w:cs="Times New Roman"/>
          <w:spacing w:val="-3"/>
        </w:rPr>
        <w:t xml:space="preserve"> </w:t>
      </w:r>
      <w:r w:rsidRPr="00DB7E0B">
        <w:rPr>
          <w:rFonts w:ascii="Times New Roman" w:hAnsi="Times New Roman" w:cs="Times New Roman"/>
        </w:rPr>
        <w:t>for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next</w:t>
      </w:r>
      <w:r w:rsidRPr="00DB7E0B">
        <w:rPr>
          <w:rFonts w:ascii="Times New Roman" w:hAnsi="Times New Roman" w:cs="Times New Roman"/>
          <w:spacing w:val="-4"/>
        </w:rPr>
        <w:t xml:space="preserve"> </w:t>
      </w:r>
      <w:r w:rsidRPr="00DB7E0B">
        <w:rPr>
          <w:rFonts w:ascii="Times New Roman" w:hAnsi="Times New Roman" w:cs="Times New Roman"/>
        </w:rPr>
        <w:t>four</w:t>
      </w:r>
      <w:r w:rsidRPr="00DB7E0B">
        <w:rPr>
          <w:rFonts w:ascii="Times New Roman" w:hAnsi="Times New Roman" w:cs="Times New Roman"/>
          <w:spacing w:val="-2"/>
        </w:rPr>
        <w:t xml:space="preserve"> </w:t>
      </w:r>
      <w:r w:rsidRPr="00DB7E0B">
        <w:rPr>
          <w:rFonts w:ascii="Times New Roman" w:hAnsi="Times New Roman" w:cs="Times New Roman"/>
        </w:rPr>
        <w:t>weeks?</w:t>
      </w:r>
      <w:r w:rsidRPr="00DB7E0B">
        <w:rPr>
          <w:rFonts w:ascii="Times New Roman" w:hAnsi="Times New Roman" w:cs="Times New Roman"/>
          <w:spacing w:val="-2"/>
        </w:rPr>
        <w:t xml:space="preserve"> </w:t>
      </w:r>
      <w:r w:rsidRPr="00DB7E0B">
        <w:rPr>
          <w:rFonts w:ascii="Times New Roman" w:hAnsi="Times New Roman" w:cs="Times New Roman"/>
        </w:rPr>
        <w:t>(mark</w:t>
      </w:r>
      <w:r w:rsidRPr="00DB7E0B">
        <w:rPr>
          <w:rFonts w:ascii="Times New Roman" w:hAnsi="Times New Roman" w:cs="Times New Roman"/>
          <w:spacing w:val="-2"/>
        </w:rPr>
        <w:t xml:space="preserve"> </w:t>
      </w:r>
      <w:r w:rsidRPr="00DB7E0B">
        <w:rPr>
          <w:rFonts w:ascii="Times New Roman" w:hAnsi="Times New Roman" w:cs="Times New Roman"/>
        </w:rPr>
        <w:t>off</w:t>
      </w:r>
      <w:r w:rsidRPr="00DB7E0B">
        <w:rPr>
          <w:rFonts w:ascii="Times New Roman" w:hAnsi="Times New Roman" w:cs="Times New Roman"/>
          <w:spacing w:val="-4"/>
        </w:rPr>
        <w:t xml:space="preserve"> </w:t>
      </w:r>
      <w:r w:rsidRPr="00DB7E0B">
        <w:rPr>
          <w:rFonts w:ascii="Times New Roman" w:hAnsi="Times New Roman" w:cs="Times New Roman"/>
        </w:rPr>
        <w:t>on</w:t>
      </w:r>
      <w:r w:rsidRPr="00DB7E0B">
        <w:rPr>
          <w:rFonts w:ascii="Times New Roman" w:hAnsi="Times New Roman" w:cs="Times New Roman"/>
          <w:spacing w:val="-2"/>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line)</w:t>
      </w:r>
    </w:p>
    <w:p w14:paraId="21F58E69" w14:textId="77777777" w:rsidR="00A20CE6" w:rsidRPr="00DB7E0B" w:rsidRDefault="00A20CE6" w:rsidP="008F3A41">
      <w:pPr>
        <w:spacing w:before="4" w:line="480" w:lineRule="auto"/>
      </w:pPr>
      <w:r w:rsidRPr="00DB7E0B">
        <w:rPr>
          <w:noProof/>
        </w:rPr>
        <mc:AlternateContent>
          <mc:Choice Requires="wps">
            <w:drawing>
              <wp:anchor distT="0" distB="0" distL="0" distR="0" simplePos="0" relativeHeight="251658271" behindDoc="1" locked="0" layoutInCell="1" allowOverlap="1" wp14:anchorId="6A126F18" wp14:editId="603CC961">
                <wp:simplePos x="0" y="0"/>
                <wp:positionH relativeFrom="page">
                  <wp:posOffset>822960</wp:posOffset>
                </wp:positionH>
                <wp:positionV relativeFrom="paragraph">
                  <wp:posOffset>59734</wp:posOffset>
                </wp:positionV>
                <wp:extent cx="5829300" cy="236220"/>
                <wp:effectExtent l="0" t="0" r="0" b="0"/>
                <wp:wrapTopAndBottom/>
                <wp:docPr id="1929560033"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7DCB4FF8" id="Graphic 21" o:spid="_x0000_s1026" style="position:absolute;margin-left:64.8pt;margin-top:4.7pt;width:459pt;height:18.6pt;z-index:-251658207;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" path="m,121920r5829299,em,7620l,236220em5829299,7620r,228600em914400,r,228600em1828800,r,228600em2857500,r,228600em3886200,r,228600em4914900,r,228600e" filled="f">
                <v:path arrowok="t"/>
                <w10:wrap type="topAndBottom" anchorx="page"/>
              </v:shape>
            </w:pict>
          </mc:Fallback>
        </mc:AlternateContent>
      </w:r>
    </w:p>
    <w:p w14:paraId="64651A26" w14:textId="77777777" w:rsidR="00A20CE6" w:rsidRPr="00DB7E0B" w:rsidRDefault="00A20CE6" w:rsidP="008F3A41">
      <w:pPr>
        <w:tabs>
          <w:tab w:val="left" w:pos="2636"/>
          <w:tab w:val="left" w:pos="5997"/>
          <w:tab w:val="left" w:pos="8157"/>
        </w:tabs>
        <w:spacing w:before="86" w:line="480" w:lineRule="auto"/>
        <w:ind w:left="176"/>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15A91300" w14:textId="77777777" w:rsidR="00A20CE6" w:rsidRPr="00DB7E0B" w:rsidRDefault="00A20CE6" w:rsidP="008F3A41">
      <w:pPr>
        <w:spacing w:line="480" w:lineRule="auto"/>
      </w:pPr>
    </w:p>
    <w:p w14:paraId="124AAFC2" w14:textId="77777777" w:rsidR="00A20CE6" w:rsidRPr="00DB7E0B" w:rsidRDefault="00A20CE6" w:rsidP="008465F2">
      <w:pPr>
        <w:pStyle w:val="ListParagraph"/>
        <w:widowControl w:val="0"/>
        <w:numPr>
          <w:ilvl w:val="0"/>
          <w:numId w:val="4"/>
        </w:numPr>
        <w:tabs>
          <w:tab w:val="left" w:pos="536"/>
        </w:tabs>
        <w:autoSpaceDE w:val="0"/>
        <w:autoSpaceDN w:val="0"/>
        <w:spacing w:after="0" w:line="480" w:lineRule="auto"/>
        <w:ind w:right="398" w:firstLine="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28</w:t>
      </w:r>
      <w:r w:rsidRPr="00DB7E0B">
        <w:rPr>
          <w:rFonts w:ascii="Times New Roman" w:hAnsi="Times New Roman" w:cs="Times New Roman"/>
          <w:spacing w:val="-2"/>
        </w:rPr>
        <w:t xml:space="preserve"> </w:t>
      </w:r>
      <w:r w:rsidRPr="00DB7E0B">
        <w:rPr>
          <w:rFonts w:ascii="Times New Roman" w:hAnsi="Times New Roman" w:cs="Times New Roman"/>
        </w:rPr>
        <w:t>days,</w:t>
      </w:r>
      <w:r w:rsidRPr="00DB7E0B">
        <w:rPr>
          <w:rFonts w:ascii="Times New Roman" w:hAnsi="Times New Roman" w:cs="Times New Roman"/>
          <w:spacing w:val="-2"/>
        </w:rPr>
        <w:t xml:space="preserve"> </w:t>
      </w:r>
      <w:r w:rsidRPr="00DB7E0B">
        <w:rPr>
          <w:rFonts w:ascii="Times New Roman" w:hAnsi="Times New Roman" w:cs="Times New Roman"/>
        </w:rPr>
        <w:t>how</w:t>
      </w:r>
      <w:r w:rsidRPr="00DB7E0B">
        <w:rPr>
          <w:rFonts w:ascii="Times New Roman" w:hAnsi="Times New Roman" w:cs="Times New Roman"/>
          <w:spacing w:val="-2"/>
        </w:rPr>
        <w:t xml:space="preserve"> </w:t>
      </w:r>
      <w:r w:rsidRPr="00DB7E0B">
        <w:rPr>
          <w:rFonts w:ascii="Times New Roman" w:hAnsi="Times New Roman" w:cs="Times New Roman"/>
        </w:rPr>
        <w:t>unhappy</w:t>
      </w:r>
      <w:r w:rsidRPr="00DB7E0B">
        <w:rPr>
          <w:rFonts w:ascii="Times New Roman" w:hAnsi="Times New Roman" w:cs="Times New Roman"/>
          <w:spacing w:val="-2"/>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2"/>
        </w:rPr>
        <w:t xml:space="preserve"> </w:t>
      </w:r>
      <w:r w:rsidRPr="00DB7E0B">
        <w:rPr>
          <w:rFonts w:ascii="Times New Roman" w:hAnsi="Times New Roman" w:cs="Times New Roman"/>
        </w:rPr>
        <w:t>been</w:t>
      </w:r>
      <w:r w:rsidRPr="00DB7E0B">
        <w:rPr>
          <w:rFonts w:ascii="Times New Roman" w:hAnsi="Times New Roman" w:cs="Times New Roman"/>
          <w:spacing w:val="-2"/>
        </w:rPr>
        <w:t xml:space="preserve"> </w:t>
      </w:r>
      <w:r w:rsidRPr="00DB7E0B">
        <w:rPr>
          <w:rFonts w:ascii="Times New Roman" w:hAnsi="Times New Roman" w:cs="Times New Roman"/>
        </w:rPr>
        <w:t>with</w:t>
      </w:r>
      <w:r w:rsidRPr="00DB7E0B">
        <w:rPr>
          <w:rFonts w:ascii="Times New Roman" w:hAnsi="Times New Roman" w:cs="Times New Roman"/>
          <w:spacing w:val="-2"/>
        </w:rPr>
        <w:t xml:space="preserve"> </w:t>
      </w:r>
      <w:r w:rsidRPr="00DB7E0B">
        <w:rPr>
          <w:rFonts w:ascii="Times New Roman" w:hAnsi="Times New Roman" w:cs="Times New Roman"/>
        </w:rPr>
        <w:t>your</w:t>
      </w:r>
      <w:r w:rsidRPr="00DB7E0B">
        <w:rPr>
          <w:rFonts w:ascii="Times New Roman" w:hAnsi="Times New Roman" w:cs="Times New Roman"/>
          <w:spacing w:val="-2"/>
        </w:rPr>
        <w:t xml:space="preserve"> </w:t>
      </w:r>
      <w:r w:rsidRPr="00DB7E0B">
        <w:rPr>
          <w:rFonts w:ascii="Times New Roman" w:hAnsi="Times New Roman" w:cs="Times New Roman"/>
          <w:u w:val="single"/>
        </w:rPr>
        <w:t>weight</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number</w:t>
      </w:r>
      <w:r w:rsidRPr="00DB7E0B">
        <w:rPr>
          <w:rFonts w:ascii="Times New Roman" w:hAnsi="Times New Roman" w:cs="Times New Roman"/>
          <w:spacing w:val="-3"/>
        </w:rPr>
        <w:t xml:space="preserve"> </w:t>
      </w:r>
      <w:r w:rsidRPr="00DB7E0B">
        <w:rPr>
          <w:rFonts w:ascii="Times New Roman" w:hAnsi="Times New Roman" w:cs="Times New Roman"/>
        </w:rPr>
        <w:t>on</w:t>
      </w:r>
      <w:r w:rsidRPr="00DB7E0B">
        <w:rPr>
          <w:rFonts w:ascii="Times New Roman" w:hAnsi="Times New Roman" w:cs="Times New Roman"/>
          <w:spacing w:val="-2"/>
        </w:rPr>
        <w:t xml:space="preserve"> </w:t>
      </w:r>
      <w:r w:rsidRPr="00DB7E0B">
        <w:rPr>
          <w:rFonts w:ascii="Times New Roman" w:hAnsi="Times New Roman" w:cs="Times New Roman"/>
        </w:rPr>
        <w:t>the scale)? (mark off on the line)</w:t>
      </w:r>
    </w:p>
    <w:p w14:paraId="56456743" w14:textId="77777777" w:rsidR="00A20CE6" w:rsidRPr="00DB7E0B" w:rsidRDefault="00A20CE6" w:rsidP="008F3A41">
      <w:pPr>
        <w:spacing w:before="4" w:line="480" w:lineRule="auto"/>
      </w:pPr>
      <w:r w:rsidRPr="00DB7E0B">
        <w:rPr>
          <w:noProof/>
        </w:rPr>
        <mc:AlternateContent>
          <mc:Choice Requires="wps">
            <w:drawing>
              <wp:anchor distT="0" distB="0" distL="0" distR="0" simplePos="0" relativeHeight="251658272" behindDoc="1" locked="0" layoutInCell="1" allowOverlap="1" wp14:anchorId="17066A07" wp14:editId="6C1E5593">
                <wp:simplePos x="0" y="0"/>
                <wp:positionH relativeFrom="page">
                  <wp:posOffset>822960</wp:posOffset>
                </wp:positionH>
                <wp:positionV relativeFrom="paragraph">
                  <wp:posOffset>59749</wp:posOffset>
                </wp:positionV>
                <wp:extent cx="5829300" cy="236220"/>
                <wp:effectExtent l="0" t="0" r="0" b="0"/>
                <wp:wrapTopAndBottom/>
                <wp:docPr id="141667912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02B5D8E9" id="Graphic 22" o:spid="_x0000_s1026" style="position:absolute;margin-left:64.8pt;margin-top:4.7pt;width:459pt;height:18.6pt;z-index:-251658206;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" path="m,121919r5829299,em,7619l,236219em5829299,7619r,228600em914400,r,228600em1828800,r,228600em2857500,r,228600em3886200,r,228600em4914900,r,228600e" filled="f">
                <v:path arrowok="t"/>
                <w10:wrap type="topAndBottom" anchorx="page"/>
              </v:shape>
            </w:pict>
          </mc:Fallback>
        </mc:AlternateContent>
      </w:r>
    </w:p>
    <w:p w14:paraId="3F97619D" w14:textId="77777777" w:rsidR="00A20CE6" w:rsidRPr="00DB7E0B" w:rsidRDefault="00A20CE6" w:rsidP="008F3A41">
      <w:pPr>
        <w:tabs>
          <w:tab w:val="left" w:pos="2636"/>
          <w:tab w:val="left" w:pos="5997"/>
          <w:tab w:val="left" w:pos="8157"/>
        </w:tabs>
        <w:spacing w:before="86" w:line="480" w:lineRule="auto"/>
        <w:ind w:left="176"/>
      </w:pPr>
      <w:r w:rsidRPr="00DB7E0B">
        <w:t>Not</w:t>
      </w:r>
      <w:r w:rsidRPr="00DB7E0B">
        <w:rPr>
          <w:spacing w:val="-1"/>
        </w:rPr>
        <w:t xml:space="preserve"> </w:t>
      </w:r>
      <w:r w:rsidRPr="00DB7E0B">
        <w:t xml:space="preserve">at </w:t>
      </w:r>
      <w:r w:rsidRPr="00DB7E0B">
        <w:rPr>
          <w:spacing w:val="-5"/>
        </w:rPr>
        <w:t>all</w:t>
      </w:r>
      <w:r w:rsidRPr="00DB7E0B">
        <w:tab/>
        <w:t>A 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4E80612C" w14:textId="2D888992" w:rsidR="00A20CE6" w:rsidRPr="00DB7E0B" w:rsidRDefault="00A20CE6" w:rsidP="008F3A41">
      <w:pPr>
        <w:tabs>
          <w:tab w:val="left" w:pos="1080"/>
        </w:tabs>
        <w:spacing w:line="480" w:lineRule="auto"/>
        <w:sectPr w:rsidR="00A20CE6" w:rsidRPr="00DB7E0B" w:rsidSect="006D7B8D">
          <w:pgSz w:w="12240" w:h="15840"/>
          <w:pgMar w:top="1120" w:right="1120" w:bottom="280" w:left="1120" w:header="734" w:footer="0" w:gutter="0"/>
          <w:cols w:space="720"/>
        </w:sectPr>
      </w:pPr>
    </w:p>
    <w:p w14:paraId="2E1CA66F" w14:textId="345F9F3B" w:rsidR="008A7137" w:rsidRPr="00DB7E0B" w:rsidDel="00A20CE6" w:rsidRDefault="008A7137" w:rsidP="008F3A41">
      <w:pPr>
        <w:spacing w:before="80" w:line="480" w:lineRule="auto"/>
        <w:ind w:left="176" w:right="172"/>
      </w:pPr>
      <w:r w:rsidRPr="00DB7E0B" w:rsidDel="00A20CE6">
        <w:t>Questions</w:t>
      </w:r>
      <w:r w:rsidRPr="00DB7E0B" w:rsidDel="00A20CE6">
        <w:rPr>
          <w:spacing w:val="-2"/>
        </w:rPr>
        <w:t xml:space="preserve"> </w:t>
      </w:r>
      <w:r w:rsidRPr="00DB7E0B" w:rsidDel="00A20CE6">
        <w:t>30</w:t>
      </w:r>
      <w:r w:rsidRPr="00DB7E0B" w:rsidDel="00A20CE6">
        <w:rPr>
          <w:spacing w:val="-2"/>
        </w:rPr>
        <w:t xml:space="preserve"> </w:t>
      </w:r>
      <w:r w:rsidRPr="00DB7E0B" w:rsidDel="00A20CE6">
        <w:t>to</w:t>
      </w:r>
      <w:r w:rsidRPr="00DB7E0B" w:rsidDel="00A20CE6">
        <w:rPr>
          <w:spacing w:val="-2"/>
        </w:rPr>
        <w:t xml:space="preserve"> </w:t>
      </w:r>
      <w:r w:rsidRPr="00DB7E0B" w:rsidDel="00A20CE6">
        <w:t>38:</w:t>
      </w:r>
      <w:r w:rsidRPr="00DB7E0B" w:rsidDel="00A20CE6">
        <w:rPr>
          <w:spacing w:val="40"/>
        </w:rPr>
        <w:t xml:space="preserve"> </w:t>
      </w:r>
      <w:r w:rsidRPr="00DB7E0B" w:rsidDel="00A20CE6">
        <w:t>Please</w:t>
      </w:r>
      <w:r w:rsidRPr="00DB7E0B" w:rsidDel="00A20CE6">
        <w:rPr>
          <w:spacing w:val="-3"/>
        </w:rPr>
        <w:t xml:space="preserve"> </w:t>
      </w:r>
      <w:r w:rsidRPr="00DB7E0B" w:rsidDel="00A20CE6">
        <w:t>mark</w:t>
      </w:r>
      <w:r w:rsidRPr="00DB7E0B" w:rsidDel="00A20CE6">
        <w:rPr>
          <w:spacing w:val="-2"/>
        </w:rPr>
        <w:t xml:space="preserve"> </w:t>
      </w:r>
      <w:r w:rsidRPr="00DB7E0B" w:rsidDel="00A20CE6">
        <w:t>the</w:t>
      </w:r>
      <w:r w:rsidRPr="00DB7E0B" w:rsidDel="00A20CE6">
        <w:rPr>
          <w:spacing w:val="-2"/>
        </w:rPr>
        <w:t xml:space="preserve"> </w:t>
      </w:r>
      <w:r w:rsidRPr="00DB7E0B" w:rsidDel="00A20CE6">
        <w:t>spot</w:t>
      </w:r>
      <w:r w:rsidRPr="00DB7E0B" w:rsidDel="00A20CE6">
        <w:rPr>
          <w:spacing w:val="-2"/>
        </w:rPr>
        <w:t xml:space="preserve"> </w:t>
      </w:r>
      <w:r w:rsidRPr="00DB7E0B" w:rsidDel="00A20CE6">
        <w:t>on</w:t>
      </w:r>
      <w:r w:rsidRPr="00DB7E0B" w:rsidDel="00A20CE6">
        <w:rPr>
          <w:spacing w:val="-2"/>
        </w:rPr>
        <w:t xml:space="preserve"> </w:t>
      </w:r>
      <w:r w:rsidRPr="00DB7E0B" w:rsidDel="00A20CE6">
        <w:t>the</w:t>
      </w:r>
      <w:r w:rsidRPr="00DB7E0B" w:rsidDel="00A20CE6">
        <w:rPr>
          <w:spacing w:val="-2"/>
        </w:rPr>
        <w:t xml:space="preserve"> </w:t>
      </w:r>
      <w:r w:rsidRPr="00DB7E0B" w:rsidDel="00A20CE6">
        <w:t>line</w:t>
      </w:r>
      <w:r w:rsidRPr="00DB7E0B" w:rsidDel="00A20CE6">
        <w:rPr>
          <w:spacing w:val="-3"/>
        </w:rPr>
        <w:t xml:space="preserve"> </w:t>
      </w:r>
      <w:r w:rsidRPr="00DB7E0B" w:rsidDel="00A20CE6">
        <w:t>that</w:t>
      </w:r>
      <w:r w:rsidRPr="00DB7E0B" w:rsidDel="00A20CE6">
        <w:rPr>
          <w:spacing w:val="-2"/>
        </w:rPr>
        <w:t xml:space="preserve"> </w:t>
      </w:r>
      <w:r w:rsidRPr="00DB7E0B" w:rsidDel="00A20CE6">
        <w:t>best</w:t>
      </w:r>
      <w:r w:rsidRPr="00DB7E0B" w:rsidDel="00A20CE6">
        <w:rPr>
          <w:spacing w:val="-2"/>
        </w:rPr>
        <w:t xml:space="preserve"> </w:t>
      </w:r>
      <w:r w:rsidRPr="00DB7E0B" w:rsidDel="00A20CE6">
        <w:t>describes</w:t>
      </w:r>
      <w:r w:rsidRPr="00DB7E0B" w:rsidDel="00A20CE6">
        <w:rPr>
          <w:spacing w:val="-2"/>
        </w:rPr>
        <w:t xml:space="preserve"> </w:t>
      </w:r>
      <w:r w:rsidRPr="00DB7E0B" w:rsidDel="00A20CE6">
        <w:t>how</w:t>
      </w:r>
      <w:r w:rsidRPr="00DB7E0B" w:rsidDel="00A20CE6">
        <w:rPr>
          <w:spacing w:val="-2"/>
        </w:rPr>
        <w:t xml:space="preserve"> </w:t>
      </w:r>
      <w:r w:rsidRPr="00DB7E0B" w:rsidDel="00A20CE6">
        <w:t>you</w:t>
      </w:r>
      <w:r w:rsidRPr="00DB7E0B" w:rsidDel="00A20CE6">
        <w:rPr>
          <w:spacing w:val="-2"/>
        </w:rPr>
        <w:t xml:space="preserve"> </w:t>
      </w:r>
      <w:r w:rsidRPr="00DB7E0B" w:rsidDel="00A20CE6">
        <w:t>feel.</w:t>
      </w:r>
      <w:r w:rsidRPr="00DB7E0B" w:rsidDel="00A20CE6">
        <w:rPr>
          <w:spacing w:val="40"/>
        </w:rPr>
        <w:t xml:space="preserve"> </w:t>
      </w:r>
      <w:r w:rsidRPr="00DB7E0B" w:rsidDel="00A20CE6">
        <w:t>Remember that the questions only refer to the past four weeks (28 days).</w:t>
      </w:r>
      <w:r w:rsidRPr="00DB7E0B" w:rsidDel="00A20CE6">
        <w:rPr>
          <w:spacing w:val="40"/>
        </w:rPr>
        <w:t xml:space="preserve"> </w:t>
      </w:r>
      <w:r w:rsidRPr="00DB7E0B" w:rsidDel="00A20CE6">
        <w:t>For these questions, when we say</w:t>
      </w:r>
    </w:p>
    <w:p w14:paraId="1C29B4D0" w14:textId="5903C1F4" w:rsidR="008A7137" w:rsidRPr="00DB7E0B" w:rsidDel="00A20CE6" w:rsidRDefault="008A7137" w:rsidP="008F3A41">
      <w:pPr>
        <w:spacing w:line="480" w:lineRule="auto"/>
        <w:ind w:left="176"/>
      </w:pPr>
      <w:r w:rsidRPr="00DB7E0B" w:rsidDel="00A20CE6">
        <w:t>“</w:t>
      </w:r>
      <w:proofErr w:type="gramStart"/>
      <w:r w:rsidRPr="00DB7E0B" w:rsidDel="00A20CE6">
        <w:t>weight</w:t>
      </w:r>
      <w:proofErr w:type="gramEnd"/>
      <w:r w:rsidRPr="00DB7E0B" w:rsidDel="00A20CE6">
        <w:t>,”</w:t>
      </w:r>
      <w:r w:rsidRPr="00DB7E0B" w:rsidDel="00A20CE6">
        <w:rPr>
          <w:spacing w:val="-3"/>
        </w:rPr>
        <w:t xml:space="preserve"> </w:t>
      </w:r>
      <w:r w:rsidRPr="00DB7E0B" w:rsidDel="00A20CE6">
        <w:t>we</w:t>
      </w:r>
      <w:r w:rsidRPr="00DB7E0B" w:rsidDel="00A20CE6">
        <w:rPr>
          <w:spacing w:val="-3"/>
        </w:rPr>
        <w:t xml:space="preserve"> </w:t>
      </w:r>
      <w:r w:rsidRPr="00DB7E0B" w:rsidDel="00A20CE6">
        <w:t>mean</w:t>
      </w:r>
      <w:r w:rsidRPr="00DB7E0B" w:rsidDel="00A20CE6">
        <w:rPr>
          <w:spacing w:val="-2"/>
        </w:rPr>
        <w:t xml:space="preserve"> </w:t>
      </w:r>
      <w:r w:rsidRPr="00DB7E0B" w:rsidDel="00A20CE6">
        <w:t>the</w:t>
      </w:r>
      <w:r w:rsidRPr="00DB7E0B" w:rsidDel="00A20CE6">
        <w:rPr>
          <w:spacing w:val="-2"/>
        </w:rPr>
        <w:t xml:space="preserve"> </w:t>
      </w:r>
      <w:r w:rsidRPr="00DB7E0B" w:rsidDel="00A20CE6">
        <w:t>number</w:t>
      </w:r>
      <w:r w:rsidRPr="00DB7E0B" w:rsidDel="00A20CE6">
        <w:rPr>
          <w:spacing w:val="-4"/>
        </w:rPr>
        <w:t xml:space="preserve"> </w:t>
      </w:r>
      <w:r w:rsidRPr="00DB7E0B" w:rsidDel="00A20CE6">
        <w:t>on</w:t>
      </w:r>
      <w:r w:rsidRPr="00DB7E0B" w:rsidDel="00A20CE6">
        <w:rPr>
          <w:spacing w:val="-2"/>
        </w:rPr>
        <w:t xml:space="preserve"> </w:t>
      </w:r>
      <w:r w:rsidRPr="00DB7E0B" w:rsidDel="00A20CE6">
        <w:t>the</w:t>
      </w:r>
      <w:r w:rsidRPr="00DB7E0B" w:rsidDel="00A20CE6">
        <w:rPr>
          <w:spacing w:val="-2"/>
        </w:rPr>
        <w:t xml:space="preserve"> </w:t>
      </w:r>
      <w:r w:rsidRPr="00DB7E0B" w:rsidDel="00A20CE6">
        <w:t>scale,</w:t>
      </w:r>
      <w:r w:rsidRPr="00DB7E0B" w:rsidDel="00A20CE6">
        <w:rPr>
          <w:spacing w:val="-2"/>
        </w:rPr>
        <w:t xml:space="preserve"> </w:t>
      </w:r>
      <w:r w:rsidRPr="00DB7E0B" w:rsidDel="00A20CE6">
        <w:t>and when</w:t>
      </w:r>
      <w:r w:rsidRPr="00DB7E0B" w:rsidDel="00A20CE6">
        <w:rPr>
          <w:spacing w:val="-2"/>
        </w:rPr>
        <w:t xml:space="preserve"> </w:t>
      </w:r>
      <w:r w:rsidRPr="00DB7E0B" w:rsidDel="00A20CE6">
        <w:t>we</w:t>
      </w:r>
      <w:r w:rsidRPr="00DB7E0B" w:rsidDel="00A20CE6">
        <w:rPr>
          <w:spacing w:val="-4"/>
        </w:rPr>
        <w:t xml:space="preserve"> </w:t>
      </w:r>
      <w:r w:rsidRPr="00DB7E0B" w:rsidDel="00A20CE6">
        <w:t>say</w:t>
      </w:r>
      <w:r w:rsidRPr="00DB7E0B" w:rsidDel="00A20CE6">
        <w:rPr>
          <w:spacing w:val="-2"/>
        </w:rPr>
        <w:t xml:space="preserve"> </w:t>
      </w:r>
      <w:r w:rsidRPr="00DB7E0B" w:rsidDel="00A20CE6">
        <w:t>“shape,”</w:t>
      </w:r>
      <w:r w:rsidRPr="00DB7E0B" w:rsidDel="00A20CE6">
        <w:rPr>
          <w:spacing w:val="-3"/>
        </w:rPr>
        <w:t xml:space="preserve"> </w:t>
      </w:r>
      <w:r w:rsidRPr="00DB7E0B" w:rsidDel="00A20CE6">
        <w:t>we</w:t>
      </w:r>
      <w:r w:rsidRPr="00DB7E0B" w:rsidDel="00A20CE6">
        <w:rPr>
          <w:spacing w:val="-3"/>
        </w:rPr>
        <w:t xml:space="preserve"> </w:t>
      </w:r>
      <w:r w:rsidRPr="00DB7E0B" w:rsidDel="00A20CE6">
        <w:t>mean</w:t>
      </w:r>
      <w:r w:rsidRPr="00DB7E0B" w:rsidDel="00A20CE6">
        <w:rPr>
          <w:spacing w:val="-2"/>
        </w:rPr>
        <w:t xml:space="preserve"> </w:t>
      </w:r>
      <w:r w:rsidRPr="00DB7E0B" w:rsidDel="00A20CE6">
        <w:t>what</w:t>
      </w:r>
      <w:r w:rsidRPr="00DB7E0B" w:rsidDel="00A20CE6">
        <w:rPr>
          <w:spacing w:val="-2"/>
        </w:rPr>
        <w:t xml:space="preserve"> </w:t>
      </w:r>
      <w:r w:rsidRPr="00DB7E0B" w:rsidDel="00A20CE6">
        <w:t>you</w:t>
      </w:r>
      <w:r w:rsidRPr="00DB7E0B" w:rsidDel="00A20CE6">
        <w:rPr>
          <w:spacing w:val="-2"/>
        </w:rPr>
        <w:t xml:space="preserve"> </w:t>
      </w:r>
      <w:r w:rsidRPr="00DB7E0B" w:rsidDel="00A20CE6">
        <w:t>see</w:t>
      </w:r>
      <w:r w:rsidRPr="00DB7E0B" w:rsidDel="00A20CE6">
        <w:rPr>
          <w:spacing w:val="-3"/>
        </w:rPr>
        <w:t xml:space="preserve"> </w:t>
      </w:r>
      <w:r w:rsidRPr="00DB7E0B" w:rsidDel="00A20CE6">
        <w:t>in</w:t>
      </w:r>
      <w:r w:rsidRPr="00DB7E0B" w:rsidDel="00A20CE6">
        <w:rPr>
          <w:spacing w:val="-2"/>
        </w:rPr>
        <w:t xml:space="preserve"> </w:t>
      </w:r>
      <w:r w:rsidRPr="00DB7E0B" w:rsidDel="00A20CE6">
        <w:t xml:space="preserve">the </w:t>
      </w:r>
      <w:r w:rsidRPr="00DB7E0B" w:rsidDel="00A20CE6">
        <w:rPr>
          <w:spacing w:val="-2"/>
        </w:rPr>
        <w:t>mirror.</w:t>
      </w:r>
    </w:p>
    <w:p w14:paraId="070A43CB" w14:textId="00348D41" w:rsidR="008A7137" w:rsidRPr="00DB7E0B" w:rsidDel="00A20CE6" w:rsidRDefault="008A7137" w:rsidP="008F3A41">
      <w:pPr>
        <w:spacing w:line="480" w:lineRule="auto"/>
      </w:pPr>
    </w:p>
    <w:p w14:paraId="2FD76703" w14:textId="143319B4" w:rsidR="008A7137" w:rsidRPr="00DB7E0B" w:rsidDel="00A20CE6" w:rsidRDefault="008A7137" w:rsidP="008F3A41">
      <w:pPr>
        <w:pStyle w:val="Subtitle"/>
        <w:spacing w:line="480" w:lineRule="auto"/>
        <w:rPr>
          <w:rFonts w:ascii="Times New Roman" w:hAnsi="Times New Roman" w:cs="Times New Roman"/>
          <w:sz w:val="24"/>
          <w:szCs w:val="24"/>
        </w:rPr>
      </w:pPr>
      <w:r w:rsidRPr="00DB7E0B" w:rsidDel="00A20CE6">
        <w:rPr>
          <w:rFonts w:ascii="Times New Roman" w:hAnsi="Times New Roman" w:cs="Times New Roman"/>
          <w:sz w:val="24"/>
          <w:szCs w:val="24"/>
        </w:rPr>
        <w:t>OVER</w:t>
      </w:r>
      <w:r w:rsidRPr="00DB7E0B" w:rsidDel="00A20CE6">
        <w:rPr>
          <w:rFonts w:ascii="Times New Roman" w:hAnsi="Times New Roman" w:cs="Times New Roman"/>
          <w:spacing w:val="-1"/>
          <w:sz w:val="24"/>
          <w:szCs w:val="24"/>
        </w:rPr>
        <w:t xml:space="preserve"> </w:t>
      </w:r>
      <w:r w:rsidRPr="00DB7E0B" w:rsidDel="00A20CE6">
        <w:rPr>
          <w:rFonts w:ascii="Times New Roman" w:hAnsi="Times New Roman" w:cs="Times New Roman"/>
          <w:sz w:val="24"/>
          <w:szCs w:val="24"/>
        </w:rPr>
        <w:t>THE PAST 28</w:t>
      </w:r>
      <w:r w:rsidRPr="00DB7E0B" w:rsidDel="00A20CE6">
        <w:rPr>
          <w:rFonts w:ascii="Times New Roman" w:hAnsi="Times New Roman" w:cs="Times New Roman"/>
          <w:spacing w:val="-3"/>
          <w:sz w:val="24"/>
          <w:szCs w:val="24"/>
        </w:rPr>
        <w:t xml:space="preserve"> </w:t>
      </w:r>
      <w:r w:rsidRPr="00DB7E0B" w:rsidDel="00A20CE6">
        <w:rPr>
          <w:rFonts w:ascii="Times New Roman" w:hAnsi="Times New Roman" w:cs="Times New Roman"/>
          <w:sz w:val="24"/>
          <w:szCs w:val="24"/>
        </w:rPr>
        <w:t xml:space="preserve">DAYS. . </w:t>
      </w:r>
      <w:r w:rsidRPr="00DB7E0B" w:rsidDel="00A20CE6">
        <w:rPr>
          <w:rFonts w:ascii="Times New Roman" w:hAnsi="Times New Roman" w:cs="Times New Roman"/>
          <w:spacing w:val="-5"/>
          <w:sz w:val="24"/>
          <w:szCs w:val="24"/>
        </w:rPr>
        <w:t>.:</w:t>
      </w:r>
    </w:p>
    <w:p w14:paraId="7597B4A1" w14:textId="076DC47E" w:rsidR="008A7137" w:rsidRPr="00DB7E0B" w:rsidDel="00A20CE6" w:rsidRDefault="008A7137" w:rsidP="008F3A41">
      <w:pPr>
        <w:spacing w:line="480" w:lineRule="auto"/>
      </w:pPr>
    </w:p>
    <w:p w14:paraId="57F97CD2" w14:textId="030192CC" w:rsidR="008A7137" w:rsidRPr="00DB7E0B" w:rsidDel="00A20CE6" w:rsidRDefault="008A7137" w:rsidP="008465F2">
      <w:pPr>
        <w:pStyle w:val="ListParagraph"/>
        <w:widowControl w:val="0"/>
        <w:numPr>
          <w:ilvl w:val="0"/>
          <w:numId w:val="4"/>
        </w:numPr>
        <w:tabs>
          <w:tab w:val="left" w:pos="176"/>
          <w:tab w:val="left" w:pos="516"/>
        </w:tabs>
        <w:autoSpaceDE w:val="0"/>
        <w:autoSpaceDN w:val="0"/>
        <w:spacing w:after="0" w:line="480" w:lineRule="auto"/>
        <w:ind w:right="230" w:hanging="20"/>
        <w:contextualSpacing w:val="0"/>
        <w:rPr>
          <w:rFonts w:ascii="Times New Roman" w:hAnsi="Times New Roman" w:cs="Times New Roman"/>
        </w:rPr>
      </w:pPr>
      <w:r w:rsidRPr="00DB7E0B" w:rsidDel="00A20CE6">
        <w:rPr>
          <w:rFonts w:ascii="Times New Roman" w:hAnsi="Times New Roman" w:cs="Times New Roman"/>
        </w:rPr>
        <w:t>Over</w:t>
      </w:r>
      <w:r w:rsidRPr="00DB7E0B" w:rsidDel="00A20CE6">
        <w:rPr>
          <w:rFonts w:ascii="Times New Roman" w:hAnsi="Times New Roman" w:cs="Times New Roman"/>
          <w:spacing w:val="-4"/>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past</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28</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days,</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has</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your</w:t>
      </w:r>
      <w:r w:rsidRPr="00DB7E0B" w:rsidDel="00A20CE6">
        <w:rPr>
          <w:rFonts w:ascii="Times New Roman" w:hAnsi="Times New Roman" w:cs="Times New Roman"/>
          <w:spacing w:val="-3"/>
        </w:rPr>
        <w:t xml:space="preserve"> </w:t>
      </w:r>
      <w:r w:rsidRPr="00DB7E0B" w:rsidDel="00A20CE6">
        <w:rPr>
          <w:rFonts w:ascii="Times New Roman" w:hAnsi="Times New Roman" w:cs="Times New Roman"/>
          <w:u w:val="single"/>
        </w:rPr>
        <w:t>weight</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number</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on</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scale)</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made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a</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difference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in</w:t>
      </w:r>
      <w:r w:rsidRPr="00DB7E0B" w:rsidDel="00A20CE6">
        <w:rPr>
          <w:rFonts w:ascii="Times New Roman" w:hAnsi="Times New Roman" w:cs="Times New Roman"/>
          <w:spacing w:val="-1"/>
        </w:rPr>
        <w:t xml:space="preserve"> </w:t>
      </w:r>
      <w:r w:rsidRPr="00DB7E0B" w:rsidDel="00A20CE6">
        <w:rPr>
          <w:rFonts w:ascii="Times New Roman" w:hAnsi="Times New Roman" w:cs="Times New Roman"/>
        </w:rPr>
        <w:t>how you think about (judge) yourself as a person? (mark off on the line)</w:t>
      </w:r>
    </w:p>
    <w:p w14:paraId="1936798E" w14:textId="20A3B745" w:rsidR="008A7137" w:rsidRPr="00DB7E0B" w:rsidDel="00A20CE6" w:rsidRDefault="008A7137" w:rsidP="008F3A41">
      <w:pPr>
        <w:spacing w:before="5" w:line="480" w:lineRule="auto"/>
      </w:pPr>
      <w:r w:rsidRPr="00DB7E0B" w:rsidDel="00A20CE6">
        <w:rPr>
          <w:noProof/>
        </w:rPr>
        <mc:AlternateContent>
          <mc:Choice Requires="wps">
            <w:drawing>
              <wp:anchor distT="0" distB="0" distL="0" distR="0" simplePos="0" relativeHeight="251658251" behindDoc="1" locked="0" layoutInCell="1" allowOverlap="1" wp14:anchorId="694B6A7E" wp14:editId="0D414569">
                <wp:simplePos x="0" y="0"/>
                <wp:positionH relativeFrom="page">
                  <wp:posOffset>822960</wp:posOffset>
                </wp:positionH>
                <wp:positionV relativeFrom="paragraph">
                  <wp:posOffset>60374</wp:posOffset>
                </wp:positionV>
                <wp:extent cx="5829300" cy="23622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79C1F0DA" id="Graphic 19" o:spid="_x0000_s1026" style="position:absolute;margin-left:64.8pt;margin-top:4.75pt;width:459pt;height:18.6pt;z-index:-251636733;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" path="m,121920r5829299,em,7620l,236220em5829299,7620r,228600em914400,r,228600em1828800,r,228600em2857500,r,228600em3886200,r,228600em4914900,r,228600e" filled="f">
                <v:path arrowok="t"/>
                <w10:wrap type="topAndBottom" anchorx="page"/>
              </v:shape>
            </w:pict>
          </mc:Fallback>
        </mc:AlternateContent>
      </w:r>
    </w:p>
    <w:p w14:paraId="59E1FA53" w14:textId="252DBCA6" w:rsidR="008A7137" w:rsidRPr="00DB7E0B" w:rsidDel="00A20CE6" w:rsidRDefault="008A7137" w:rsidP="008F3A41">
      <w:pPr>
        <w:tabs>
          <w:tab w:val="left" w:pos="2636"/>
          <w:tab w:val="left" w:pos="5997"/>
          <w:tab w:val="left" w:pos="8157"/>
        </w:tabs>
        <w:spacing w:before="85" w:line="480" w:lineRule="auto"/>
        <w:ind w:left="176"/>
      </w:pPr>
      <w:r w:rsidRPr="00DB7E0B" w:rsidDel="00A20CE6">
        <w:t>Not</w:t>
      </w:r>
      <w:r w:rsidRPr="00DB7E0B" w:rsidDel="00A20CE6">
        <w:rPr>
          <w:spacing w:val="-1"/>
        </w:rPr>
        <w:t xml:space="preserve"> </w:t>
      </w:r>
      <w:r w:rsidRPr="00DB7E0B" w:rsidDel="00A20CE6">
        <w:t xml:space="preserve">at </w:t>
      </w:r>
      <w:r w:rsidRPr="00DB7E0B" w:rsidDel="00A20CE6">
        <w:rPr>
          <w:spacing w:val="-5"/>
        </w:rPr>
        <w:t>all</w:t>
      </w:r>
      <w:r w:rsidRPr="00DB7E0B" w:rsidDel="00A20CE6">
        <w:tab/>
        <w:t>A</w:t>
      </w:r>
      <w:r w:rsidRPr="00DB7E0B" w:rsidDel="00A20CE6">
        <w:rPr>
          <w:spacing w:val="-2"/>
        </w:rPr>
        <w:t xml:space="preserve"> </w:t>
      </w:r>
      <w:r w:rsidRPr="00DB7E0B" w:rsidDel="00A20CE6">
        <w:t>little</w:t>
      </w:r>
      <w:r w:rsidRPr="00DB7E0B" w:rsidDel="00A20CE6">
        <w:rPr>
          <w:spacing w:val="-1"/>
        </w:rPr>
        <w:t xml:space="preserve"> </w:t>
      </w:r>
      <w:r w:rsidRPr="00DB7E0B" w:rsidDel="00A20CE6">
        <w:rPr>
          <w:spacing w:val="-5"/>
        </w:rPr>
        <w:t>bit</w:t>
      </w:r>
      <w:r w:rsidRPr="00DB7E0B" w:rsidDel="00A20CE6">
        <w:tab/>
        <w:t xml:space="preserve">A </w:t>
      </w:r>
      <w:r w:rsidRPr="00DB7E0B" w:rsidDel="00A20CE6">
        <w:rPr>
          <w:spacing w:val="-5"/>
        </w:rPr>
        <w:t>lot</w:t>
      </w:r>
      <w:r w:rsidRPr="00DB7E0B" w:rsidDel="00A20CE6">
        <w:tab/>
        <w:t>Very,</w:t>
      </w:r>
      <w:r w:rsidRPr="00DB7E0B" w:rsidDel="00A20CE6">
        <w:rPr>
          <w:spacing w:val="-1"/>
        </w:rPr>
        <w:t xml:space="preserve"> </w:t>
      </w:r>
      <w:r w:rsidRPr="00DB7E0B" w:rsidDel="00A20CE6">
        <w:t>very</w:t>
      </w:r>
      <w:r w:rsidRPr="00DB7E0B" w:rsidDel="00A20CE6">
        <w:rPr>
          <w:spacing w:val="-1"/>
        </w:rPr>
        <w:t xml:space="preserve"> </w:t>
      </w:r>
      <w:r w:rsidRPr="00DB7E0B" w:rsidDel="00A20CE6">
        <w:rPr>
          <w:spacing w:val="-4"/>
        </w:rPr>
        <w:t>much</w:t>
      </w:r>
    </w:p>
    <w:p w14:paraId="4D4D35C4" w14:textId="66AAF2CF" w:rsidR="008A7137" w:rsidRPr="00DB7E0B" w:rsidDel="00A20CE6" w:rsidRDefault="008A7137" w:rsidP="008F3A41">
      <w:pPr>
        <w:spacing w:line="480" w:lineRule="auto"/>
      </w:pPr>
    </w:p>
    <w:p w14:paraId="26148476" w14:textId="301FCAD9" w:rsidR="008A7137" w:rsidRPr="00DB7E0B" w:rsidDel="00A20CE6" w:rsidRDefault="008A7137" w:rsidP="008465F2">
      <w:pPr>
        <w:pStyle w:val="ListParagraph"/>
        <w:widowControl w:val="0"/>
        <w:numPr>
          <w:ilvl w:val="0"/>
          <w:numId w:val="4"/>
        </w:numPr>
        <w:tabs>
          <w:tab w:val="left" w:pos="176"/>
          <w:tab w:val="left" w:pos="516"/>
        </w:tabs>
        <w:autoSpaceDE w:val="0"/>
        <w:autoSpaceDN w:val="0"/>
        <w:spacing w:before="1" w:after="0" w:line="480" w:lineRule="auto"/>
        <w:ind w:right="538" w:hanging="20"/>
        <w:contextualSpacing w:val="0"/>
        <w:rPr>
          <w:rFonts w:ascii="Times New Roman" w:hAnsi="Times New Roman" w:cs="Times New Roman"/>
        </w:rPr>
      </w:pPr>
      <w:r w:rsidRPr="00DB7E0B" w:rsidDel="00A20CE6">
        <w:rPr>
          <w:rFonts w:ascii="Times New Roman" w:hAnsi="Times New Roman" w:cs="Times New Roman"/>
        </w:rPr>
        <w:t>Over</w:t>
      </w:r>
      <w:r w:rsidRPr="00DB7E0B" w:rsidDel="00A20CE6">
        <w:rPr>
          <w:rFonts w:ascii="Times New Roman" w:hAnsi="Times New Roman" w:cs="Times New Roman"/>
          <w:spacing w:val="-4"/>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past</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28</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days,</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has</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your</w:t>
      </w:r>
      <w:r w:rsidRPr="00DB7E0B" w:rsidDel="00A20CE6">
        <w:rPr>
          <w:rFonts w:ascii="Times New Roman" w:hAnsi="Times New Roman" w:cs="Times New Roman"/>
          <w:spacing w:val="-3"/>
        </w:rPr>
        <w:t xml:space="preserve"> </w:t>
      </w:r>
      <w:r w:rsidRPr="00DB7E0B" w:rsidDel="00A20CE6">
        <w:rPr>
          <w:rFonts w:ascii="Times New Roman" w:hAnsi="Times New Roman" w:cs="Times New Roman"/>
          <w:u w:val="single"/>
        </w:rPr>
        <w:t>shape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(what</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you</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see</w:t>
      </w:r>
      <w:r w:rsidRPr="00DB7E0B" w:rsidDel="00A20CE6">
        <w:rPr>
          <w:rFonts w:ascii="Times New Roman" w:hAnsi="Times New Roman" w:cs="Times New Roman"/>
          <w:spacing w:val="-4"/>
        </w:rPr>
        <w:t xml:space="preserve"> </w:t>
      </w:r>
      <w:r w:rsidRPr="00DB7E0B" w:rsidDel="00A20CE6">
        <w:rPr>
          <w:rFonts w:ascii="Times New Roman" w:hAnsi="Times New Roman" w:cs="Times New Roman"/>
        </w:rPr>
        <w:t>in</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mirror)</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made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a</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difference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in how you think about (judge) yourself as a person?</w:t>
      </w:r>
      <w:r w:rsidRPr="00DB7E0B" w:rsidDel="00A20CE6">
        <w:rPr>
          <w:rFonts w:ascii="Times New Roman" w:hAnsi="Times New Roman" w:cs="Times New Roman"/>
          <w:spacing w:val="40"/>
        </w:rPr>
        <w:t xml:space="preserve"> </w:t>
      </w:r>
      <w:r w:rsidRPr="00DB7E0B" w:rsidDel="00A20CE6">
        <w:rPr>
          <w:rFonts w:ascii="Times New Roman" w:hAnsi="Times New Roman" w:cs="Times New Roman"/>
        </w:rPr>
        <w:t>(mark off on the line)</w:t>
      </w:r>
    </w:p>
    <w:p w14:paraId="7C2A57B0" w14:textId="4CC03BD0" w:rsidR="008A7137" w:rsidRPr="00DB7E0B" w:rsidDel="00A20CE6" w:rsidRDefault="008A7137" w:rsidP="008F3A41">
      <w:pPr>
        <w:spacing w:before="4" w:line="480" w:lineRule="auto"/>
      </w:pPr>
      <w:r w:rsidRPr="00DB7E0B" w:rsidDel="00A20CE6">
        <w:rPr>
          <w:noProof/>
        </w:rPr>
        <mc:AlternateContent>
          <mc:Choice Requires="wps">
            <w:drawing>
              <wp:anchor distT="0" distB="0" distL="0" distR="0" simplePos="0" relativeHeight="251658252" behindDoc="1" locked="0" layoutInCell="1" allowOverlap="1" wp14:anchorId="1C107442" wp14:editId="3E48DAC6">
                <wp:simplePos x="0" y="0"/>
                <wp:positionH relativeFrom="page">
                  <wp:posOffset>822960</wp:posOffset>
                </wp:positionH>
                <wp:positionV relativeFrom="paragraph">
                  <wp:posOffset>59749</wp:posOffset>
                </wp:positionV>
                <wp:extent cx="5829300" cy="23622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599"/>
                              </a:lnTo>
                            </a:path>
                            <a:path w="5829300" h="236220">
                              <a:moveTo>
                                <a:pt x="1828800" y="0"/>
                              </a:moveTo>
                              <a:lnTo>
                                <a:pt x="1828800" y="228599"/>
                              </a:lnTo>
                            </a:path>
                            <a:path w="5829300" h="236220">
                              <a:moveTo>
                                <a:pt x="2857500" y="0"/>
                              </a:moveTo>
                              <a:lnTo>
                                <a:pt x="2857500" y="228599"/>
                              </a:lnTo>
                            </a:path>
                            <a:path w="5829300" h="236220">
                              <a:moveTo>
                                <a:pt x="3886200" y="0"/>
                              </a:moveTo>
                              <a:lnTo>
                                <a:pt x="3886200" y="228599"/>
                              </a:lnTo>
                            </a:path>
                            <a:path w="5829300" h="236220">
                              <a:moveTo>
                                <a:pt x="4914900" y="0"/>
                              </a:moveTo>
                              <a:lnTo>
                                <a:pt x="4914900" y="22859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4D62CD14" id="Graphic 20" o:spid="_x0000_s1026" style="position:absolute;margin-left:64.8pt;margin-top:4.7pt;width:459pt;height:18.6pt;z-index:-251635709;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" path="m,121919r5829299,em,7619l,236219em5829299,7619r,228600em914400,r,228599em1828800,r,228599em2857500,r,228599em3886200,r,228599em4914900,r,228599e" filled="f">
                <v:path arrowok="t"/>
                <w10:wrap type="topAndBottom" anchorx="page"/>
              </v:shape>
            </w:pict>
          </mc:Fallback>
        </mc:AlternateContent>
      </w:r>
    </w:p>
    <w:p w14:paraId="7F72FD4F" w14:textId="63A912BE" w:rsidR="008A7137" w:rsidRPr="00DB7E0B" w:rsidDel="00A20CE6" w:rsidRDefault="008A7137" w:rsidP="008F3A41">
      <w:pPr>
        <w:tabs>
          <w:tab w:val="left" w:pos="2636"/>
          <w:tab w:val="left" w:pos="5997"/>
          <w:tab w:val="left" w:pos="8157"/>
        </w:tabs>
        <w:spacing w:before="86" w:line="480" w:lineRule="auto"/>
        <w:ind w:left="176"/>
      </w:pPr>
      <w:r w:rsidRPr="00DB7E0B" w:rsidDel="00A20CE6">
        <w:t>Not</w:t>
      </w:r>
      <w:r w:rsidRPr="00DB7E0B" w:rsidDel="00A20CE6">
        <w:rPr>
          <w:spacing w:val="-1"/>
        </w:rPr>
        <w:t xml:space="preserve"> </w:t>
      </w:r>
      <w:r w:rsidRPr="00DB7E0B" w:rsidDel="00A20CE6">
        <w:t xml:space="preserve">at </w:t>
      </w:r>
      <w:r w:rsidRPr="00DB7E0B" w:rsidDel="00A20CE6">
        <w:rPr>
          <w:spacing w:val="-5"/>
        </w:rPr>
        <w:t>all</w:t>
      </w:r>
      <w:r w:rsidRPr="00DB7E0B" w:rsidDel="00A20CE6">
        <w:tab/>
        <w:t>A</w:t>
      </w:r>
      <w:r w:rsidRPr="00DB7E0B" w:rsidDel="00A20CE6">
        <w:rPr>
          <w:spacing w:val="-2"/>
        </w:rPr>
        <w:t xml:space="preserve"> </w:t>
      </w:r>
      <w:r w:rsidRPr="00DB7E0B" w:rsidDel="00A20CE6">
        <w:t>little</w:t>
      </w:r>
      <w:r w:rsidRPr="00DB7E0B" w:rsidDel="00A20CE6">
        <w:rPr>
          <w:spacing w:val="-1"/>
        </w:rPr>
        <w:t xml:space="preserve"> </w:t>
      </w:r>
      <w:r w:rsidRPr="00DB7E0B" w:rsidDel="00A20CE6">
        <w:rPr>
          <w:spacing w:val="-5"/>
        </w:rPr>
        <w:t>bit</w:t>
      </w:r>
      <w:r w:rsidRPr="00DB7E0B" w:rsidDel="00A20CE6">
        <w:tab/>
        <w:t xml:space="preserve">A </w:t>
      </w:r>
      <w:r w:rsidRPr="00DB7E0B" w:rsidDel="00A20CE6">
        <w:rPr>
          <w:spacing w:val="-5"/>
        </w:rPr>
        <w:t>lot</w:t>
      </w:r>
      <w:r w:rsidRPr="00DB7E0B" w:rsidDel="00A20CE6">
        <w:tab/>
        <w:t>Very,</w:t>
      </w:r>
      <w:r w:rsidRPr="00DB7E0B" w:rsidDel="00A20CE6">
        <w:rPr>
          <w:spacing w:val="-1"/>
        </w:rPr>
        <w:t xml:space="preserve"> </w:t>
      </w:r>
      <w:r w:rsidRPr="00DB7E0B" w:rsidDel="00A20CE6">
        <w:t>very</w:t>
      </w:r>
      <w:r w:rsidRPr="00DB7E0B" w:rsidDel="00A20CE6">
        <w:rPr>
          <w:spacing w:val="-1"/>
        </w:rPr>
        <w:t xml:space="preserve"> </w:t>
      </w:r>
      <w:r w:rsidRPr="00DB7E0B" w:rsidDel="00A20CE6">
        <w:rPr>
          <w:spacing w:val="-4"/>
        </w:rPr>
        <w:t>much</w:t>
      </w:r>
    </w:p>
    <w:p w14:paraId="796CC1FF" w14:textId="0BDF8B1E" w:rsidR="008A7137" w:rsidRPr="00DB7E0B" w:rsidDel="00A20CE6" w:rsidRDefault="008A7137" w:rsidP="008465F2">
      <w:pPr>
        <w:pStyle w:val="ListParagraph"/>
        <w:widowControl w:val="0"/>
        <w:numPr>
          <w:ilvl w:val="0"/>
          <w:numId w:val="4"/>
        </w:numPr>
        <w:tabs>
          <w:tab w:val="left" w:pos="536"/>
        </w:tabs>
        <w:autoSpaceDE w:val="0"/>
        <w:autoSpaceDN w:val="0"/>
        <w:spacing w:before="276" w:after="0" w:line="480" w:lineRule="auto"/>
        <w:ind w:right="679" w:firstLine="0"/>
        <w:contextualSpacing w:val="0"/>
        <w:rPr>
          <w:rFonts w:ascii="Times New Roman" w:hAnsi="Times New Roman" w:cs="Times New Roman"/>
        </w:rPr>
      </w:pPr>
      <w:r w:rsidRPr="00DB7E0B" w:rsidDel="00A20CE6">
        <w:rPr>
          <w:rFonts w:ascii="Times New Roman" w:hAnsi="Times New Roman" w:cs="Times New Roman"/>
        </w:rPr>
        <w:t xml:space="preserve">Over the past 28 days, how much would it upset you if you had been asked to </w:t>
      </w:r>
      <w:r w:rsidRPr="00DB7E0B" w:rsidDel="00A20CE6">
        <w:rPr>
          <w:rFonts w:ascii="Times New Roman" w:hAnsi="Times New Roman" w:cs="Times New Roman"/>
          <w:u w:val="single"/>
        </w:rPr>
        <w:t>weigh</w:t>
      </w:r>
      <w:r w:rsidRPr="00DB7E0B" w:rsidDel="00A20CE6">
        <w:rPr>
          <w:rFonts w:ascii="Times New Roman" w:hAnsi="Times New Roman" w:cs="Times New Roman"/>
        </w:rPr>
        <w:t xml:space="preserve"> yourself</w:t>
      </w:r>
      <w:r w:rsidRPr="00DB7E0B" w:rsidDel="00A20CE6">
        <w:rPr>
          <w:rFonts w:ascii="Times New Roman" w:hAnsi="Times New Roman" w:cs="Times New Roman"/>
          <w:spacing w:val="-3"/>
        </w:rPr>
        <w:t xml:space="preserve"> </w:t>
      </w:r>
      <w:r w:rsidRPr="00DB7E0B" w:rsidDel="00A20CE6">
        <w:rPr>
          <w:rFonts w:ascii="Times New Roman" w:hAnsi="Times New Roman" w:cs="Times New Roman"/>
          <w:u w:val="single"/>
        </w:rPr>
        <w:t>once</w:t>
      </w:r>
      <w:r w:rsidRPr="00DB7E0B" w:rsidDel="00A20CE6">
        <w:rPr>
          <w:rFonts w:ascii="Times New Roman" w:hAnsi="Times New Roman" w:cs="Times New Roman"/>
          <w:spacing w:val="-3"/>
          <w:u w:val="single"/>
        </w:rPr>
        <w:t xml:space="preserve"> </w:t>
      </w:r>
      <w:r w:rsidRPr="00DB7E0B" w:rsidDel="00A20CE6">
        <w:rPr>
          <w:rFonts w:ascii="Times New Roman" w:hAnsi="Times New Roman" w:cs="Times New Roman"/>
          <w:u w:val="single"/>
        </w:rPr>
        <w:t>a</w:t>
      </w:r>
      <w:r w:rsidRPr="00DB7E0B" w:rsidDel="00A20CE6">
        <w:rPr>
          <w:rFonts w:ascii="Times New Roman" w:hAnsi="Times New Roman" w:cs="Times New Roman"/>
          <w:spacing w:val="-2"/>
          <w:u w:val="single"/>
        </w:rPr>
        <w:t xml:space="preserve"> </w:t>
      </w:r>
      <w:r w:rsidRPr="00DB7E0B" w:rsidDel="00A20CE6">
        <w:rPr>
          <w:rFonts w:ascii="Times New Roman" w:hAnsi="Times New Roman" w:cs="Times New Roman"/>
          <w:u w:val="single"/>
        </w:rPr>
        <w:t>week</w:t>
      </w:r>
      <w:r w:rsidRPr="00DB7E0B" w:rsidDel="00A20CE6">
        <w:rPr>
          <w:rFonts w:ascii="Times New Roman" w:hAnsi="Times New Roman" w:cs="Times New Roman"/>
          <w:spacing w:val="-1"/>
        </w:rPr>
        <w:t xml:space="preserve"> </w:t>
      </w:r>
      <w:r w:rsidRPr="00DB7E0B" w:rsidDel="00A20CE6">
        <w:rPr>
          <w:rFonts w:ascii="Times New Roman" w:hAnsi="Times New Roman" w:cs="Times New Roman"/>
        </w:rPr>
        <w:t>(no</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more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and</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no</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less)</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for</w:t>
      </w:r>
      <w:r w:rsidRPr="00DB7E0B" w:rsidDel="00A20CE6">
        <w:rPr>
          <w:rFonts w:ascii="Times New Roman" w:hAnsi="Times New Roman" w:cs="Times New Roman"/>
          <w:spacing w:val="-4"/>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next</w:t>
      </w:r>
      <w:r w:rsidRPr="00DB7E0B" w:rsidDel="00A20CE6">
        <w:rPr>
          <w:rFonts w:ascii="Times New Roman" w:hAnsi="Times New Roman" w:cs="Times New Roman"/>
          <w:spacing w:val="-4"/>
        </w:rPr>
        <w:t xml:space="preserve"> </w:t>
      </w:r>
      <w:r w:rsidRPr="00DB7E0B" w:rsidDel="00A20CE6">
        <w:rPr>
          <w:rFonts w:ascii="Times New Roman" w:hAnsi="Times New Roman" w:cs="Times New Roman"/>
        </w:rPr>
        <w:t>four</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weeks?</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(mark</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off</w:t>
      </w:r>
      <w:r w:rsidRPr="00DB7E0B" w:rsidDel="00A20CE6">
        <w:rPr>
          <w:rFonts w:ascii="Times New Roman" w:hAnsi="Times New Roman" w:cs="Times New Roman"/>
          <w:spacing w:val="-4"/>
        </w:rPr>
        <w:t xml:space="preserve"> </w:t>
      </w:r>
      <w:r w:rsidRPr="00DB7E0B" w:rsidDel="00A20CE6">
        <w:rPr>
          <w:rFonts w:ascii="Times New Roman" w:hAnsi="Times New Roman" w:cs="Times New Roman"/>
        </w:rPr>
        <w:t>on</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line)</w:t>
      </w:r>
    </w:p>
    <w:p w14:paraId="5C5B4F0B" w14:textId="36273975" w:rsidR="008A7137" w:rsidRPr="00DB7E0B" w:rsidDel="00A20CE6" w:rsidRDefault="008A7137" w:rsidP="008F3A41">
      <w:pPr>
        <w:spacing w:before="4" w:line="480" w:lineRule="auto"/>
      </w:pPr>
      <w:r w:rsidRPr="00DB7E0B" w:rsidDel="00A20CE6">
        <w:rPr>
          <w:noProof/>
        </w:rPr>
        <mc:AlternateContent>
          <mc:Choice Requires="wps">
            <w:drawing>
              <wp:anchor distT="0" distB="0" distL="0" distR="0" simplePos="0" relativeHeight="251658253" behindDoc="1" locked="0" layoutInCell="1" allowOverlap="1" wp14:anchorId="0BFDACC2" wp14:editId="1DD94540">
                <wp:simplePos x="0" y="0"/>
                <wp:positionH relativeFrom="page">
                  <wp:posOffset>822960</wp:posOffset>
                </wp:positionH>
                <wp:positionV relativeFrom="paragraph">
                  <wp:posOffset>59734</wp:posOffset>
                </wp:positionV>
                <wp:extent cx="5829300" cy="23622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6E73C325" id="Graphic 21" o:spid="_x0000_s1026" style="position:absolute;margin-left:64.8pt;margin-top:4.7pt;width:459pt;height:18.6pt;z-index:-251634685;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" path="m,121920r5829299,em,7620l,236220em5829299,7620r,228600em914400,r,228600em1828800,r,228600em2857500,r,228600em3886200,r,228600em4914900,r,228600e" filled="f">
                <v:path arrowok="t"/>
                <w10:wrap type="topAndBottom" anchorx="page"/>
              </v:shape>
            </w:pict>
          </mc:Fallback>
        </mc:AlternateContent>
      </w:r>
    </w:p>
    <w:p w14:paraId="35F43921" w14:textId="0D4E181D" w:rsidR="008A7137" w:rsidRPr="00DB7E0B" w:rsidDel="00A20CE6" w:rsidRDefault="008A7137" w:rsidP="008F3A41">
      <w:pPr>
        <w:tabs>
          <w:tab w:val="left" w:pos="2636"/>
          <w:tab w:val="left" w:pos="5997"/>
          <w:tab w:val="left" w:pos="8157"/>
        </w:tabs>
        <w:spacing w:before="86" w:line="480" w:lineRule="auto"/>
        <w:ind w:left="176"/>
      </w:pPr>
      <w:r w:rsidRPr="00DB7E0B" w:rsidDel="00A20CE6">
        <w:t>Not</w:t>
      </w:r>
      <w:r w:rsidRPr="00DB7E0B" w:rsidDel="00A20CE6">
        <w:rPr>
          <w:spacing w:val="-1"/>
        </w:rPr>
        <w:t xml:space="preserve"> </w:t>
      </w:r>
      <w:r w:rsidRPr="00DB7E0B" w:rsidDel="00A20CE6">
        <w:t xml:space="preserve">at </w:t>
      </w:r>
      <w:r w:rsidRPr="00DB7E0B" w:rsidDel="00A20CE6">
        <w:rPr>
          <w:spacing w:val="-5"/>
        </w:rPr>
        <w:t>all</w:t>
      </w:r>
      <w:r w:rsidRPr="00DB7E0B" w:rsidDel="00A20CE6">
        <w:tab/>
        <w:t>A</w:t>
      </w:r>
      <w:r w:rsidRPr="00DB7E0B" w:rsidDel="00A20CE6">
        <w:rPr>
          <w:spacing w:val="-2"/>
        </w:rPr>
        <w:t xml:space="preserve"> </w:t>
      </w:r>
      <w:r w:rsidRPr="00DB7E0B" w:rsidDel="00A20CE6">
        <w:t>little</w:t>
      </w:r>
      <w:r w:rsidRPr="00DB7E0B" w:rsidDel="00A20CE6">
        <w:rPr>
          <w:spacing w:val="-1"/>
        </w:rPr>
        <w:t xml:space="preserve"> </w:t>
      </w:r>
      <w:r w:rsidRPr="00DB7E0B" w:rsidDel="00A20CE6">
        <w:rPr>
          <w:spacing w:val="-5"/>
        </w:rPr>
        <w:t>bit</w:t>
      </w:r>
      <w:r w:rsidRPr="00DB7E0B" w:rsidDel="00A20CE6">
        <w:tab/>
        <w:t xml:space="preserve">A </w:t>
      </w:r>
      <w:r w:rsidRPr="00DB7E0B" w:rsidDel="00A20CE6">
        <w:rPr>
          <w:spacing w:val="-5"/>
        </w:rPr>
        <w:t>lot</w:t>
      </w:r>
      <w:r w:rsidRPr="00DB7E0B" w:rsidDel="00A20CE6">
        <w:tab/>
        <w:t>Very,</w:t>
      </w:r>
      <w:r w:rsidRPr="00DB7E0B" w:rsidDel="00A20CE6">
        <w:rPr>
          <w:spacing w:val="-1"/>
        </w:rPr>
        <w:t xml:space="preserve"> </w:t>
      </w:r>
      <w:r w:rsidRPr="00DB7E0B" w:rsidDel="00A20CE6">
        <w:t>very</w:t>
      </w:r>
      <w:r w:rsidRPr="00DB7E0B" w:rsidDel="00A20CE6">
        <w:rPr>
          <w:spacing w:val="-1"/>
        </w:rPr>
        <w:t xml:space="preserve"> </w:t>
      </w:r>
      <w:r w:rsidRPr="00DB7E0B" w:rsidDel="00A20CE6">
        <w:rPr>
          <w:spacing w:val="-4"/>
        </w:rPr>
        <w:t>much</w:t>
      </w:r>
    </w:p>
    <w:p w14:paraId="7540828C" w14:textId="07FFCE34" w:rsidR="008A7137" w:rsidRPr="00DB7E0B" w:rsidDel="00A20CE6" w:rsidRDefault="008A7137" w:rsidP="008F3A41">
      <w:pPr>
        <w:spacing w:line="480" w:lineRule="auto"/>
      </w:pPr>
    </w:p>
    <w:p w14:paraId="46DD33B6" w14:textId="4E6C306E" w:rsidR="008A7137" w:rsidRPr="00DB7E0B" w:rsidDel="00A20CE6" w:rsidRDefault="008A7137" w:rsidP="008465F2">
      <w:pPr>
        <w:pStyle w:val="ListParagraph"/>
        <w:widowControl w:val="0"/>
        <w:numPr>
          <w:ilvl w:val="0"/>
          <w:numId w:val="4"/>
        </w:numPr>
        <w:tabs>
          <w:tab w:val="left" w:pos="536"/>
        </w:tabs>
        <w:autoSpaceDE w:val="0"/>
        <w:autoSpaceDN w:val="0"/>
        <w:spacing w:after="0" w:line="480" w:lineRule="auto"/>
        <w:ind w:right="398" w:firstLine="0"/>
        <w:contextualSpacing w:val="0"/>
        <w:rPr>
          <w:rFonts w:ascii="Times New Roman" w:hAnsi="Times New Roman" w:cs="Times New Roman"/>
        </w:rPr>
      </w:pPr>
      <w:r w:rsidRPr="00DB7E0B" w:rsidDel="00A20CE6">
        <w:rPr>
          <w:rFonts w:ascii="Times New Roman" w:hAnsi="Times New Roman" w:cs="Times New Roman"/>
        </w:rPr>
        <w:t>Over</w:t>
      </w:r>
      <w:r w:rsidRPr="00DB7E0B" w:rsidDel="00A20CE6">
        <w:rPr>
          <w:rFonts w:ascii="Times New Roman" w:hAnsi="Times New Roman" w:cs="Times New Roman"/>
          <w:spacing w:val="-4"/>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past</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28</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days,</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how</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unhappy</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have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you</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been</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with</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your</w:t>
      </w:r>
      <w:r w:rsidRPr="00DB7E0B" w:rsidDel="00A20CE6">
        <w:rPr>
          <w:rFonts w:ascii="Times New Roman" w:hAnsi="Times New Roman" w:cs="Times New Roman"/>
          <w:spacing w:val="-2"/>
        </w:rPr>
        <w:t xml:space="preserve"> </w:t>
      </w:r>
      <w:r w:rsidRPr="00DB7E0B" w:rsidDel="00A20CE6">
        <w:rPr>
          <w:rFonts w:ascii="Times New Roman" w:hAnsi="Times New Roman" w:cs="Times New Roman"/>
          <w:u w:val="single"/>
        </w:rPr>
        <w:t>weight</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(the</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number</w:t>
      </w:r>
      <w:r w:rsidRPr="00DB7E0B" w:rsidDel="00A20CE6">
        <w:rPr>
          <w:rFonts w:ascii="Times New Roman" w:hAnsi="Times New Roman" w:cs="Times New Roman"/>
          <w:spacing w:val="-3"/>
        </w:rPr>
        <w:t xml:space="preserve"> </w:t>
      </w:r>
      <w:r w:rsidRPr="00DB7E0B" w:rsidDel="00A20CE6">
        <w:rPr>
          <w:rFonts w:ascii="Times New Roman" w:hAnsi="Times New Roman" w:cs="Times New Roman"/>
        </w:rPr>
        <w:t>on</w:t>
      </w:r>
      <w:r w:rsidRPr="00DB7E0B" w:rsidDel="00A20CE6">
        <w:rPr>
          <w:rFonts w:ascii="Times New Roman" w:hAnsi="Times New Roman" w:cs="Times New Roman"/>
          <w:spacing w:val="-2"/>
        </w:rPr>
        <w:t xml:space="preserve"> </w:t>
      </w:r>
      <w:r w:rsidRPr="00DB7E0B" w:rsidDel="00A20CE6">
        <w:rPr>
          <w:rFonts w:ascii="Times New Roman" w:hAnsi="Times New Roman" w:cs="Times New Roman"/>
        </w:rPr>
        <w:t>the scale)? (mark off on the line)</w:t>
      </w:r>
    </w:p>
    <w:p w14:paraId="2F15BAE3" w14:textId="431BF10F" w:rsidR="008A7137" w:rsidRPr="00DB7E0B" w:rsidDel="00A20CE6" w:rsidRDefault="008A7137" w:rsidP="008F3A41">
      <w:pPr>
        <w:spacing w:before="4" w:line="480" w:lineRule="auto"/>
      </w:pPr>
      <w:r w:rsidRPr="00DB7E0B" w:rsidDel="00A20CE6">
        <w:rPr>
          <w:noProof/>
        </w:rPr>
        <mc:AlternateContent>
          <mc:Choice Requires="wps">
            <w:drawing>
              <wp:anchor distT="0" distB="0" distL="0" distR="0" simplePos="0" relativeHeight="251658254" behindDoc="1" locked="0" layoutInCell="1" allowOverlap="1" wp14:anchorId="334279A0" wp14:editId="1840ACA5">
                <wp:simplePos x="0" y="0"/>
                <wp:positionH relativeFrom="page">
                  <wp:posOffset>822960</wp:posOffset>
                </wp:positionH>
                <wp:positionV relativeFrom="paragraph">
                  <wp:posOffset>59749</wp:posOffset>
                </wp:positionV>
                <wp:extent cx="5829300" cy="23622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7D4C505A" id="Graphic 22" o:spid="_x0000_s1026" style="position:absolute;margin-left:64.8pt;margin-top:4.7pt;width:459pt;height:18.6pt;z-index:-251633661;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" path="m,121919r5829299,em,7619l,236219em5829299,7619r,228600em914400,r,228600em1828800,r,228600em2857500,r,228600em3886200,r,228600em4914900,r,228600e" filled="f">
                <v:path arrowok="t"/>
                <w10:wrap type="topAndBottom" anchorx="page"/>
              </v:shape>
            </w:pict>
          </mc:Fallback>
        </mc:AlternateContent>
      </w:r>
    </w:p>
    <w:p w14:paraId="6FAF7446" w14:textId="5B24B5E7" w:rsidR="008A7137" w:rsidRPr="00DB7E0B" w:rsidDel="00A20CE6" w:rsidRDefault="008A7137" w:rsidP="008F3A41">
      <w:pPr>
        <w:tabs>
          <w:tab w:val="left" w:pos="2636"/>
          <w:tab w:val="left" w:pos="5997"/>
          <w:tab w:val="left" w:pos="8157"/>
        </w:tabs>
        <w:spacing w:before="86" w:line="480" w:lineRule="auto"/>
        <w:ind w:left="176"/>
      </w:pPr>
      <w:r w:rsidRPr="00DB7E0B" w:rsidDel="00A20CE6">
        <w:t>Not</w:t>
      </w:r>
      <w:r w:rsidRPr="00DB7E0B" w:rsidDel="00A20CE6">
        <w:rPr>
          <w:spacing w:val="-1"/>
        </w:rPr>
        <w:t xml:space="preserve"> </w:t>
      </w:r>
      <w:r w:rsidRPr="00DB7E0B" w:rsidDel="00A20CE6">
        <w:t xml:space="preserve">at </w:t>
      </w:r>
      <w:r w:rsidRPr="00DB7E0B" w:rsidDel="00A20CE6">
        <w:rPr>
          <w:spacing w:val="-5"/>
        </w:rPr>
        <w:t>all</w:t>
      </w:r>
      <w:r w:rsidRPr="00DB7E0B" w:rsidDel="00A20CE6">
        <w:tab/>
        <w:t>A little</w:t>
      </w:r>
      <w:r w:rsidRPr="00DB7E0B" w:rsidDel="00A20CE6">
        <w:rPr>
          <w:spacing w:val="1"/>
        </w:rPr>
        <w:t xml:space="preserve"> </w:t>
      </w:r>
      <w:r w:rsidRPr="00DB7E0B" w:rsidDel="00A20CE6">
        <w:rPr>
          <w:spacing w:val="-5"/>
        </w:rPr>
        <w:t>bit</w:t>
      </w:r>
      <w:r w:rsidRPr="00DB7E0B" w:rsidDel="00A20CE6">
        <w:tab/>
        <w:t xml:space="preserve">A </w:t>
      </w:r>
      <w:r w:rsidRPr="00DB7E0B" w:rsidDel="00A20CE6">
        <w:rPr>
          <w:spacing w:val="-5"/>
        </w:rPr>
        <w:t>lot</w:t>
      </w:r>
      <w:r w:rsidRPr="00DB7E0B" w:rsidDel="00A20CE6">
        <w:tab/>
        <w:t>Very,</w:t>
      </w:r>
      <w:r w:rsidRPr="00DB7E0B" w:rsidDel="00A20CE6">
        <w:rPr>
          <w:spacing w:val="-1"/>
        </w:rPr>
        <w:t xml:space="preserve"> </w:t>
      </w:r>
      <w:r w:rsidRPr="00DB7E0B" w:rsidDel="00A20CE6">
        <w:t>very</w:t>
      </w:r>
      <w:r w:rsidRPr="00DB7E0B" w:rsidDel="00A20CE6">
        <w:rPr>
          <w:spacing w:val="-1"/>
        </w:rPr>
        <w:t xml:space="preserve"> </w:t>
      </w:r>
      <w:r w:rsidRPr="00DB7E0B" w:rsidDel="00A20CE6">
        <w:rPr>
          <w:spacing w:val="-4"/>
        </w:rPr>
        <w:t>much</w:t>
      </w:r>
    </w:p>
    <w:p w14:paraId="390C8B27" w14:textId="77777777" w:rsidR="008A7137" w:rsidRPr="00DB7E0B" w:rsidRDefault="008A7137" w:rsidP="008F3A41">
      <w:pPr>
        <w:spacing w:line="480" w:lineRule="auto"/>
      </w:pPr>
    </w:p>
    <w:p w14:paraId="31433C66" w14:textId="77777777" w:rsidR="008A7137" w:rsidRPr="00DB7E0B" w:rsidRDefault="008A7137" w:rsidP="008465F2">
      <w:pPr>
        <w:pStyle w:val="ListParagraph"/>
        <w:widowControl w:val="0"/>
        <w:numPr>
          <w:ilvl w:val="0"/>
          <w:numId w:val="4"/>
        </w:numPr>
        <w:tabs>
          <w:tab w:val="left" w:pos="435"/>
          <w:tab w:val="left" w:pos="516"/>
        </w:tabs>
        <w:autoSpaceDE w:val="0"/>
        <w:autoSpaceDN w:val="0"/>
        <w:spacing w:after="0" w:line="480" w:lineRule="auto"/>
        <w:ind w:left="435" w:right="453" w:hanging="279"/>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4"/>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how</w:t>
      </w:r>
      <w:r w:rsidRPr="00DB7E0B">
        <w:rPr>
          <w:rFonts w:ascii="Times New Roman" w:hAnsi="Times New Roman" w:cs="Times New Roman"/>
          <w:spacing w:val="-3"/>
        </w:rPr>
        <w:t xml:space="preserve"> </w:t>
      </w:r>
      <w:r w:rsidRPr="00DB7E0B">
        <w:rPr>
          <w:rFonts w:ascii="Times New Roman" w:hAnsi="Times New Roman" w:cs="Times New Roman"/>
        </w:rPr>
        <w:t>unhappy</w:t>
      </w:r>
      <w:r w:rsidRPr="00DB7E0B">
        <w:rPr>
          <w:rFonts w:ascii="Times New Roman" w:hAnsi="Times New Roman" w:cs="Times New Roman"/>
          <w:spacing w:val="-3"/>
        </w:rPr>
        <w:t xml:space="preserve"> </w:t>
      </w:r>
      <w:r w:rsidRPr="00DB7E0B">
        <w:rPr>
          <w:rFonts w:ascii="Times New Roman" w:hAnsi="Times New Roman" w:cs="Times New Roman"/>
        </w:rPr>
        <w:t>have</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been</w:t>
      </w:r>
      <w:r w:rsidRPr="00DB7E0B">
        <w:rPr>
          <w:rFonts w:ascii="Times New Roman" w:hAnsi="Times New Roman" w:cs="Times New Roman"/>
          <w:spacing w:val="-3"/>
        </w:rPr>
        <w:t xml:space="preserve"> </w:t>
      </w:r>
      <w:r w:rsidRPr="00DB7E0B">
        <w:rPr>
          <w:rFonts w:ascii="Times New Roman" w:hAnsi="Times New Roman" w:cs="Times New Roman"/>
        </w:rPr>
        <w:t>with</w:t>
      </w:r>
      <w:r w:rsidRPr="00DB7E0B">
        <w:rPr>
          <w:rFonts w:ascii="Times New Roman" w:hAnsi="Times New Roman" w:cs="Times New Roman"/>
          <w:spacing w:val="-3"/>
        </w:rPr>
        <w:t xml:space="preserve"> </w:t>
      </w:r>
      <w:r w:rsidRPr="00DB7E0B">
        <w:rPr>
          <w:rFonts w:ascii="Times New Roman" w:hAnsi="Times New Roman" w:cs="Times New Roman"/>
        </w:rPr>
        <w:t>your</w:t>
      </w:r>
      <w:r w:rsidRPr="00DB7E0B">
        <w:rPr>
          <w:rFonts w:ascii="Times New Roman" w:hAnsi="Times New Roman" w:cs="Times New Roman"/>
          <w:spacing w:val="-2"/>
        </w:rPr>
        <w:t xml:space="preserve"> </w:t>
      </w:r>
      <w:r w:rsidRPr="00DB7E0B">
        <w:rPr>
          <w:rFonts w:ascii="Times New Roman" w:hAnsi="Times New Roman" w:cs="Times New Roman"/>
          <w:u w:val="single"/>
        </w:rPr>
        <w:t>shape</w:t>
      </w:r>
      <w:r w:rsidRPr="00DB7E0B">
        <w:rPr>
          <w:rFonts w:ascii="Times New Roman" w:hAnsi="Times New Roman" w:cs="Times New Roman"/>
          <w:spacing w:val="-3"/>
        </w:rPr>
        <w:t xml:space="preserve"> </w:t>
      </w:r>
      <w:r w:rsidRPr="00DB7E0B">
        <w:rPr>
          <w:rFonts w:ascii="Times New Roman" w:hAnsi="Times New Roman" w:cs="Times New Roman"/>
        </w:rPr>
        <w:t>(what</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see</w:t>
      </w:r>
      <w:r w:rsidRPr="00DB7E0B">
        <w:rPr>
          <w:rFonts w:ascii="Times New Roman" w:hAnsi="Times New Roman" w:cs="Times New Roman"/>
          <w:spacing w:val="-3"/>
        </w:rPr>
        <w:t xml:space="preserve"> </w:t>
      </w:r>
      <w:r w:rsidRPr="00DB7E0B">
        <w:rPr>
          <w:rFonts w:ascii="Times New Roman" w:hAnsi="Times New Roman" w:cs="Times New Roman"/>
        </w:rPr>
        <w:t>in</w:t>
      </w:r>
      <w:r w:rsidRPr="00DB7E0B">
        <w:rPr>
          <w:rFonts w:ascii="Times New Roman" w:hAnsi="Times New Roman" w:cs="Times New Roman"/>
          <w:spacing w:val="-2"/>
        </w:rPr>
        <w:t xml:space="preserve"> </w:t>
      </w:r>
      <w:r w:rsidRPr="00DB7E0B">
        <w:rPr>
          <w:rFonts w:ascii="Times New Roman" w:hAnsi="Times New Roman" w:cs="Times New Roman"/>
        </w:rPr>
        <w:t>the mirror)? (mark off on the line)</w:t>
      </w:r>
    </w:p>
    <w:p w14:paraId="7B70D7BD" w14:textId="77777777" w:rsidR="008A7137" w:rsidRPr="00DB7E0B" w:rsidRDefault="008A7137" w:rsidP="008F3A41">
      <w:pPr>
        <w:spacing w:before="4" w:line="480" w:lineRule="auto"/>
      </w:pPr>
      <w:r w:rsidRPr="00DB7E0B">
        <w:rPr>
          <w:noProof/>
        </w:rPr>
        <mc:AlternateContent>
          <mc:Choice Requires="wps">
            <w:drawing>
              <wp:anchor distT="0" distB="0" distL="0" distR="0" simplePos="0" relativeHeight="251658255" behindDoc="1" locked="0" layoutInCell="1" allowOverlap="1" wp14:anchorId="042BEE4B" wp14:editId="24615724">
                <wp:simplePos x="0" y="0"/>
                <wp:positionH relativeFrom="page">
                  <wp:posOffset>822960</wp:posOffset>
                </wp:positionH>
                <wp:positionV relativeFrom="paragraph">
                  <wp:posOffset>59749</wp:posOffset>
                </wp:positionV>
                <wp:extent cx="5829300" cy="23622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599"/>
                              </a:lnTo>
                            </a:path>
                            <a:path w="5829300" h="236220">
                              <a:moveTo>
                                <a:pt x="1828800" y="0"/>
                              </a:moveTo>
                              <a:lnTo>
                                <a:pt x="1828800" y="228599"/>
                              </a:lnTo>
                            </a:path>
                            <a:path w="5829300" h="236220">
                              <a:moveTo>
                                <a:pt x="2857500" y="0"/>
                              </a:moveTo>
                              <a:lnTo>
                                <a:pt x="2857500" y="228599"/>
                              </a:lnTo>
                            </a:path>
                            <a:path w="5829300" h="236220">
                              <a:moveTo>
                                <a:pt x="3886200" y="0"/>
                              </a:moveTo>
                              <a:lnTo>
                                <a:pt x="3886200" y="228599"/>
                              </a:lnTo>
                            </a:path>
                            <a:path w="5829300" h="236220">
                              <a:moveTo>
                                <a:pt x="4914900" y="0"/>
                              </a:moveTo>
                              <a:lnTo>
                                <a:pt x="4914900" y="22859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6EB457D6" id="Graphic 23" o:spid="_x0000_s1026" style="position:absolute;margin-left:64.8pt;margin-top:4.7pt;width:459pt;height:18.6pt;z-index:-251632637;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" path="m,121919r5829299,em,7619l,236219em5829299,7619r,228600em914400,r,228599em1828800,r,228599em2857500,r,228599em3886200,r,228599em4914900,r,228599e" filled="f">
                <v:path arrowok="t"/>
                <w10:wrap type="topAndBottom" anchorx="page"/>
              </v:shape>
            </w:pict>
          </mc:Fallback>
        </mc:AlternateContent>
      </w:r>
    </w:p>
    <w:p w14:paraId="331160D3" w14:textId="77777777" w:rsidR="008A7137" w:rsidRPr="00DB7E0B" w:rsidRDefault="008A7137" w:rsidP="008F3A41">
      <w:pPr>
        <w:tabs>
          <w:tab w:val="left" w:pos="2636"/>
          <w:tab w:val="left" w:pos="5997"/>
          <w:tab w:val="left" w:pos="8157"/>
        </w:tabs>
        <w:spacing w:before="86" w:line="480" w:lineRule="auto"/>
        <w:ind w:left="176"/>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3CBC5F89" w14:textId="77777777" w:rsidR="008A7137" w:rsidRPr="00DB7E0B" w:rsidRDefault="008A7137" w:rsidP="008F3A41">
      <w:pPr>
        <w:spacing w:line="480" w:lineRule="auto"/>
      </w:pPr>
    </w:p>
    <w:p w14:paraId="21A9DF4A" w14:textId="77777777" w:rsidR="008A7137" w:rsidRPr="00DB7E0B" w:rsidRDefault="008A7137" w:rsidP="008465F2">
      <w:pPr>
        <w:pStyle w:val="ListParagraph"/>
        <w:widowControl w:val="0"/>
        <w:numPr>
          <w:ilvl w:val="0"/>
          <w:numId w:val="4"/>
        </w:numPr>
        <w:tabs>
          <w:tab w:val="left" w:pos="517"/>
        </w:tabs>
        <w:autoSpaceDE w:val="0"/>
        <w:autoSpaceDN w:val="0"/>
        <w:spacing w:before="1" w:after="0" w:line="480" w:lineRule="auto"/>
        <w:ind w:left="517"/>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3"/>
        </w:rPr>
        <w:t xml:space="preserve"> </w:t>
      </w:r>
      <w:r w:rsidRPr="00DB7E0B">
        <w:rPr>
          <w:rFonts w:ascii="Times New Roman" w:hAnsi="Times New Roman" w:cs="Times New Roman"/>
        </w:rPr>
        <w:t>the past</w:t>
      </w:r>
      <w:r w:rsidRPr="00DB7E0B">
        <w:rPr>
          <w:rFonts w:ascii="Times New Roman" w:hAnsi="Times New Roman" w:cs="Times New Roman"/>
          <w:spacing w:val="-1"/>
        </w:rPr>
        <w:t xml:space="preserve"> </w:t>
      </w:r>
      <w:r w:rsidRPr="00DB7E0B">
        <w:rPr>
          <w:rFonts w:ascii="Times New Roman" w:hAnsi="Times New Roman" w:cs="Times New Roman"/>
        </w:rPr>
        <w:t>28 days, how</w:t>
      </w:r>
      <w:r w:rsidRPr="00DB7E0B">
        <w:rPr>
          <w:rFonts w:ascii="Times New Roman" w:hAnsi="Times New Roman" w:cs="Times New Roman"/>
          <w:spacing w:val="-1"/>
        </w:rPr>
        <w:t xml:space="preserve"> </w:t>
      </w:r>
      <w:r w:rsidRPr="00DB7E0B">
        <w:rPr>
          <w:rFonts w:ascii="Times New Roman" w:hAnsi="Times New Roman" w:cs="Times New Roman"/>
        </w:rPr>
        <w:t>thin</w:t>
      </w:r>
      <w:r w:rsidRPr="00DB7E0B">
        <w:rPr>
          <w:rFonts w:ascii="Times New Roman" w:hAnsi="Times New Roman" w:cs="Times New Roman"/>
          <w:spacing w:val="1"/>
        </w:rPr>
        <w:t xml:space="preserve"> </w:t>
      </w:r>
      <w:r w:rsidRPr="00DB7E0B">
        <w:rPr>
          <w:rFonts w:ascii="Times New Roman" w:hAnsi="Times New Roman" w:cs="Times New Roman"/>
        </w:rPr>
        <w:t>have</w:t>
      </w:r>
      <w:r w:rsidRPr="00DB7E0B">
        <w:rPr>
          <w:rFonts w:ascii="Times New Roman" w:hAnsi="Times New Roman" w:cs="Times New Roman"/>
          <w:spacing w:val="-1"/>
        </w:rPr>
        <w:t xml:space="preserve"> </w:t>
      </w:r>
      <w:r w:rsidRPr="00DB7E0B">
        <w:rPr>
          <w:rFonts w:ascii="Times New Roman" w:hAnsi="Times New Roman" w:cs="Times New Roman"/>
        </w:rPr>
        <w:t>you</w:t>
      </w:r>
      <w:r w:rsidRPr="00DB7E0B">
        <w:rPr>
          <w:rFonts w:ascii="Times New Roman" w:hAnsi="Times New Roman" w:cs="Times New Roman"/>
          <w:spacing w:val="-1"/>
        </w:rPr>
        <w:t xml:space="preserve"> </w:t>
      </w:r>
      <w:r w:rsidRPr="00DB7E0B">
        <w:rPr>
          <w:rFonts w:ascii="Times New Roman" w:hAnsi="Times New Roman" w:cs="Times New Roman"/>
        </w:rPr>
        <w:t>wanted to</w:t>
      </w:r>
      <w:r w:rsidRPr="00DB7E0B">
        <w:rPr>
          <w:rFonts w:ascii="Times New Roman" w:hAnsi="Times New Roman" w:cs="Times New Roman"/>
          <w:spacing w:val="-1"/>
        </w:rPr>
        <w:t xml:space="preserve"> </w:t>
      </w:r>
      <w:r w:rsidRPr="00DB7E0B">
        <w:rPr>
          <w:rFonts w:ascii="Times New Roman" w:hAnsi="Times New Roman" w:cs="Times New Roman"/>
        </w:rPr>
        <w:t>be? (mark off</w:t>
      </w:r>
      <w:r w:rsidRPr="00DB7E0B">
        <w:rPr>
          <w:rFonts w:ascii="Times New Roman" w:hAnsi="Times New Roman" w:cs="Times New Roman"/>
          <w:spacing w:val="-3"/>
        </w:rPr>
        <w:t xml:space="preserve"> </w:t>
      </w:r>
      <w:r w:rsidRPr="00DB7E0B">
        <w:rPr>
          <w:rFonts w:ascii="Times New Roman" w:hAnsi="Times New Roman" w:cs="Times New Roman"/>
        </w:rPr>
        <w:t xml:space="preserve">on the </w:t>
      </w:r>
      <w:r w:rsidRPr="00DB7E0B">
        <w:rPr>
          <w:rFonts w:ascii="Times New Roman" w:hAnsi="Times New Roman" w:cs="Times New Roman"/>
          <w:spacing w:val="-2"/>
        </w:rPr>
        <w:t>line)</w:t>
      </w:r>
    </w:p>
    <w:p w14:paraId="0CE7EF87" w14:textId="77777777" w:rsidR="008A7137" w:rsidRPr="00DB7E0B" w:rsidRDefault="008A7137" w:rsidP="008F3A41">
      <w:pPr>
        <w:spacing w:before="3" w:line="480" w:lineRule="auto"/>
      </w:pPr>
      <w:r w:rsidRPr="00DB7E0B">
        <w:rPr>
          <w:noProof/>
        </w:rPr>
        <mc:AlternateContent>
          <mc:Choice Requires="wps">
            <w:drawing>
              <wp:anchor distT="0" distB="0" distL="0" distR="0" simplePos="0" relativeHeight="251658256" behindDoc="1" locked="0" layoutInCell="1" allowOverlap="1" wp14:anchorId="4558B3C7" wp14:editId="76F5BFDE">
                <wp:simplePos x="0" y="0"/>
                <wp:positionH relativeFrom="page">
                  <wp:posOffset>822960</wp:posOffset>
                </wp:positionH>
                <wp:positionV relativeFrom="paragraph">
                  <wp:posOffset>59099</wp:posOffset>
                </wp:positionV>
                <wp:extent cx="5829300" cy="23622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599"/>
                              </a:lnTo>
                            </a:path>
                            <a:path w="5829300" h="236220">
                              <a:moveTo>
                                <a:pt x="1828800" y="0"/>
                              </a:moveTo>
                              <a:lnTo>
                                <a:pt x="1828800" y="228599"/>
                              </a:lnTo>
                            </a:path>
                            <a:path w="5829300" h="236220">
                              <a:moveTo>
                                <a:pt x="2857500" y="0"/>
                              </a:moveTo>
                              <a:lnTo>
                                <a:pt x="2857500" y="228599"/>
                              </a:lnTo>
                            </a:path>
                            <a:path w="5829300" h="236220">
                              <a:moveTo>
                                <a:pt x="3886200" y="0"/>
                              </a:moveTo>
                              <a:lnTo>
                                <a:pt x="3886200" y="228599"/>
                              </a:lnTo>
                            </a:path>
                            <a:path w="5829300" h="236220">
                              <a:moveTo>
                                <a:pt x="4914900" y="0"/>
                              </a:moveTo>
                              <a:lnTo>
                                <a:pt x="4914900" y="22859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1528BB72" id="Graphic 24" o:spid="_x0000_s1026" style="position:absolute;margin-left:64.8pt;margin-top:4.65pt;width:459pt;height:18.6pt;z-index:-251631613;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" path="m,121919r5829299,em,7619l,236219em5829299,7619r,228600em914400,r,228599em1828800,r,228599em2857500,r,228599em3886200,r,228599em4914900,r,228599e" filled="f">
                <v:path arrowok="t"/>
                <w10:wrap type="topAndBottom" anchorx="page"/>
              </v:shape>
            </w:pict>
          </mc:Fallback>
        </mc:AlternateContent>
      </w:r>
    </w:p>
    <w:p w14:paraId="38DCD91F" w14:textId="77777777" w:rsidR="008A7137" w:rsidRPr="00DB7E0B" w:rsidRDefault="008A7137" w:rsidP="008F3A41">
      <w:pPr>
        <w:tabs>
          <w:tab w:val="left" w:pos="2636"/>
          <w:tab w:val="left" w:pos="5997"/>
          <w:tab w:val="left" w:pos="8157"/>
        </w:tabs>
        <w:spacing w:before="87" w:line="480" w:lineRule="auto"/>
        <w:ind w:left="176"/>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3"/>
        </w:rPr>
        <w:t xml:space="preserve"> </w:t>
      </w:r>
      <w:r w:rsidRPr="00DB7E0B">
        <w:t>very</w:t>
      </w:r>
      <w:r w:rsidRPr="00DB7E0B">
        <w:rPr>
          <w:spacing w:val="-1"/>
        </w:rPr>
        <w:t xml:space="preserve"> </w:t>
      </w:r>
      <w:r w:rsidRPr="00DB7E0B">
        <w:rPr>
          <w:spacing w:val="-4"/>
        </w:rPr>
        <w:t>thin</w:t>
      </w:r>
    </w:p>
    <w:p w14:paraId="0B825441" w14:textId="77777777" w:rsidR="008A7137" w:rsidRPr="00DB7E0B" w:rsidRDefault="008A7137" w:rsidP="008465F2">
      <w:pPr>
        <w:pStyle w:val="ListParagraph"/>
        <w:widowControl w:val="0"/>
        <w:numPr>
          <w:ilvl w:val="0"/>
          <w:numId w:val="4"/>
        </w:numPr>
        <w:tabs>
          <w:tab w:val="left" w:pos="536"/>
        </w:tabs>
        <w:autoSpaceDE w:val="0"/>
        <w:autoSpaceDN w:val="0"/>
        <w:spacing w:before="276" w:after="0" w:line="480" w:lineRule="auto"/>
        <w:ind w:right="377" w:firstLine="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5"/>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how</w:t>
      </w:r>
      <w:r w:rsidRPr="00DB7E0B">
        <w:rPr>
          <w:rFonts w:ascii="Times New Roman" w:hAnsi="Times New Roman" w:cs="Times New Roman"/>
          <w:spacing w:val="-3"/>
        </w:rPr>
        <w:t xml:space="preserve"> </w:t>
      </w:r>
      <w:r w:rsidRPr="00DB7E0B">
        <w:rPr>
          <w:rFonts w:ascii="Times New Roman" w:hAnsi="Times New Roman" w:cs="Times New Roman"/>
        </w:rPr>
        <w:t>worried</w:t>
      </w:r>
      <w:r w:rsidRPr="00DB7E0B">
        <w:rPr>
          <w:rFonts w:ascii="Times New Roman" w:hAnsi="Times New Roman" w:cs="Times New Roman"/>
          <w:spacing w:val="-3"/>
        </w:rPr>
        <w:t xml:space="preserve"> </w:t>
      </w:r>
      <w:r w:rsidRPr="00DB7E0B">
        <w:rPr>
          <w:rFonts w:ascii="Times New Roman" w:hAnsi="Times New Roman" w:cs="Times New Roman"/>
        </w:rPr>
        <w:t>have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been</w:t>
      </w:r>
      <w:r w:rsidRPr="00DB7E0B">
        <w:rPr>
          <w:rFonts w:ascii="Times New Roman" w:hAnsi="Times New Roman" w:cs="Times New Roman"/>
          <w:spacing w:val="-3"/>
        </w:rPr>
        <w:t xml:space="preserve"> </w:t>
      </w:r>
      <w:r w:rsidRPr="00DB7E0B">
        <w:rPr>
          <w:rFonts w:ascii="Times New Roman" w:hAnsi="Times New Roman" w:cs="Times New Roman"/>
        </w:rPr>
        <w:t>about</w:t>
      </w:r>
      <w:r w:rsidRPr="00DB7E0B">
        <w:rPr>
          <w:rFonts w:ascii="Times New Roman" w:hAnsi="Times New Roman" w:cs="Times New Roman"/>
          <w:spacing w:val="-3"/>
        </w:rPr>
        <w:t xml:space="preserve"> </w:t>
      </w:r>
      <w:r w:rsidRPr="00DB7E0B">
        <w:rPr>
          <w:rFonts w:ascii="Times New Roman" w:hAnsi="Times New Roman" w:cs="Times New Roman"/>
        </w:rPr>
        <w:t>other</w:t>
      </w:r>
      <w:r w:rsidRPr="00DB7E0B">
        <w:rPr>
          <w:rFonts w:ascii="Times New Roman" w:hAnsi="Times New Roman" w:cs="Times New Roman"/>
          <w:spacing w:val="-4"/>
        </w:rPr>
        <w:t xml:space="preserve"> </w:t>
      </w:r>
      <w:r w:rsidRPr="00DB7E0B">
        <w:rPr>
          <w:rFonts w:ascii="Times New Roman" w:hAnsi="Times New Roman" w:cs="Times New Roman"/>
        </w:rPr>
        <w:t>people</w:t>
      </w:r>
      <w:r w:rsidRPr="00DB7E0B">
        <w:rPr>
          <w:rFonts w:ascii="Times New Roman" w:hAnsi="Times New Roman" w:cs="Times New Roman"/>
          <w:spacing w:val="-3"/>
        </w:rPr>
        <w:t xml:space="preserve"> </w:t>
      </w:r>
      <w:r w:rsidRPr="00DB7E0B">
        <w:rPr>
          <w:rFonts w:ascii="Times New Roman" w:hAnsi="Times New Roman" w:cs="Times New Roman"/>
        </w:rPr>
        <w:t>seeing</w:t>
      </w:r>
      <w:r w:rsidRPr="00DB7E0B">
        <w:rPr>
          <w:rFonts w:ascii="Times New Roman" w:hAnsi="Times New Roman" w:cs="Times New Roman"/>
          <w:spacing w:val="-3"/>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eat?</w:t>
      </w:r>
      <w:r w:rsidRPr="00DB7E0B">
        <w:rPr>
          <w:rFonts w:ascii="Times New Roman" w:hAnsi="Times New Roman" w:cs="Times New Roman"/>
          <w:spacing w:val="-3"/>
        </w:rPr>
        <w:t xml:space="preserve"> </w:t>
      </w:r>
      <w:r w:rsidRPr="00DB7E0B">
        <w:rPr>
          <w:rFonts w:ascii="Times New Roman" w:hAnsi="Times New Roman" w:cs="Times New Roman"/>
        </w:rPr>
        <w:t xml:space="preserve">Do </w:t>
      </w:r>
      <w:r w:rsidRPr="00DB7E0B">
        <w:rPr>
          <w:rFonts w:ascii="Times New Roman" w:hAnsi="Times New Roman" w:cs="Times New Roman"/>
          <w:u w:val="single"/>
        </w:rPr>
        <w:t>not</w:t>
      </w:r>
      <w:r w:rsidRPr="00DB7E0B">
        <w:rPr>
          <w:rFonts w:ascii="Times New Roman" w:hAnsi="Times New Roman" w:cs="Times New Roman"/>
        </w:rPr>
        <w:t xml:space="preserve"> count binge eating. (mark off on the line)</w:t>
      </w:r>
    </w:p>
    <w:p w14:paraId="21E6FADC" w14:textId="77777777" w:rsidR="008A7137" w:rsidRPr="00DB7E0B" w:rsidRDefault="008A7137" w:rsidP="008F3A41">
      <w:pPr>
        <w:spacing w:before="3" w:line="480" w:lineRule="auto"/>
      </w:pPr>
      <w:r w:rsidRPr="00DB7E0B">
        <w:rPr>
          <w:noProof/>
        </w:rPr>
        <mc:AlternateContent>
          <mc:Choice Requires="wps">
            <w:drawing>
              <wp:anchor distT="0" distB="0" distL="0" distR="0" simplePos="0" relativeHeight="251658257" behindDoc="1" locked="0" layoutInCell="1" allowOverlap="1" wp14:anchorId="4CCE9B0A" wp14:editId="2D1E9DFC">
                <wp:simplePos x="0" y="0"/>
                <wp:positionH relativeFrom="page">
                  <wp:posOffset>822960</wp:posOffset>
                </wp:positionH>
                <wp:positionV relativeFrom="paragraph">
                  <wp:posOffset>59099</wp:posOffset>
                </wp:positionV>
                <wp:extent cx="5829300" cy="23622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790D300F" id="Graphic 25" o:spid="_x0000_s1026" style="position:absolute;margin-left:64.8pt;margin-top:4.65pt;width:459pt;height:18.6pt;z-index:-251630589;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" path="m,121920r5829299,em,7620l,236220em5829299,7620r,228600em914400,r,228600em1828800,r,228600em2857500,r,228600em3886200,r,228600em4914900,r,228600e" filled="f">
                <v:path arrowok="t"/>
                <w10:wrap type="topAndBottom" anchorx="page"/>
              </v:shape>
            </w:pict>
          </mc:Fallback>
        </mc:AlternateContent>
      </w:r>
    </w:p>
    <w:p w14:paraId="35329B12" w14:textId="77777777" w:rsidR="008A7137" w:rsidRPr="00DB7E0B" w:rsidRDefault="008A7137" w:rsidP="008F3A41">
      <w:pPr>
        <w:tabs>
          <w:tab w:val="left" w:pos="2636"/>
          <w:tab w:val="left" w:pos="5997"/>
          <w:tab w:val="left" w:pos="8157"/>
        </w:tabs>
        <w:spacing w:before="87" w:line="480" w:lineRule="auto"/>
        <w:ind w:left="176"/>
        <w:rPr>
          <w:spacing w:val="-4"/>
        </w:rPr>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5510B936" w14:textId="77777777" w:rsidR="00172E37" w:rsidRPr="00DB7E0B" w:rsidRDefault="00172E37" w:rsidP="008465F2">
      <w:pPr>
        <w:pStyle w:val="ListParagraph"/>
        <w:widowControl w:val="0"/>
        <w:numPr>
          <w:ilvl w:val="0"/>
          <w:numId w:val="4"/>
        </w:numPr>
        <w:tabs>
          <w:tab w:val="left" w:pos="536"/>
        </w:tabs>
        <w:autoSpaceDE w:val="0"/>
        <w:autoSpaceDN w:val="0"/>
        <w:spacing w:before="80" w:after="0" w:line="480" w:lineRule="auto"/>
        <w:ind w:right="167" w:firstLine="0"/>
        <w:contextualSpacing w:val="0"/>
        <w:rPr>
          <w:rFonts w:ascii="Times New Roman" w:hAnsi="Times New Roman" w:cs="Times New Roman"/>
        </w:rPr>
      </w:pPr>
      <w:r w:rsidRPr="00DB7E0B">
        <w:rPr>
          <w:rFonts w:ascii="Times New Roman" w:hAnsi="Times New Roman" w:cs="Times New Roman"/>
        </w:rPr>
        <w:t>Over the past 28 days, how uncomfortable or embarrassed have you felt seeing your own body</w:t>
      </w:r>
      <w:r w:rsidRPr="00DB7E0B">
        <w:rPr>
          <w:rFonts w:ascii="Times New Roman" w:hAnsi="Times New Roman" w:cs="Times New Roman"/>
          <w:spacing w:val="-3"/>
        </w:rPr>
        <w:t xml:space="preserve"> </w:t>
      </w:r>
      <w:r w:rsidRPr="00DB7E0B">
        <w:rPr>
          <w:rFonts w:ascii="Times New Roman" w:hAnsi="Times New Roman" w:cs="Times New Roman"/>
        </w:rPr>
        <w:t>(for</w:t>
      </w:r>
      <w:r w:rsidRPr="00DB7E0B">
        <w:rPr>
          <w:rFonts w:ascii="Times New Roman" w:hAnsi="Times New Roman" w:cs="Times New Roman"/>
          <w:spacing w:val="-4"/>
        </w:rPr>
        <w:t xml:space="preserve"> </w:t>
      </w:r>
      <w:r w:rsidRPr="00DB7E0B">
        <w:rPr>
          <w:rFonts w:ascii="Times New Roman" w:hAnsi="Times New Roman" w:cs="Times New Roman"/>
        </w:rPr>
        <w:t>example,</w:t>
      </w:r>
      <w:r w:rsidRPr="00DB7E0B">
        <w:rPr>
          <w:rFonts w:ascii="Times New Roman" w:hAnsi="Times New Roman" w:cs="Times New Roman"/>
          <w:spacing w:val="-3"/>
        </w:rPr>
        <w:t xml:space="preserve"> </w:t>
      </w:r>
      <w:r w:rsidRPr="00DB7E0B">
        <w:rPr>
          <w:rFonts w:ascii="Times New Roman" w:hAnsi="Times New Roman" w:cs="Times New Roman"/>
        </w:rPr>
        <w:t>in</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4"/>
        </w:rPr>
        <w:t xml:space="preserve"> </w:t>
      </w:r>
      <w:r w:rsidRPr="00DB7E0B">
        <w:rPr>
          <w:rFonts w:ascii="Times New Roman" w:hAnsi="Times New Roman" w:cs="Times New Roman"/>
        </w:rPr>
        <w:t>mirror,</w:t>
      </w:r>
      <w:r w:rsidRPr="00DB7E0B">
        <w:rPr>
          <w:rFonts w:ascii="Times New Roman" w:hAnsi="Times New Roman" w:cs="Times New Roman"/>
          <w:spacing w:val="-3"/>
        </w:rPr>
        <w:t xml:space="preserve"> </w:t>
      </w:r>
      <w:r w:rsidRPr="00DB7E0B">
        <w:rPr>
          <w:rFonts w:ascii="Times New Roman" w:hAnsi="Times New Roman" w:cs="Times New Roman"/>
        </w:rPr>
        <w:t>reflected</w:t>
      </w:r>
      <w:r w:rsidRPr="00DB7E0B">
        <w:rPr>
          <w:rFonts w:ascii="Times New Roman" w:hAnsi="Times New Roman" w:cs="Times New Roman"/>
          <w:spacing w:val="-3"/>
        </w:rPr>
        <w:t xml:space="preserve"> </w:t>
      </w:r>
      <w:r w:rsidRPr="00DB7E0B">
        <w:rPr>
          <w:rFonts w:ascii="Times New Roman" w:hAnsi="Times New Roman" w:cs="Times New Roman"/>
        </w:rPr>
        <w:t>in</w:t>
      </w:r>
      <w:r w:rsidRPr="00DB7E0B">
        <w:rPr>
          <w:rFonts w:ascii="Times New Roman" w:hAnsi="Times New Roman" w:cs="Times New Roman"/>
          <w:spacing w:val="-2"/>
        </w:rPr>
        <w:t xml:space="preserve"> </w:t>
      </w:r>
      <w:r w:rsidRPr="00DB7E0B">
        <w:rPr>
          <w:rFonts w:ascii="Times New Roman" w:hAnsi="Times New Roman" w:cs="Times New Roman"/>
        </w:rPr>
        <w:t>a</w:t>
      </w:r>
      <w:r w:rsidRPr="00DB7E0B">
        <w:rPr>
          <w:rFonts w:ascii="Times New Roman" w:hAnsi="Times New Roman" w:cs="Times New Roman"/>
          <w:spacing w:val="-3"/>
        </w:rPr>
        <w:t xml:space="preserve"> </w:t>
      </w:r>
      <w:r w:rsidRPr="00DB7E0B">
        <w:rPr>
          <w:rFonts w:ascii="Times New Roman" w:hAnsi="Times New Roman" w:cs="Times New Roman"/>
        </w:rPr>
        <w:t>store</w:t>
      </w:r>
      <w:r w:rsidRPr="00DB7E0B">
        <w:rPr>
          <w:rFonts w:ascii="Times New Roman" w:hAnsi="Times New Roman" w:cs="Times New Roman"/>
          <w:spacing w:val="-4"/>
        </w:rPr>
        <w:t xml:space="preserve"> </w:t>
      </w:r>
      <w:r w:rsidRPr="00DB7E0B">
        <w:rPr>
          <w:rFonts w:ascii="Times New Roman" w:hAnsi="Times New Roman" w:cs="Times New Roman"/>
        </w:rPr>
        <w:t>window,</w:t>
      </w:r>
      <w:r w:rsidRPr="00DB7E0B">
        <w:rPr>
          <w:rFonts w:ascii="Times New Roman" w:hAnsi="Times New Roman" w:cs="Times New Roman"/>
          <w:spacing w:val="-3"/>
        </w:rPr>
        <w:t xml:space="preserve"> </w:t>
      </w:r>
      <w:r w:rsidRPr="00DB7E0B">
        <w:rPr>
          <w:rFonts w:ascii="Times New Roman" w:hAnsi="Times New Roman" w:cs="Times New Roman"/>
        </w:rPr>
        <w:t>getting</w:t>
      </w:r>
      <w:r w:rsidRPr="00DB7E0B">
        <w:rPr>
          <w:rFonts w:ascii="Times New Roman" w:hAnsi="Times New Roman" w:cs="Times New Roman"/>
          <w:spacing w:val="-1"/>
        </w:rPr>
        <w:t xml:space="preserve"> </w:t>
      </w:r>
      <w:r w:rsidRPr="00DB7E0B">
        <w:rPr>
          <w:rFonts w:ascii="Times New Roman" w:hAnsi="Times New Roman" w:cs="Times New Roman"/>
        </w:rPr>
        <w:t>undressed,</w:t>
      </w:r>
      <w:r w:rsidRPr="00DB7E0B">
        <w:rPr>
          <w:rFonts w:ascii="Times New Roman" w:hAnsi="Times New Roman" w:cs="Times New Roman"/>
          <w:spacing w:val="-3"/>
        </w:rPr>
        <w:t xml:space="preserve"> </w:t>
      </w:r>
      <w:r w:rsidRPr="00DB7E0B">
        <w:rPr>
          <w:rFonts w:ascii="Times New Roman" w:hAnsi="Times New Roman" w:cs="Times New Roman"/>
        </w:rPr>
        <w:t>having</w:t>
      </w:r>
      <w:r w:rsidRPr="00DB7E0B">
        <w:rPr>
          <w:rFonts w:ascii="Times New Roman" w:hAnsi="Times New Roman" w:cs="Times New Roman"/>
          <w:spacing w:val="-3"/>
        </w:rPr>
        <w:t xml:space="preserve"> </w:t>
      </w:r>
      <w:r w:rsidRPr="00DB7E0B">
        <w:rPr>
          <w:rFonts w:ascii="Times New Roman" w:hAnsi="Times New Roman" w:cs="Times New Roman"/>
        </w:rPr>
        <w:t>a</w:t>
      </w:r>
      <w:r w:rsidRPr="00DB7E0B">
        <w:rPr>
          <w:rFonts w:ascii="Times New Roman" w:hAnsi="Times New Roman" w:cs="Times New Roman"/>
          <w:spacing w:val="-6"/>
        </w:rPr>
        <w:t xml:space="preserve"> </w:t>
      </w:r>
      <w:r w:rsidRPr="00DB7E0B">
        <w:rPr>
          <w:rFonts w:ascii="Times New Roman" w:hAnsi="Times New Roman" w:cs="Times New Roman"/>
        </w:rPr>
        <w:t>bath or shower)? (mark off on the line)</w:t>
      </w:r>
    </w:p>
    <w:p w14:paraId="7D9E3EE1" w14:textId="77777777" w:rsidR="00172E37" w:rsidRPr="00DB7E0B" w:rsidRDefault="00172E37" w:rsidP="008F3A41">
      <w:pPr>
        <w:spacing w:before="6" w:line="480" w:lineRule="auto"/>
      </w:pPr>
      <w:r w:rsidRPr="00DB7E0B">
        <w:rPr>
          <w:noProof/>
        </w:rPr>
        <mc:AlternateContent>
          <mc:Choice Requires="wps">
            <w:drawing>
              <wp:anchor distT="0" distB="0" distL="0" distR="0" simplePos="0" relativeHeight="251658273" behindDoc="1" locked="0" layoutInCell="1" allowOverlap="1" wp14:anchorId="62B98C06" wp14:editId="033DA4F0">
                <wp:simplePos x="0" y="0"/>
                <wp:positionH relativeFrom="page">
                  <wp:posOffset>822960</wp:posOffset>
                </wp:positionH>
                <wp:positionV relativeFrom="paragraph">
                  <wp:posOffset>60920</wp:posOffset>
                </wp:positionV>
                <wp:extent cx="5829300" cy="236220"/>
                <wp:effectExtent l="0" t="0" r="0" b="0"/>
                <wp:wrapTopAndBottom/>
                <wp:docPr id="131187307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51B81FED" id="Graphic 26" o:spid="_x0000_s1026" style="position:absolute;margin-left:64.8pt;margin-top:4.8pt;width:459pt;height:18.6pt;z-index:-251658205;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" path="m,121920r5829299,em,7620l,236220em5829299,7620r,228600em914400,r,228600em1828800,r,228600em2857500,r,228600em3886200,r,228600em4914900,r,228600e" filled="f">
                <v:path arrowok="t"/>
                <w10:wrap type="topAndBottom" anchorx="page"/>
              </v:shape>
            </w:pict>
          </mc:Fallback>
        </mc:AlternateContent>
      </w:r>
    </w:p>
    <w:p w14:paraId="3ADF3E04" w14:textId="77777777" w:rsidR="00172E37" w:rsidRPr="00DB7E0B" w:rsidRDefault="00172E37" w:rsidP="008F3A41">
      <w:pPr>
        <w:tabs>
          <w:tab w:val="left" w:pos="2636"/>
          <w:tab w:val="left" w:pos="5997"/>
          <w:tab w:val="left" w:pos="8157"/>
        </w:tabs>
        <w:spacing w:before="84" w:line="480" w:lineRule="auto"/>
        <w:ind w:left="176"/>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215AF818" w14:textId="77777777" w:rsidR="00172E37" w:rsidRPr="00DB7E0B" w:rsidRDefault="00172E37" w:rsidP="008F3A41">
      <w:pPr>
        <w:spacing w:line="480" w:lineRule="auto"/>
      </w:pPr>
    </w:p>
    <w:p w14:paraId="39EC85FD" w14:textId="77777777" w:rsidR="00172E37" w:rsidRPr="00DB7E0B" w:rsidRDefault="00172E37" w:rsidP="008465F2">
      <w:pPr>
        <w:pStyle w:val="ListParagraph"/>
        <w:widowControl w:val="0"/>
        <w:numPr>
          <w:ilvl w:val="0"/>
          <w:numId w:val="4"/>
        </w:numPr>
        <w:tabs>
          <w:tab w:val="left" w:pos="517"/>
        </w:tabs>
        <w:autoSpaceDE w:val="0"/>
        <w:autoSpaceDN w:val="0"/>
        <w:spacing w:after="0" w:line="480" w:lineRule="auto"/>
        <w:ind w:left="157" w:right="140" w:firstLine="0"/>
        <w:contextualSpacing w:val="0"/>
        <w:rPr>
          <w:rFonts w:ascii="Times New Roman" w:hAnsi="Times New Roman" w:cs="Times New Roman"/>
        </w:rPr>
      </w:pPr>
      <w:r w:rsidRPr="00DB7E0B">
        <w:rPr>
          <w:rFonts w:ascii="Times New Roman" w:hAnsi="Times New Roman" w:cs="Times New Roman"/>
        </w:rPr>
        <w:t>Over</w:t>
      </w:r>
      <w:r w:rsidRPr="00DB7E0B">
        <w:rPr>
          <w:rFonts w:ascii="Times New Roman" w:hAnsi="Times New Roman" w:cs="Times New Roman"/>
          <w:spacing w:val="-5"/>
        </w:rPr>
        <w:t xml:space="preserve"> </w:t>
      </w:r>
      <w:r w:rsidRPr="00DB7E0B">
        <w:rPr>
          <w:rFonts w:ascii="Times New Roman" w:hAnsi="Times New Roman" w:cs="Times New Roman"/>
        </w:rPr>
        <w:t>the</w:t>
      </w:r>
      <w:r w:rsidRPr="00DB7E0B">
        <w:rPr>
          <w:rFonts w:ascii="Times New Roman" w:hAnsi="Times New Roman" w:cs="Times New Roman"/>
          <w:spacing w:val="-3"/>
        </w:rPr>
        <w:t xml:space="preserve"> </w:t>
      </w:r>
      <w:r w:rsidRPr="00DB7E0B">
        <w:rPr>
          <w:rFonts w:ascii="Times New Roman" w:hAnsi="Times New Roman" w:cs="Times New Roman"/>
        </w:rPr>
        <w:t>past</w:t>
      </w:r>
      <w:r w:rsidRPr="00DB7E0B">
        <w:rPr>
          <w:rFonts w:ascii="Times New Roman" w:hAnsi="Times New Roman" w:cs="Times New Roman"/>
          <w:spacing w:val="-3"/>
        </w:rPr>
        <w:t xml:space="preserve"> </w:t>
      </w:r>
      <w:r w:rsidRPr="00DB7E0B">
        <w:rPr>
          <w:rFonts w:ascii="Times New Roman" w:hAnsi="Times New Roman" w:cs="Times New Roman"/>
        </w:rPr>
        <w:t>28</w:t>
      </w:r>
      <w:r w:rsidRPr="00DB7E0B">
        <w:rPr>
          <w:rFonts w:ascii="Times New Roman" w:hAnsi="Times New Roman" w:cs="Times New Roman"/>
          <w:spacing w:val="-3"/>
        </w:rPr>
        <w:t xml:space="preserve"> </w:t>
      </w:r>
      <w:r w:rsidRPr="00DB7E0B">
        <w:rPr>
          <w:rFonts w:ascii="Times New Roman" w:hAnsi="Times New Roman" w:cs="Times New Roman"/>
        </w:rPr>
        <w:t>days,</w:t>
      </w:r>
      <w:r w:rsidRPr="00DB7E0B">
        <w:rPr>
          <w:rFonts w:ascii="Times New Roman" w:hAnsi="Times New Roman" w:cs="Times New Roman"/>
          <w:spacing w:val="-3"/>
        </w:rPr>
        <w:t xml:space="preserve"> </w:t>
      </w:r>
      <w:r w:rsidRPr="00DB7E0B">
        <w:rPr>
          <w:rFonts w:ascii="Times New Roman" w:hAnsi="Times New Roman" w:cs="Times New Roman"/>
        </w:rPr>
        <w:t>how</w:t>
      </w:r>
      <w:r w:rsidRPr="00DB7E0B">
        <w:rPr>
          <w:rFonts w:ascii="Times New Roman" w:hAnsi="Times New Roman" w:cs="Times New Roman"/>
          <w:spacing w:val="-3"/>
        </w:rPr>
        <w:t xml:space="preserve"> </w:t>
      </w:r>
      <w:r w:rsidRPr="00DB7E0B">
        <w:rPr>
          <w:rFonts w:ascii="Times New Roman" w:hAnsi="Times New Roman" w:cs="Times New Roman"/>
        </w:rPr>
        <w:t>uncomfortable</w:t>
      </w:r>
      <w:r w:rsidRPr="00DB7E0B">
        <w:rPr>
          <w:rFonts w:ascii="Times New Roman" w:hAnsi="Times New Roman" w:cs="Times New Roman"/>
          <w:spacing w:val="-4"/>
        </w:rPr>
        <w:t xml:space="preserve"> </w:t>
      </w:r>
      <w:r w:rsidRPr="00DB7E0B">
        <w:rPr>
          <w:rFonts w:ascii="Times New Roman" w:hAnsi="Times New Roman" w:cs="Times New Roman"/>
        </w:rPr>
        <w:t>or</w:t>
      </w:r>
      <w:r w:rsidRPr="00DB7E0B">
        <w:rPr>
          <w:rFonts w:ascii="Times New Roman" w:hAnsi="Times New Roman" w:cs="Times New Roman"/>
          <w:spacing w:val="-4"/>
        </w:rPr>
        <w:t xml:space="preserve"> </w:t>
      </w:r>
      <w:r w:rsidRPr="00DB7E0B">
        <w:rPr>
          <w:rFonts w:ascii="Times New Roman" w:hAnsi="Times New Roman" w:cs="Times New Roman"/>
        </w:rPr>
        <w:t>embarrassed</w:t>
      </w:r>
      <w:r w:rsidRPr="00DB7E0B">
        <w:rPr>
          <w:rFonts w:ascii="Times New Roman" w:hAnsi="Times New Roman" w:cs="Times New Roman"/>
          <w:spacing w:val="-3"/>
        </w:rPr>
        <w:t xml:space="preserve"> </w:t>
      </w:r>
      <w:r w:rsidRPr="00DB7E0B">
        <w:rPr>
          <w:rFonts w:ascii="Times New Roman" w:hAnsi="Times New Roman" w:cs="Times New Roman"/>
        </w:rPr>
        <w:t>have</w:t>
      </w:r>
      <w:r w:rsidRPr="00DB7E0B">
        <w:rPr>
          <w:rFonts w:ascii="Times New Roman" w:hAnsi="Times New Roman" w:cs="Times New Roman"/>
          <w:spacing w:val="-4"/>
        </w:rPr>
        <w:t xml:space="preserve"> </w:t>
      </w:r>
      <w:r w:rsidRPr="00DB7E0B">
        <w:rPr>
          <w:rFonts w:ascii="Times New Roman" w:hAnsi="Times New Roman" w:cs="Times New Roman"/>
        </w:rPr>
        <w:t>you</w:t>
      </w:r>
      <w:r w:rsidRPr="00DB7E0B">
        <w:rPr>
          <w:rFonts w:ascii="Times New Roman" w:hAnsi="Times New Roman" w:cs="Times New Roman"/>
          <w:spacing w:val="-3"/>
        </w:rPr>
        <w:t xml:space="preserve"> </w:t>
      </w:r>
      <w:r w:rsidRPr="00DB7E0B">
        <w:rPr>
          <w:rFonts w:ascii="Times New Roman" w:hAnsi="Times New Roman" w:cs="Times New Roman"/>
        </w:rPr>
        <w:t>felt</w:t>
      </w:r>
      <w:r w:rsidRPr="00DB7E0B">
        <w:rPr>
          <w:rFonts w:ascii="Times New Roman" w:hAnsi="Times New Roman" w:cs="Times New Roman"/>
          <w:spacing w:val="-3"/>
        </w:rPr>
        <w:t xml:space="preserve"> </w:t>
      </w:r>
      <w:r w:rsidRPr="00DB7E0B">
        <w:rPr>
          <w:rFonts w:ascii="Times New Roman" w:hAnsi="Times New Roman" w:cs="Times New Roman"/>
        </w:rPr>
        <w:t>about</w:t>
      </w:r>
      <w:r w:rsidRPr="00DB7E0B">
        <w:rPr>
          <w:rFonts w:ascii="Times New Roman" w:hAnsi="Times New Roman" w:cs="Times New Roman"/>
          <w:spacing w:val="-1"/>
        </w:rPr>
        <w:t xml:space="preserve"> </w:t>
      </w:r>
      <w:r w:rsidRPr="00DB7E0B">
        <w:rPr>
          <w:rFonts w:ascii="Times New Roman" w:hAnsi="Times New Roman" w:cs="Times New Roman"/>
          <w:u w:val="single"/>
        </w:rPr>
        <w:t>other</w:t>
      </w:r>
      <w:r w:rsidRPr="00DB7E0B">
        <w:rPr>
          <w:rFonts w:ascii="Times New Roman" w:hAnsi="Times New Roman" w:cs="Times New Roman"/>
          <w:spacing w:val="-5"/>
          <w:u w:val="single"/>
        </w:rPr>
        <w:t xml:space="preserve"> </w:t>
      </w:r>
      <w:r w:rsidRPr="00DB7E0B">
        <w:rPr>
          <w:rFonts w:ascii="Times New Roman" w:hAnsi="Times New Roman" w:cs="Times New Roman"/>
          <w:u w:val="single"/>
        </w:rPr>
        <w:t>people</w:t>
      </w:r>
      <w:r w:rsidRPr="00DB7E0B">
        <w:rPr>
          <w:rFonts w:ascii="Times New Roman" w:hAnsi="Times New Roman" w:cs="Times New Roman"/>
        </w:rPr>
        <w:t xml:space="preserve"> seeing your shape or figure (for example, getting changed for swimming, in the swimming</w:t>
      </w:r>
      <w:r w:rsidRPr="00DB7E0B">
        <w:rPr>
          <w:rFonts w:ascii="Times New Roman" w:hAnsi="Times New Roman" w:cs="Times New Roman"/>
          <w:spacing w:val="40"/>
        </w:rPr>
        <w:t xml:space="preserve"> </w:t>
      </w:r>
      <w:r w:rsidRPr="00DB7E0B">
        <w:rPr>
          <w:rFonts w:ascii="Times New Roman" w:hAnsi="Times New Roman" w:cs="Times New Roman"/>
        </w:rPr>
        <w:t>pool, wearing clothes that show your shape)? (mark off on the line)</w:t>
      </w:r>
    </w:p>
    <w:p w14:paraId="41DD0983" w14:textId="77777777" w:rsidR="00172E37" w:rsidRPr="00DB7E0B" w:rsidRDefault="00172E37" w:rsidP="008F3A41">
      <w:pPr>
        <w:spacing w:before="5" w:line="480" w:lineRule="auto"/>
      </w:pPr>
      <w:r w:rsidRPr="00DB7E0B">
        <w:rPr>
          <w:noProof/>
        </w:rPr>
        <mc:AlternateContent>
          <mc:Choice Requires="wps">
            <w:drawing>
              <wp:anchor distT="0" distB="0" distL="0" distR="0" simplePos="0" relativeHeight="251658274" behindDoc="1" locked="0" layoutInCell="1" allowOverlap="1" wp14:anchorId="6EED4E19" wp14:editId="20D9F6CB">
                <wp:simplePos x="0" y="0"/>
                <wp:positionH relativeFrom="page">
                  <wp:posOffset>822960</wp:posOffset>
                </wp:positionH>
                <wp:positionV relativeFrom="paragraph">
                  <wp:posOffset>60399</wp:posOffset>
                </wp:positionV>
                <wp:extent cx="5829300" cy="236220"/>
                <wp:effectExtent l="0" t="0" r="0" b="0"/>
                <wp:wrapTopAndBottom/>
                <wp:docPr id="967263871"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49EA5DC6" id="Graphic 27" o:spid="_x0000_s1026" style="position:absolute;margin-left:64.8pt;margin-top:4.75pt;width:459pt;height:18.6pt;z-index:-251658204;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" path="m,121919r5829299,em,7619l,236219em5829299,7619r,228600em914400,r,228600em1828800,r,228600em2857500,r,228600em3886200,r,228600em4914900,r,228600e" filled="f">
                <v:path arrowok="t"/>
                <w10:wrap type="topAndBottom" anchorx="page"/>
              </v:shape>
            </w:pict>
          </mc:Fallback>
        </mc:AlternateContent>
      </w:r>
    </w:p>
    <w:p w14:paraId="57C2AED2" w14:textId="77777777" w:rsidR="00172E37" w:rsidRPr="00DB7E0B" w:rsidRDefault="00172E37" w:rsidP="008F3A41">
      <w:pPr>
        <w:tabs>
          <w:tab w:val="left" w:pos="2636"/>
          <w:tab w:val="left" w:pos="5997"/>
          <w:tab w:val="left" w:pos="8157"/>
        </w:tabs>
        <w:spacing w:before="85" w:line="480" w:lineRule="auto"/>
        <w:ind w:left="176"/>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27E3674E" w14:textId="77777777" w:rsidR="00172E37" w:rsidRPr="00DB7E0B" w:rsidRDefault="00172E37" w:rsidP="008F3A41">
      <w:pPr>
        <w:tabs>
          <w:tab w:val="left" w:pos="2636"/>
          <w:tab w:val="left" w:pos="5997"/>
          <w:tab w:val="left" w:pos="8157"/>
        </w:tabs>
        <w:spacing w:before="87" w:line="480" w:lineRule="auto"/>
        <w:ind w:left="176"/>
      </w:pPr>
    </w:p>
    <w:p w14:paraId="168C27FD" w14:textId="77777777" w:rsidR="00172E37" w:rsidRPr="00DB7E0B" w:rsidRDefault="00172E37" w:rsidP="008465F2">
      <w:pPr>
        <w:pStyle w:val="ListParagraph"/>
        <w:widowControl w:val="0"/>
        <w:numPr>
          <w:ilvl w:val="0"/>
          <w:numId w:val="4"/>
        </w:numPr>
        <w:tabs>
          <w:tab w:val="left" w:pos="176"/>
          <w:tab w:val="left" w:pos="576"/>
        </w:tabs>
        <w:autoSpaceDE w:val="0"/>
        <w:autoSpaceDN w:val="0"/>
        <w:spacing w:after="0" w:line="480" w:lineRule="auto"/>
        <w:ind w:right="268" w:hanging="20"/>
        <w:contextualSpacing w:val="0"/>
        <w:rPr>
          <w:rFonts w:ascii="Times New Roman" w:hAnsi="Times New Roman" w:cs="Times New Roman"/>
        </w:rPr>
      </w:pPr>
      <w:r w:rsidRPr="00DB7E0B">
        <w:rPr>
          <w:rFonts w:ascii="Times New Roman" w:hAnsi="Times New Roman" w:cs="Times New Roman"/>
        </w:rPr>
        <w:t>Have</w:t>
      </w:r>
      <w:r w:rsidRPr="00DB7E0B">
        <w:rPr>
          <w:rFonts w:ascii="Times New Roman" w:hAnsi="Times New Roman" w:cs="Times New Roman"/>
          <w:spacing w:val="-2"/>
        </w:rPr>
        <w:t xml:space="preserve"> </w:t>
      </w:r>
      <w:r w:rsidRPr="00DB7E0B">
        <w:rPr>
          <w:rFonts w:ascii="Times New Roman" w:hAnsi="Times New Roman" w:cs="Times New Roman"/>
        </w:rPr>
        <w:t>your</w:t>
      </w:r>
      <w:r w:rsidRPr="00DB7E0B">
        <w:rPr>
          <w:rFonts w:ascii="Times New Roman" w:hAnsi="Times New Roman" w:cs="Times New Roman"/>
          <w:spacing w:val="-2"/>
        </w:rPr>
        <w:t xml:space="preserve"> </w:t>
      </w:r>
      <w:r w:rsidRPr="00DB7E0B">
        <w:rPr>
          <w:rFonts w:ascii="Times New Roman" w:hAnsi="Times New Roman" w:cs="Times New Roman"/>
        </w:rPr>
        <w:t>eating</w:t>
      </w:r>
      <w:r w:rsidRPr="00DB7E0B">
        <w:rPr>
          <w:rFonts w:ascii="Times New Roman" w:hAnsi="Times New Roman" w:cs="Times New Roman"/>
          <w:spacing w:val="-2"/>
        </w:rPr>
        <w:t xml:space="preserve"> </w:t>
      </w:r>
      <w:r w:rsidRPr="00DB7E0B">
        <w:rPr>
          <w:rFonts w:ascii="Times New Roman" w:hAnsi="Times New Roman" w:cs="Times New Roman"/>
        </w:rPr>
        <w:t>and</w:t>
      </w:r>
      <w:r w:rsidRPr="00DB7E0B">
        <w:rPr>
          <w:rFonts w:ascii="Times New Roman" w:hAnsi="Times New Roman" w:cs="Times New Roman"/>
          <w:spacing w:val="-2"/>
        </w:rPr>
        <w:t xml:space="preserve"> </w:t>
      </w:r>
      <w:r w:rsidRPr="00DB7E0B">
        <w:rPr>
          <w:rFonts w:ascii="Times New Roman" w:hAnsi="Times New Roman" w:cs="Times New Roman"/>
        </w:rPr>
        <w:t>your</w:t>
      </w:r>
      <w:r w:rsidRPr="00DB7E0B">
        <w:rPr>
          <w:rFonts w:ascii="Times New Roman" w:hAnsi="Times New Roman" w:cs="Times New Roman"/>
          <w:spacing w:val="-3"/>
        </w:rPr>
        <w:t xml:space="preserve"> </w:t>
      </w:r>
      <w:r w:rsidRPr="00DB7E0B">
        <w:rPr>
          <w:rFonts w:ascii="Times New Roman" w:hAnsi="Times New Roman" w:cs="Times New Roman"/>
        </w:rPr>
        <w:t>feelings</w:t>
      </w:r>
      <w:r w:rsidRPr="00DB7E0B">
        <w:rPr>
          <w:rFonts w:ascii="Times New Roman" w:hAnsi="Times New Roman" w:cs="Times New Roman"/>
          <w:spacing w:val="-2"/>
        </w:rPr>
        <w:t xml:space="preserve"> </w:t>
      </w:r>
      <w:r w:rsidRPr="00DB7E0B">
        <w:rPr>
          <w:rFonts w:ascii="Times New Roman" w:hAnsi="Times New Roman" w:cs="Times New Roman"/>
        </w:rPr>
        <w:t>about</w:t>
      </w:r>
      <w:r w:rsidRPr="00DB7E0B">
        <w:rPr>
          <w:rFonts w:ascii="Times New Roman" w:hAnsi="Times New Roman" w:cs="Times New Roman"/>
          <w:spacing w:val="-3"/>
        </w:rPr>
        <w:t xml:space="preserve"> </w:t>
      </w:r>
      <w:r w:rsidRPr="00DB7E0B">
        <w:rPr>
          <w:rFonts w:ascii="Times New Roman" w:hAnsi="Times New Roman" w:cs="Times New Roman"/>
        </w:rPr>
        <w:t>your</w:t>
      </w:r>
      <w:r w:rsidRPr="00DB7E0B">
        <w:rPr>
          <w:rFonts w:ascii="Times New Roman" w:hAnsi="Times New Roman" w:cs="Times New Roman"/>
          <w:spacing w:val="-3"/>
        </w:rPr>
        <w:t xml:space="preserve"> </w:t>
      </w:r>
      <w:r w:rsidRPr="00DB7E0B">
        <w:rPr>
          <w:rFonts w:ascii="Times New Roman" w:hAnsi="Times New Roman" w:cs="Times New Roman"/>
        </w:rPr>
        <w:t>shape</w:t>
      </w:r>
      <w:r w:rsidRPr="00DB7E0B">
        <w:rPr>
          <w:rFonts w:ascii="Times New Roman" w:hAnsi="Times New Roman" w:cs="Times New Roman"/>
          <w:spacing w:val="-3"/>
        </w:rPr>
        <w:t xml:space="preserve"> </w:t>
      </w:r>
      <w:r w:rsidRPr="00DB7E0B">
        <w:rPr>
          <w:rFonts w:ascii="Times New Roman" w:hAnsi="Times New Roman" w:cs="Times New Roman"/>
        </w:rPr>
        <w:t>and</w:t>
      </w:r>
      <w:r w:rsidRPr="00DB7E0B">
        <w:rPr>
          <w:rFonts w:ascii="Times New Roman" w:hAnsi="Times New Roman" w:cs="Times New Roman"/>
          <w:spacing w:val="-2"/>
        </w:rPr>
        <w:t xml:space="preserve"> </w:t>
      </w:r>
      <w:r w:rsidRPr="00DB7E0B">
        <w:rPr>
          <w:rFonts w:ascii="Times New Roman" w:hAnsi="Times New Roman" w:cs="Times New Roman"/>
        </w:rPr>
        <w:t>weight</w:t>
      </w:r>
      <w:r w:rsidRPr="00DB7E0B">
        <w:rPr>
          <w:rFonts w:ascii="Times New Roman" w:hAnsi="Times New Roman" w:cs="Times New Roman"/>
          <w:spacing w:val="-6"/>
        </w:rPr>
        <w:t xml:space="preserve"> </w:t>
      </w:r>
      <w:r w:rsidRPr="00DB7E0B">
        <w:rPr>
          <w:rFonts w:ascii="Times New Roman" w:hAnsi="Times New Roman" w:cs="Times New Roman"/>
        </w:rPr>
        <w:t>over</w:t>
      </w:r>
      <w:r w:rsidRPr="00DB7E0B">
        <w:rPr>
          <w:rFonts w:ascii="Times New Roman" w:hAnsi="Times New Roman" w:cs="Times New Roman"/>
          <w:spacing w:val="-3"/>
        </w:rPr>
        <w:t xml:space="preserve"> </w:t>
      </w:r>
      <w:r w:rsidRPr="00DB7E0B">
        <w:rPr>
          <w:rFonts w:ascii="Times New Roman" w:hAnsi="Times New Roman" w:cs="Times New Roman"/>
        </w:rPr>
        <w:t>the</w:t>
      </w:r>
      <w:r w:rsidRPr="00DB7E0B">
        <w:rPr>
          <w:rFonts w:ascii="Times New Roman" w:hAnsi="Times New Roman" w:cs="Times New Roman"/>
          <w:spacing w:val="-2"/>
        </w:rPr>
        <w:t xml:space="preserve"> </w:t>
      </w:r>
      <w:r w:rsidRPr="00DB7E0B">
        <w:rPr>
          <w:rFonts w:ascii="Times New Roman" w:hAnsi="Times New Roman" w:cs="Times New Roman"/>
        </w:rPr>
        <w:t>past</w:t>
      </w:r>
      <w:r w:rsidRPr="00DB7E0B">
        <w:rPr>
          <w:rFonts w:ascii="Times New Roman" w:hAnsi="Times New Roman" w:cs="Times New Roman"/>
          <w:spacing w:val="-2"/>
        </w:rPr>
        <w:t xml:space="preserve"> </w:t>
      </w:r>
      <w:r w:rsidRPr="00DB7E0B">
        <w:rPr>
          <w:rFonts w:ascii="Times New Roman" w:hAnsi="Times New Roman" w:cs="Times New Roman"/>
        </w:rPr>
        <w:t>four</w:t>
      </w:r>
      <w:r w:rsidRPr="00DB7E0B">
        <w:rPr>
          <w:rFonts w:ascii="Times New Roman" w:hAnsi="Times New Roman" w:cs="Times New Roman"/>
          <w:spacing w:val="-3"/>
        </w:rPr>
        <w:t xml:space="preserve"> </w:t>
      </w:r>
      <w:r w:rsidRPr="00DB7E0B">
        <w:rPr>
          <w:rFonts w:ascii="Times New Roman" w:hAnsi="Times New Roman" w:cs="Times New Roman"/>
        </w:rPr>
        <w:t>weeks been about the same as the past year?</w:t>
      </w:r>
      <w:r w:rsidRPr="00DB7E0B">
        <w:rPr>
          <w:rFonts w:ascii="Times New Roman" w:hAnsi="Times New Roman" w:cs="Times New Roman"/>
          <w:spacing w:val="40"/>
        </w:rPr>
        <w:t xml:space="preserve"> </w:t>
      </w:r>
      <w:r w:rsidRPr="00DB7E0B">
        <w:rPr>
          <w:rFonts w:ascii="Times New Roman" w:hAnsi="Times New Roman" w:cs="Times New Roman"/>
        </w:rPr>
        <w:t>(Please circle)</w:t>
      </w:r>
    </w:p>
    <w:p w14:paraId="19E6E550" w14:textId="77777777" w:rsidR="00172E37" w:rsidRPr="00DB7E0B" w:rsidRDefault="00172E37" w:rsidP="008F3A41">
      <w:pPr>
        <w:spacing w:line="480" w:lineRule="auto"/>
      </w:pPr>
    </w:p>
    <w:p w14:paraId="49F7DDB7" w14:textId="77777777" w:rsidR="00172E37" w:rsidRPr="00DB7E0B" w:rsidRDefault="00172E37" w:rsidP="008F3A41">
      <w:pPr>
        <w:tabs>
          <w:tab w:val="left" w:pos="5216"/>
        </w:tabs>
        <w:spacing w:line="480" w:lineRule="auto"/>
        <w:ind w:left="3057"/>
      </w:pPr>
      <w:r w:rsidRPr="00DB7E0B">
        <w:rPr>
          <w:spacing w:val="-5"/>
        </w:rPr>
        <w:t>No</w:t>
      </w:r>
      <w:r w:rsidRPr="00DB7E0B">
        <w:tab/>
      </w:r>
      <w:r w:rsidRPr="00DB7E0B">
        <w:rPr>
          <w:spacing w:val="-5"/>
        </w:rPr>
        <w:t>Yes</w:t>
      </w:r>
    </w:p>
    <w:p w14:paraId="4501A366" w14:textId="77777777" w:rsidR="00172E37" w:rsidRPr="00DB7E0B" w:rsidRDefault="00172E37" w:rsidP="008F3A41">
      <w:pPr>
        <w:spacing w:line="480" w:lineRule="auto"/>
      </w:pPr>
    </w:p>
    <w:p w14:paraId="7173D083" w14:textId="6AE66BCD" w:rsidR="008A7137" w:rsidRPr="00DB7E0B" w:rsidRDefault="00172E37" w:rsidP="008F3A41">
      <w:pPr>
        <w:spacing w:line="480" w:lineRule="auto"/>
        <w:sectPr w:rsidR="008A7137" w:rsidRPr="00DB7E0B" w:rsidSect="006D7B8D">
          <w:pgSz w:w="12240" w:h="15840"/>
          <w:pgMar w:top="1120" w:right="1120" w:bottom="280" w:left="1120" w:header="734" w:footer="0" w:gutter="0"/>
          <w:cols w:space="720"/>
        </w:sectPr>
      </w:pPr>
      <w:r w:rsidRPr="00DB7E0B">
        <w:t>If</w:t>
      </w:r>
      <w:r w:rsidRPr="00DB7E0B">
        <w:rPr>
          <w:spacing w:val="-3"/>
        </w:rPr>
        <w:t xml:space="preserve"> </w:t>
      </w:r>
      <w:r w:rsidRPr="00DB7E0B">
        <w:t>no, how has</w:t>
      </w:r>
      <w:r w:rsidRPr="00DB7E0B">
        <w:rPr>
          <w:spacing w:val="-1"/>
        </w:rPr>
        <w:t xml:space="preserve"> </w:t>
      </w:r>
      <w:r w:rsidRPr="00DB7E0B">
        <w:t>the past</w:t>
      </w:r>
      <w:r w:rsidRPr="00DB7E0B">
        <w:rPr>
          <w:spacing w:val="-3"/>
        </w:rPr>
        <w:t xml:space="preserve"> </w:t>
      </w:r>
      <w:r w:rsidRPr="00DB7E0B">
        <w:t>year</w:t>
      </w:r>
      <w:r w:rsidRPr="00DB7E0B">
        <w:rPr>
          <w:spacing w:val="-2"/>
        </w:rPr>
        <w:t xml:space="preserve"> </w:t>
      </w:r>
      <w:r w:rsidRPr="00DB7E0B">
        <w:t>been different from the past four</w:t>
      </w:r>
      <w:r w:rsidRPr="00DB7E0B">
        <w:rPr>
          <w:spacing w:val="-1"/>
        </w:rPr>
        <w:t xml:space="preserve"> </w:t>
      </w:r>
      <w:r w:rsidRPr="00DB7E0B">
        <w:rPr>
          <w:spacing w:val="-2"/>
        </w:rPr>
        <w:t>weeks?</w:t>
      </w:r>
    </w:p>
    <w:p w14:paraId="03131CAB" w14:textId="664EC057" w:rsidR="008A7137" w:rsidRPr="00DB7E0B" w:rsidDel="00172E37" w:rsidRDefault="008A7137" w:rsidP="008465F2">
      <w:pPr>
        <w:pStyle w:val="ListParagraph"/>
        <w:widowControl w:val="0"/>
        <w:numPr>
          <w:ilvl w:val="0"/>
          <w:numId w:val="4"/>
        </w:numPr>
        <w:tabs>
          <w:tab w:val="left" w:pos="536"/>
        </w:tabs>
        <w:autoSpaceDE w:val="0"/>
        <w:autoSpaceDN w:val="0"/>
        <w:spacing w:before="80" w:after="0" w:line="480" w:lineRule="auto"/>
        <w:ind w:right="167" w:firstLine="0"/>
        <w:contextualSpacing w:val="0"/>
        <w:rPr>
          <w:rFonts w:ascii="Times New Roman" w:hAnsi="Times New Roman" w:cs="Times New Roman"/>
        </w:rPr>
      </w:pPr>
      <w:r w:rsidRPr="00DB7E0B" w:rsidDel="00172E37">
        <w:rPr>
          <w:rFonts w:ascii="Times New Roman" w:hAnsi="Times New Roman" w:cs="Times New Roman"/>
        </w:rPr>
        <w:t>Over the past 28 days, how uncomfortable or embarrassed have you felt seeing your own body</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(for</w:t>
      </w:r>
      <w:r w:rsidRPr="00DB7E0B" w:rsidDel="00172E37">
        <w:rPr>
          <w:rFonts w:ascii="Times New Roman" w:hAnsi="Times New Roman" w:cs="Times New Roman"/>
          <w:spacing w:val="-4"/>
        </w:rPr>
        <w:t xml:space="preserve"> </w:t>
      </w:r>
      <w:r w:rsidRPr="00DB7E0B" w:rsidDel="00172E37">
        <w:rPr>
          <w:rFonts w:ascii="Times New Roman" w:hAnsi="Times New Roman" w:cs="Times New Roman"/>
        </w:rPr>
        <w:t>example,</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in</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the</w:t>
      </w:r>
      <w:r w:rsidRPr="00DB7E0B" w:rsidDel="00172E37">
        <w:rPr>
          <w:rFonts w:ascii="Times New Roman" w:hAnsi="Times New Roman" w:cs="Times New Roman"/>
          <w:spacing w:val="-4"/>
        </w:rPr>
        <w:t xml:space="preserve"> </w:t>
      </w:r>
      <w:r w:rsidRPr="00DB7E0B" w:rsidDel="00172E37">
        <w:rPr>
          <w:rFonts w:ascii="Times New Roman" w:hAnsi="Times New Roman" w:cs="Times New Roman"/>
        </w:rPr>
        <w:t>mirror,</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reflected</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in</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a</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store</w:t>
      </w:r>
      <w:r w:rsidRPr="00DB7E0B" w:rsidDel="00172E37">
        <w:rPr>
          <w:rFonts w:ascii="Times New Roman" w:hAnsi="Times New Roman" w:cs="Times New Roman"/>
          <w:spacing w:val="-4"/>
        </w:rPr>
        <w:t xml:space="preserve"> </w:t>
      </w:r>
      <w:r w:rsidRPr="00DB7E0B" w:rsidDel="00172E37">
        <w:rPr>
          <w:rFonts w:ascii="Times New Roman" w:hAnsi="Times New Roman" w:cs="Times New Roman"/>
        </w:rPr>
        <w:t>window,</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getting</w:t>
      </w:r>
      <w:r w:rsidRPr="00DB7E0B" w:rsidDel="00172E37">
        <w:rPr>
          <w:rFonts w:ascii="Times New Roman" w:hAnsi="Times New Roman" w:cs="Times New Roman"/>
          <w:spacing w:val="-1"/>
        </w:rPr>
        <w:t xml:space="preserve"> </w:t>
      </w:r>
      <w:r w:rsidRPr="00DB7E0B" w:rsidDel="00172E37">
        <w:rPr>
          <w:rFonts w:ascii="Times New Roman" w:hAnsi="Times New Roman" w:cs="Times New Roman"/>
        </w:rPr>
        <w:t>undressed,</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having</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a</w:t>
      </w:r>
      <w:r w:rsidRPr="00DB7E0B" w:rsidDel="00172E37">
        <w:rPr>
          <w:rFonts w:ascii="Times New Roman" w:hAnsi="Times New Roman" w:cs="Times New Roman"/>
          <w:spacing w:val="-6"/>
        </w:rPr>
        <w:t xml:space="preserve"> </w:t>
      </w:r>
      <w:r w:rsidRPr="00DB7E0B" w:rsidDel="00172E37">
        <w:rPr>
          <w:rFonts w:ascii="Times New Roman" w:hAnsi="Times New Roman" w:cs="Times New Roman"/>
        </w:rPr>
        <w:t>bath or shower)? (mark off on the line)</w:t>
      </w:r>
    </w:p>
    <w:p w14:paraId="0F3F6EF7" w14:textId="105595C8" w:rsidR="008A7137" w:rsidRPr="00DB7E0B" w:rsidDel="00172E37" w:rsidRDefault="008A7137" w:rsidP="008F3A41">
      <w:pPr>
        <w:spacing w:before="6" w:line="480" w:lineRule="auto"/>
      </w:pPr>
      <w:r w:rsidRPr="00DB7E0B" w:rsidDel="00172E37">
        <w:rPr>
          <w:noProof/>
        </w:rPr>
        <mc:AlternateContent>
          <mc:Choice Requires="wps">
            <w:drawing>
              <wp:anchor distT="0" distB="0" distL="0" distR="0" simplePos="0" relativeHeight="251658258" behindDoc="1" locked="0" layoutInCell="1" allowOverlap="1" wp14:anchorId="0A9F8DBD" wp14:editId="260D4030">
                <wp:simplePos x="0" y="0"/>
                <wp:positionH relativeFrom="page">
                  <wp:posOffset>822960</wp:posOffset>
                </wp:positionH>
                <wp:positionV relativeFrom="paragraph">
                  <wp:posOffset>60920</wp:posOffset>
                </wp:positionV>
                <wp:extent cx="5829300" cy="23622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06A6CB9B" id="Graphic 26" o:spid="_x0000_s1026" style="position:absolute;margin-left:64.8pt;margin-top:4.8pt;width:459pt;height:18.6pt;z-index:-251629565;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" path="m,121920r5829299,em,7620l,236220em5829299,7620r,228600em914400,r,228600em1828800,r,228600em2857500,r,228600em3886200,r,228600em4914900,r,228600e" filled="f">
                <v:path arrowok="t"/>
                <w10:wrap type="topAndBottom" anchorx="page"/>
              </v:shape>
            </w:pict>
          </mc:Fallback>
        </mc:AlternateContent>
      </w:r>
    </w:p>
    <w:p w14:paraId="0F90BEF8" w14:textId="619AC4EF" w:rsidR="008A7137" w:rsidRPr="00DB7E0B" w:rsidDel="00172E37" w:rsidRDefault="008A7137" w:rsidP="008F3A41">
      <w:pPr>
        <w:tabs>
          <w:tab w:val="left" w:pos="2636"/>
          <w:tab w:val="left" w:pos="5997"/>
          <w:tab w:val="left" w:pos="8157"/>
        </w:tabs>
        <w:spacing w:before="84" w:line="480" w:lineRule="auto"/>
        <w:ind w:left="176"/>
      </w:pPr>
      <w:r w:rsidRPr="00DB7E0B" w:rsidDel="00172E37">
        <w:t>Not</w:t>
      </w:r>
      <w:r w:rsidRPr="00DB7E0B" w:rsidDel="00172E37">
        <w:rPr>
          <w:spacing w:val="-1"/>
        </w:rPr>
        <w:t xml:space="preserve"> </w:t>
      </w:r>
      <w:r w:rsidRPr="00DB7E0B" w:rsidDel="00172E37">
        <w:t xml:space="preserve">at </w:t>
      </w:r>
      <w:r w:rsidRPr="00DB7E0B" w:rsidDel="00172E37">
        <w:rPr>
          <w:spacing w:val="-5"/>
        </w:rPr>
        <w:t>all</w:t>
      </w:r>
      <w:r w:rsidRPr="00DB7E0B" w:rsidDel="00172E37">
        <w:tab/>
        <w:t>A</w:t>
      </w:r>
      <w:r w:rsidRPr="00DB7E0B" w:rsidDel="00172E37">
        <w:rPr>
          <w:spacing w:val="-2"/>
        </w:rPr>
        <w:t xml:space="preserve"> </w:t>
      </w:r>
      <w:r w:rsidRPr="00DB7E0B" w:rsidDel="00172E37">
        <w:t>little</w:t>
      </w:r>
      <w:r w:rsidRPr="00DB7E0B" w:rsidDel="00172E37">
        <w:rPr>
          <w:spacing w:val="-1"/>
        </w:rPr>
        <w:t xml:space="preserve"> </w:t>
      </w:r>
      <w:r w:rsidRPr="00DB7E0B" w:rsidDel="00172E37">
        <w:rPr>
          <w:spacing w:val="-5"/>
        </w:rPr>
        <w:t>bit</w:t>
      </w:r>
      <w:r w:rsidRPr="00DB7E0B" w:rsidDel="00172E37">
        <w:tab/>
        <w:t xml:space="preserve">A </w:t>
      </w:r>
      <w:r w:rsidRPr="00DB7E0B" w:rsidDel="00172E37">
        <w:rPr>
          <w:spacing w:val="-5"/>
        </w:rPr>
        <w:t>lot</w:t>
      </w:r>
      <w:r w:rsidRPr="00DB7E0B" w:rsidDel="00172E37">
        <w:tab/>
        <w:t>Very,</w:t>
      </w:r>
      <w:r w:rsidRPr="00DB7E0B" w:rsidDel="00172E37">
        <w:rPr>
          <w:spacing w:val="-1"/>
        </w:rPr>
        <w:t xml:space="preserve"> </w:t>
      </w:r>
      <w:r w:rsidRPr="00DB7E0B" w:rsidDel="00172E37">
        <w:t>very</w:t>
      </w:r>
      <w:r w:rsidRPr="00DB7E0B" w:rsidDel="00172E37">
        <w:rPr>
          <w:spacing w:val="-1"/>
        </w:rPr>
        <w:t xml:space="preserve"> </w:t>
      </w:r>
      <w:r w:rsidRPr="00DB7E0B" w:rsidDel="00172E37">
        <w:rPr>
          <w:spacing w:val="-4"/>
        </w:rPr>
        <w:t>much</w:t>
      </w:r>
    </w:p>
    <w:p w14:paraId="3EFAF447" w14:textId="098201E2" w:rsidR="008A7137" w:rsidRPr="00DB7E0B" w:rsidDel="00172E37" w:rsidRDefault="008A7137" w:rsidP="008F3A41">
      <w:pPr>
        <w:spacing w:line="480" w:lineRule="auto"/>
      </w:pPr>
    </w:p>
    <w:p w14:paraId="3C7A2CDF" w14:textId="16835A95" w:rsidR="008A7137" w:rsidRPr="00DB7E0B" w:rsidDel="00172E37" w:rsidRDefault="008A7137" w:rsidP="008465F2">
      <w:pPr>
        <w:pStyle w:val="ListParagraph"/>
        <w:widowControl w:val="0"/>
        <w:numPr>
          <w:ilvl w:val="0"/>
          <w:numId w:val="4"/>
        </w:numPr>
        <w:tabs>
          <w:tab w:val="left" w:pos="517"/>
        </w:tabs>
        <w:autoSpaceDE w:val="0"/>
        <w:autoSpaceDN w:val="0"/>
        <w:spacing w:after="0" w:line="480" w:lineRule="auto"/>
        <w:ind w:left="157" w:right="140" w:firstLine="0"/>
        <w:contextualSpacing w:val="0"/>
        <w:rPr>
          <w:rFonts w:ascii="Times New Roman" w:hAnsi="Times New Roman" w:cs="Times New Roman"/>
        </w:rPr>
      </w:pPr>
      <w:r w:rsidRPr="00DB7E0B" w:rsidDel="00172E37">
        <w:rPr>
          <w:rFonts w:ascii="Times New Roman" w:hAnsi="Times New Roman" w:cs="Times New Roman"/>
        </w:rPr>
        <w:t>Over</w:t>
      </w:r>
      <w:r w:rsidRPr="00DB7E0B" w:rsidDel="00172E37">
        <w:rPr>
          <w:rFonts w:ascii="Times New Roman" w:hAnsi="Times New Roman" w:cs="Times New Roman"/>
          <w:spacing w:val="-5"/>
        </w:rPr>
        <w:t xml:space="preserve"> </w:t>
      </w:r>
      <w:r w:rsidRPr="00DB7E0B" w:rsidDel="00172E37">
        <w:rPr>
          <w:rFonts w:ascii="Times New Roman" w:hAnsi="Times New Roman" w:cs="Times New Roman"/>
        </w:rPr>
        <w:t>the</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past</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28</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days,</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how</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uncomfortable</w:t>
      </w:r>
      <w:r w:rsidRPr="00DB7E0B" w:rsidDel="00172E37">
        <w:rPr>
          <w:rFonts w:ascii="Times New Roman" w:hAnsi="Times New Roman" w:cs="Times New Roman"/>
          <w:spacing w:val="-4"/>
        </w:rPr>
        <w:t xml:space="preserve"> </w:t>
      </w:r>
      <w:r w:rsidRPr="00DB7E0B" w:rsidDel="00172E37">
        <w:rPr>
          <w:rFonts w:ascii="Times New Roman" w:hAnsi="Times New Roman" w:cs="Times New Roman"/>
        </w:rPr>
        <w:t>or</w:t>
      </w:r>
      <w:r w:rsidRPr="00DB7E0B" w:rsidDel="00172E37">
        <w:rPr>
          <w:rFonts w:ascii="Times New Roman" w:hAnsi="Times New Roman" w:cs="Times New Roman"/>
          <w:spacing w:val="-4"/>
        </w:rPr>
        <w:t xml:space="preserve"> </w:t>
      </w:r>
      <w:r w:rsidRPr="00DB7E0B" w:rsidDel="00172E37">
        <w:rPr>
          <w:rFonts w:ascii="Times New Roman" w:hAnsi="Times New Roman" w:cs="Times New Roman"/>
        </w:rPr>
        <w:t>embarrassed</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have</w:t>
      </w:r>
      <w:r w:rsidRPr="00DB7E0B" w:rsidDel="00172E37">
        <w:rPr>
          <w:rFonts w:ascii="Times New Roman" w:hAnsi="Times New Roman" w:cs="Times New Roman"/>
          <w:spacing w:val="-4"/>
        </w:rPr>
        <w:t xml:space="preserve"> </w:t>
      </w:r>
      <w:r w:rsidRPr="00DB7E0B" w:rsidDel="00172E37">
        <w:rPr>
          <w:rFonts w:ascii="Times New Roman" w:hAnsi="Times New Roman" w:cs="Times New Roman"/>
        </w:rPr>
        <w:t>you</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felt</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about</w:t>
      </w:r>
      <w:r w:rsidRPr="00DB7E0B" w:rsidDel="00172E37">
        <w:rPr>
          <w:rFonts w:ascii="Times New Roman" w:hAnsi="Times New Roman" w:cs="Times New Roman"/>
          <w:spacing w:val="-1"/>
        </w:rPr>
        <w:t xml:space="preserve"> </w:t>
      </w:r>
      <w:r w:rsidRPr="00DB7E0B" w:rsidDel="00172E37">
        <w:rPr>
          <w:rFonts w:ascii="Times New Roman" w:hAnsi="Times New Roman" w:cs="Times New Roman"/>
          <w:u w:val="single"/>
        </w:rPr>
        <w:t>other</w:t>
      </w:r>
      <w:r w:rsidRPr="00DB7E0B" w:rsidDel="00172E37">
        <w:rPr>
          <w:rFonts w:ascii="Times New Roman" w:hAnsi="Times New Roman" w:cs="Times New Roman"/>
          <w:spacing w:val="-5"/>
          <w:u w:val="single"/>
        </w:rPr>
        <w:t xml:space="preserve"> </w:t>
      </w:r>
      <w:r w:rsidRPr="00DB7E0B" w:rsidDel="00172E37">
        <w:rPr>
          <w:rFonts w:ascii="Times New Roman" w:hAnsi="Times New Roman" w:cs="Times New Roman"/>
          <w:u w:val="single"/>
        </w:rPr>
        <w:t>people</w:t>
      </w:r>
      <w:r w:rsidRPr="00DB7E0B" w:rsidDel="00172E37">
        <w:rPr>
          <w:rFonts w:ascii="Times New Roman" w:hAnsi="Times New Roman" w:cs="Times New Roman"/>
        </w:rPr>
        <w:t xml:space="preserve"> seeing your shape or figure (for example, getting changed for swimming, in the swimming</w:t>
      </w:r>
      <w:r w:rsidRPr="00DB7E0B" w:rsidDel="00172E37">
        <w:rPr>
          <w:rFonts w:ascii="Times New Roman" w:hAnsi="Times New Roman" w:cs="Times New Roman"/>
          <w:spacing w:val="40"/>
        </w:rPr>
        <w:t xml:space="preserve"> </w:t>
      </w:r>
      <w:r w:rsidRPr="00DB7E0B" w:rsidDel="00172E37">
        <w:rPr>
          <w:rFonts w:ascii="Times New Roman" w:hAnsi="Times New Roman" w:cs="Times New Roman"/>
        </w:rPr>
        <w:t>pool, wearing clothes that show your shape)? (mark off on the line)</w:t>
      </w:r>
    </w:p>
    <w:p w14:paraId="36184220" w14:textId="73DF5925" w:rsidR="008A7137" w:rsidRPr="00DB7E0B" w:rsidDel="00172E37" w:rsidRDefault="008A7137" w:rsidP="008F3A41">
      <w:pPr>
        <w:spacing w:before="5" w:line="480" w:lineRule="auto"/>
      </w:pPr>
      <w:r w:rsidRPr="00DB7E0B" w:rsidDel="00172E37">
        <w:rPr>
          <w:noProof/>
        </w:rPr>
        <mc:AlternateContent>
          <mc:Choice Requires="wps">
            <w:drawing>
              <wp:anchor distT="0" distB="0" distL="0" distR="0" simplePos="0" relativeHeight="251658259" behindDoc="1" locked="0" layoutInCell="1" allowOverlap="1" wp14:anchorId="65643193" wp14:editId="4FCEC0D3">
                <wp:simplePos x="0" y="0"/>
                <wp:positionH relativeFrom="page">
                  <wp:posOffset>822960</wp:posOffset>
                </wp:positionH>
                <wp:positionV relativeFrom="paragraph">
                  <wp:posOffset>60399</wp:posOffset>
                </wp:positionV>
                <wp:extent cx="5829300" cy="23622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270B8796" id="Graphic 27" o:spid="_x0000_s1026" style="position:absolute;margin-left:64.8pt;margin-top:4.75pt;width:459pt;height:18.6pt;z-index:-251628541;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" path="m,121919r5829299,em,7619l,236219em5829299,7619r,228600em914400,r,228600em1828800,r,228600em2857500,r,228600em3886200,r,228600em4914900,r,228600e" filled="f">
                <v:path arrowok="t"/>
                <w10:wrap type="topAndBottom" anchorx="page"/>
              </v:shape>
            </w:pict>
          </mc:Fallback>
        </mc:AlternateContent>
      </w:r>
    </w:p>
    <w:p w14:paraId="5BAD9AAB" w14:textId="6794CA0B" w:rsidR="008A7137" w:rsidRPr="00DB7E0B" w:rsidDel="00172E37" w:rsidRDefault="008A7137" w:rsidP="008F3A41">
      <w:pPr>
        <w:tabs>
          <w:tab w:val="left" w:pos="2636"/>
          <w:tab w:val="left" w:pos="5997"/>
          <w:tab w:val="left" w:pos="8157"/>
        </w:tabs>
        <w:spacing w:before="85" w:line="480" w:lineRule="auto"/>
        <w:ind w:left="176"/>
      </w:pPr>
      <w:r w:rsidRPr="00DB7E0B" w:rsidDel="00172E37">
        <w:t>Not</w:t>
      </w:r>
      <w:r w:rsidRPr="00DB7E0B" w:rsidDel="00172E37">
        <w:rPr>
          <w:spacing w:val="-1"/>
        </w:rPr>
        <w:t xml:space="preserve"> </w:t>
      </w:r>
      <w:r w:rsidRPr="00DB7E0B" w:rsidDel="00172E37">
        <w:t xml:space="preserve">at </w:t>
      </w:r>
      <w:r w:rsidRPr="00DB7E0B" w:rsidDel="00172E37">
        <w:rPr>
          <w:spacing w:val="-5"/>
        </w:rPr>
        <w:t>all</w:t>
      </w:r>
      <w:r w:rsidRPr="00DB7E0B" w:rsidDel="00172E37">
        <w:tab/>
        <w:t>A</w:t>
      </w:r>
      <w:r w:rsidRPr="00DB7E0B" w:rsidDel="00172E37">
        <w:rPr>
          <w:spacing w:val="-2"/>
        </w:rPr>
        <w:t xml:space="preserve"> </w:t>
      </w:r>
      <w:r w:rsidRPr="00DB7E0B" w:rsidDel="00172E37">
        <w:t>little</w:t>
      </w:r>
      <w:r w:rsidRPr="00DB7E0B" w:rsidDel="00172E37">
        <w:rPr>
          <w:spacing w:val="-1"/>
        </w:rPr>
        <w:t xml:space="preserve"> </w:t>
      </w:r>
      <w:r w:rsidRPr="00DB7E0B" w:rsidDel="00172E37">
        <w:rPr>
          <w:spacing w:val="-5"/>
        </w:rPr>
        <w:t>bit</w:t>
      </w:r>
      <w:r w:rsidRPr="00DB7E0B" w:rsidDel="00172E37">
        <w:tab/>
        <w:t xml:space="preserve">A </w:t>
      </w:r>
      <w:r w:rsidRPr="00DB7E0B" w:rsidDel="00172E37">
        <w:rPr>
          <w:spacing w:val="-5"/>
        </w:rPr>
        <w:t>lot</w:t>
      </w:r>
      <w:r w:rsidRPr="00DB7E0B" w:rsidDel="00172E37">
        <w:tab/>
        <w:t>Very,</w:t>
      </w:r>
      <w:r w:rsidRPr="00DB7E0B" w:rsidDel="00172E37">
        <w:rPr>
          <w:spacing w:val="-1"/>
        </w:rPr>
        <w:t xml:space="preserve"> </w:t>
      </w:r>
      <w:r w:rsidRPr="00DB7E0B" w:rsidDel="00172E37">
        <w:t>very</w:t>
      </w:r>
      <w:r w:rsidRPr="00DB7E0B" w:rsidDel="00172E37">
        <w:rPr>
          <w:spacing w:val="-1"/>
        </w:rPr>
        <w:t xml:space="preserve"> </w:t>
      </w:r>
      <w:r w:rsidRPr="00DB7E0B" w:rsidDel="00172E37">
        <w:rPr>
          <w:spacing w:val="-4"/>
        </w:rPr>
        <w:t>much</w:t>
      </w:r>
    </w:p>
    <w:p w14:paraId="2E13722E" w14:textId="77777777" w:rsidR="008A7137" w:rsidRPr="00DB7E0B" w:rsidRDefault="008A7137" w:rsidP="008F3A41">
      <w:pPr>
        <w:spacing w:before="23" w:line="480" w:lineRule="auto"/>
      </w:pPr>
      <w:r w:rsidRPr="00DB7E0B">
        <w:rPr>
          <w:noProof/>
        </w:rPr>
        <mc:AlternateContent>
          <mc:Choice Requires="wps">
            <w:drawing>
              <wp:anchor distT="0" distB="0" distL="0" distR="0" simplePos="0" relativeHeight="251658260" behindDoc="1" locked="0" layoutInCell="1" allowOverlap="1" wp14:anchorId="49C8321F" wp14:editId="2037B671">
                <wp:simplePos x="0" y="0"/>
                <wp:positionH relativeFrom="page">
                  <wp:posOffset>792784</wp:posOffset>
                </wp:positionH>
                <wp:positionV relativeFrom="paragraph">
                  <wp:posOffset>176417</wp:posOffset>
                </wp:positionV>
                <wp:extent cx="6199505" cy="9525"/>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9525"/>
                        </a:xfrm>
                        <a:custGeom>
                          <a:avLst/>
                          <a:gdLst/>
                          <a:ahLst/>
                          <a:cxnLst/>
                          <a:rect l="l" t="t" r="r" b="b"/>
                          <a:pathLst>
                            <a:path w="6199505" h="9525">
                              <a:moveTo>
                                <a:pt x="6198997" y="0"/>
                              </a:moveTo>
                              <a:lnTo>
                                <a:pt x="0" y="0"/>
                              </a:lnTo>
                              <a:lnTo>
                                <a:pt x="0" y="9144"/>
                              </a:lnTo>
                              <a:lnTo>
                                <a:pt x="6198997" y="9144"/>
                              </a:lnTo>
                              <a:lnTo>
                                <a:pt x="6198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arto="http://schemas.microsoft.com/office/word/2006/arto">
            <w:pict>
              <v:shape w14:anchorId="006B31ED" id="Graphic 28" o:spid="_x0000_s1026" style="position:absolute;margin-left:62.4pt;margin-top:13.9pt;width:488.15pt;height:.75pt;z-index:-251627517;visibility:visible;mso-wrap-style:square;mso-wrap-distance-left:0;mso-wrap-distance-top:0;mso-wrap-distance-right:0;mso-wrap-distance-bottom:0;mso-position-horizontal:absolute;mso-position-horizontal-relative:page;mso-position-vertical:absolute;mso-position-vertical-relative:text;v-text-anchor:top" coordsize="61995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" path="m6198997,l,,,9144r6198997,l6198997,xe" fillcolor="black" stroked="f">
                <v:path arrowok="t"/>
                <w10:wrap type="topAndBottom" anchorx="page"/>
              </v:shape>
            </w:pict>
          </mc:Fallback>
        </mc:AlternateContent>
      </w:r>
    </w:p>
    <w:p w14:paraId="3B10234E" w14:textId="77777777" w:rsidR="008A7137" w:rsidRPr="00DB7E0B" w:rsidRDefault="008A7137" w:rsidP="008F3A41">
      <w:pPr>
        <w:spacing w:before="23" w:line="480" w:lineRule="auto"/>
      </w:pPr>
    </w:p>
    <w:p w14:paraId="752743F2" w14:textId="51AE86F9" w:rsidR="008A7137" w:rsidRPr="00DB7E0B" w:rsidDel="00172E37" w:rsidRDefault="008A7137" w:rsidP="008465F2">
      <w:pPr>
        <w:pStyle w:val="ListParagraph"/>
        <w:widowControl w:val="0"/>
        <w:numPr>
          <w:ilvl w:val="0"/>
          <w:numId w:val="4"/>
        </w:numPr>
        <w:tabs>
          <w:tab w:val="left" w:pos="176"/>
          <w:tab w:val="left" w:pos="576"/>
        </w:tabs>
        <w:autoSpaceDE w:val="0"/>
        <w:autoSpaceDN w:val="0"/>
        <w:spacing w:after="0" w:line="480" w:lineRule="auto"/>
        <w:ind w:right="268" w:hanging="20"/>
        <w:contextualSpacing w:val="0"/>
        <w:rPr>
          <w:rFonts w:ascii="Times New Roman" w:hAnsi="Times New Roman" w:cs="Times New Roman"/>
        </w:rPr>
      </w:pPr>
      <w:r w:rsidRPr="00DB7E0B" w:rsidDel="00172E37">
        <w:rPr>
          <w:rFonts w:ascii="Times New Roman" w:hAnsi="Times New Roman" w:cs="Times New Roman"/>
        </w:rPr>
        <w:t>Have</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your</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eating</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and</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your</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feelings</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about</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your</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shape</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and</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weight</w:t>
      </w:r>
      <w:r w:rsidRPr="00DB7E0B" w:rsidDel="00172E37">
        <w:rPr>
          <w:rFonts w:ascii="Times New Roman" w:hAnsi="Times New Roman" w:cs="Times New Roman"/>
          <w:spacing w:val="-6"/>
        </w:rPr>
        <w:t xml:space="preserve"> </w:t>
      </w:r>
      <w:r w:rsidRPr="00DB7E0B" w:rsidDel="00172E37">
        <w:rPr>
          <w:rFonts w:ascii="Times New Roman" w:hAnsi="Times New Roman" w:cs="Times New Roman"/>
        </w:rPr>
        <w:t>over</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the</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past</w:t>
      </w:r>
      <w:r w:rsidRPr="00DB7E0B" w:rsidDel="00172E37">
        <w:rPr>
          <w:rFonts w:ascii="Times New Roman" w:hAnsi="Times New Roman" w:cs="Times New Roman"/>
          <w:spacing w:val="-2"/>
        </w:rPr>
        <w:t xml:space="preserve"> </w:t>
      </w:r>
      <w:r w:rsidRPr="00DB7E0B" w:rsidDel="00172E37">
        <w:rPr>
          <w:rFonts w:ascii="Times New Roman" w:hAnsi="Times New Roman" w:cs="Times New Roman"/>
        </w:rPr>
        <w:t>four</w:t>
      </w:r>
      <w:r w:rsidRPr="00DB7E0B" w:rsidDel="00172E37">
        <w:rPr>
          <w:rFonts w:ascii="Times New Roman" w:hAnsi="Times New Roman" w:cs="Times New Roman"/>
          <w:spacing w:val="-3"/>
        </w:rPr>
        <w:t xml:space="preserve"> </w:t>
      </w:r>
      <w:r w:rsidRPr="00DB7E0B" w:rsidDel="00172E37">
        <w:rPr>
          <w:rFonts w:ascii="Times New Roman" w:hAnsi="Times New Roman" w:cs="Times New Roman"/>
        </w:rPr>
        <w:t>weeks been about the same as the past year?</w:t>
      </w:r>
      <w:r w:rsidRPr="00DB7E0B" w:rsidDel="00172E37">
        <w:rPr>
          <w:rFonts w:ascii="Times New Roman" w:hAnsi="Times New Roman" w:cs="Times New Roman"/>
          <w:spacing w:val="40"/>
        </w:rPr>
        <w:t xml:space="preserve"> </w:t>
      </w:r>
      <w:r w:rsidRPr="00DB7E0B" w:rsidDel="00172E37">
        <w:rPr>
          <w:rFonts w:ascii="Times New Roman" w:hAnsi="Times New Roman" w:cs="Times New Roman"/>
        </w:rPr>
        <w:t>(Please circle)</w:t>
      </w:r>
    </w:p>
    <w:p w14:paraId="7E66883B" w14:textId="2F7CD54D" w:rsidR="008A7137" w:rsidRPr="00DB7E0B" w:rsidDel="00172E37" w:rsidRDefault="008A7137" w:rsidP="008F3A41">
      <w:pPr>
        <w:spacing w:line="480" w:lineRule="auto"/>
      </w:pPr>
    </w:p>
    <w:p w14:paraId="3E85403C" w14:textId="66A5D1FC" w:rsidR="008A7137" w:rsidRPr="00DB7E0B" w:rsidDel="00172E37" w:rsidRDefault="008A7137" w:rsidP="008F3A41">
      <w:pPr>
        <w:tabs>
          <w:tab w:val="left" w:pos="5216"/>
        </w:tabs>
        <w:spacing w:line="480" w:lineRule="auto"/>
        <w:ind w:left="3057"/>
      </w:pPr>
      <w:r w:rsidRPr="00DB7E0B" w:rsidDel="00172E37">
        <w:rPr>
          <w:spacing w:val="-5"/>
        </w:rPr>
        <w:t>No</w:t>
      </w:r>
      <w:r w:rsidRPr="00DB7E0B" w:rsidDel="00172E37">
        <w:tab/>
      </w:r>
      <w:r w:rsidRPr="00DB7E0B" w:rsidDel="00172E37">
        <w:rPr>
          <w:spacing w:val="-5"/>
        </w:rPr>
        <w:t>Yes</w:t>
      </w:r>
    </w:p>
    <w:p w14:paraId="18FE20EE" w14:textId="02758F1C" w:rsidR="008A7137" w:rsidRPr="00DB7E0B" w:rsidDel="00172E37" w:rsidRDefault="008A7137" w:rsidP="008F3A41">
      <w:pPr>
        <w:spacing w:line="480" w:lineRule="auto"/>
      </w:pPr>
    </w:p>
    <w:p w14:paraId="4B7378DE" w14:textId="62CABDFC" w:rsidR="008A7137" w:rsidRPr="00DB7E0B" w:rsidRDefault="008A7137" w:rsidP="008F3A41">
      <w:pPr>
        <w:pStyle w:val="BodyText"/>
        <w:spacing w:line="480" w:lineRule="auto"/>
        <w:ind w:left="269"/>
        <w:jc w:val="center"/>
        <w:rPr>
          <w:rFonts w:ascii="Times New Roman" w:hAnsi="Times New Roman" w:cs="Times New Roman"/>
          <w:sz w:val="24"/>
          <w:szCs w:val="24"/>
        </w:rPr>
      </w:pPr>
      <w:r w:rsidRPr="00DB7E0B" w:rsidDel="00172E37">
        <w:rPr>
          <w:rFonts w:ascii="Times New Roman" w:hAnsi="Times New Roman" w:cs="Times New Roman"/>
          <w:sz w:val="24"/>
          <w:szCs w:val="24"/>
        </w:rPr>
        <w:t>If</w:t>
      </w:r>
      <w:r w:rsidRPr="00DB7E0B" w:rsidDel="00172E37">
        <w:rPr>
          <w:rFonts w:ascii="Times New Roman" w:hAnsi="Times New Roman" w:cs="Times New Roman"/>
          <w:spacing w:val="-3"/>
          <w:sz w:val="24"/>
          <w:szCs w:val="24"/>
        </w:rPr>
        <w:t xml:space="preserve"> </w:t>
      </w:r>
      <w:proofErr w:type="gramStart"/>
      <w:r w:rsidRPr="00DB7E0B" w:rsidDel="00172E37">
        <w:rPr>
          <w:rFonts w:ascii="Times New Roman" w:hAnsi="Times New Roman" w:cs="Times New Roman"/>
          <w:sz w:val="24"/>
          <w:szCs w:val="24"/>
        </w:rPr>
        <w:t>no</w:t>
      </w:r>
      <w:proofErr w:type="gramEnd"/>
      <w:r w:rsidRPr="00DB7E0B" w:rsidDel="00172E37">
        <w:rPr>
          <w:rFonts w:ascii="Times New Roman" w:hAnsi="Times New Roman" w:cs="Times New Roman"/>
          <w:sz w:val="24"/>
          <w:szCs w:val="24"/>
        </w:rPr>
        <w:t>, how has</w:t>
      </w:r>
      <w:r w:rsidRPr="00DB7E0B" w:rsidDel="00172E37">
        <w:rPr>
          <w:rFonts w:ascii="Times New Roman" w:hAnsi="Times New Roman" w:cs="Times New Roman"/>
          <w:spacing w:val="-1"/>
          <w:sz w:val="24"/>
          <w:szCs w:val="24"/>
        </w:rPr>
        <w:t xml:space="preserve"> </w:t>
      </w:r>
      <w:r w:rsidRPr="00DB7E0B" w:rsidDel="00172E37">
        <w:rPr>
          <w:rFonts w:ascii="Times New Roman" w:hAnsi="Times New Roman" w:cs="Times New Roman"/>
          <w:sz w:val="24"/>
          <w:szCs w:val="24"/>
        </w:rPr>
        <w:t>the past</w:t>
      </w:r>
      <w:r w:rsidRPr="00DB7E0B" w:rsidDel="00172E37">
        <w:rPr>
          <w:rFonts w:ascii="Times New Roman" w:hAnsi="Times New Roman" w:cs="Times New Roman"/>
          <w:spacing w:val="-3"/>
          <w:sz w:val="24"/>
          <w:szCs w:val="24"/>
        </w:rPr>
        <w:t xml:space="preserve"> </w:t>
      </w:r>
      <w:r w:rsidRPr="00DB7E0B" w:rsidDel="00172E37">
        <w:rPr>
          <w:rFonts w:ascii="Times New Roman" w:hAnsi="Times New Roman" w:cs="Times New Roman"/>
          <w:sz w:val="24"/>
          <w:szCs w:val="24"/>
        </w:rPr>
        <w:t>year</w:t>
      </w:r>
      <w:r w:rsidRPr="00DB7E0B" w:rsidDel="00172E37">
        <w:rPr>
          <w:rFonts w:ascii="Times New Roman" w:hAnsi="Times New Roman" w:cs="Times New Roman"/>
          <w:spacing w:val="-2"/>
          <w:sz w:val="24"/>
          <w:szCs w:val="24"/>
        </w:rPr>
        <w:t xml:space="preserve"> </w:t>
      </w:r>
      <w:r w:rsidRPr="00DB7E0B" w:rsidDel="00172E37">
        <w:rPr>
          <w:rFonts w:ascii="Times New Roman" w:hAnsi="Times New Roman" w:cs="Times New Roman"/>
          <w:sz w:val="24"/>
          <w:szCs w:val="24"/>
        </w:rPr>
        <w:t>been different from the past four</w:t>
      </w:r>
      <w:r w:rsidRPr="00DB7E0B" w:rsidDel="00172E37">
        <w:rPr>
          <w:rFonts w:ascii="Times New Roman" w:hAnsi="Times New Roman" w:cs="Times New Roman"/>
          <w:spacing w:val="-1"/>
          <w:sz w:val="24"/>
          <w:szCs w:val="24"/>
        </w:rPr>
        <w:t xml:space="preserve"> </w:t>
      </w:r>
      <w:r w:rsidRPr="00DB7E0B" w:rsidDel="00172E37">
        <w:rPr>
          <w:rFonts w:ascii="Times New Roman" w:hAnsi="Times New Roman" w:cs="Times New Roman"/>
          <w:spacing w:val="-2"/>
          <w:sz w:val="24"/>
          <w:szCs w:val="24"/>
        </w:rPr>
        <w:t>weeks?</w:t>
      </w:r>
      <w:r w:rsidRPr="00DB7E0B">
        <w:rPr>
          <w:rFonts w:ascii="Times New Roman" w:hAnsi="Times New Roman" w:cs="Times New Roman"/>
          <w:noProof/>
          <w:sz w:val="24"/>
          <w:szCs w:val="24"/>
        </w:rPr>
        <mc:AlternateContent>
          <mc:Choice Requires="wps">
            <w:drawing>
              <wp:anchor distT="0" distB="0" distL="0" distR="0" simplePos="0" relativeHeight="251658261" behindDoc="1" locked="0" layoutInCell="1" allowOverlap="1" wp14:anchorId="145EC51A" wp14:editId="12BC24D4">
                <wp:simplePos x="0" y="0"/>
                <wp:positionH relativeFrom="page">
                  <wp:posOffset>1737614</wp:posOffset>
                </wp:positionH>
                <wp:positionV relativeFrom="paragraph">
                  <wp:posOffset>170589</wp:posOffset>
                </wp:positionV>
                <wp:extent cx="4725670"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5670" cy="1270"/>
                        </a:xfrm>
                        <a:custGeom>
                          <a:avLst/>
                          <a:gdLst/>
                          <a:ahLst/>
                          <a:cxnLst/>
                          <a:rect l="l" t="t" r="r" b="b"/>
                          <a:pathLst>
                            <a:path w="4725670">
                              <a:moveTo>
                                <a:pt x="0" y="0"/>
                              </a:moveTo>
                              <a:lnTo>
                                <a:pt x="4725416"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0FD7629B" id="Graphic 29" o:spid="_x0000_s1026" style="position:absolute;margin-left:136.8pt;margin-top:13.45pt;width:372.1pt;height:.1pt;z-index:-251626493;visibility:visible;mso-wrap-style:square;mso-wrap-distance-left:0;mso-wrap-distance-top:0;mso-wrap-distance-right:0;mso-wrap-distance-bottom:0;mso-position-horizontal:absolute;mso-position-horizontal-relative:page;mso-position-vertical:absolute;mso-position-vertical-relative:text;v-text-anchor:top" coordsize="4725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" path="m,l4725416,e" filled="f" strokeweight=".26669mm">
                <v:path arrowok="t"/>
                <w10:wrap type="topAndBottom" anchorx="page"/>
              </v:shape>
            </w:pict>
          </mc:Fallback>
        </mc:AlternateContent>
      </w:r>
      <w:r w:rsidRPr="00DB7E0B">
        <w:rPr>
          <w:rFonts w:ascii="Times New Roman" w:hAnsi="Times New Roman" w:cs="Times New Roman"/>
          <w:noProof/>
          <w:sz w:val="24"/>
          <w:szCs w:val="24"/>
        </w:rPr>
        <mc:AlternateContent>
          <mc:Choice Requires="wps">
            <w:drawing>
              <wp:anchor distT="0" distB="0" distL="0" distR="0" simplePos="0" relativeHeight="251658262" behindDoc="1" locked="0" layoutInCell="1" allowOverlap="1" wp14:anchorId="56DD9D33" wp14:editId="0EE4929C">
                <wp:simplePos x="0" y="0"/>
                <wp:positionH relativeFrom="page">
                  <wp:posOffset>1737614</wp:posOffset>
                </wp:positionH>
                <wp:positionV relativeFrom="paragraph">
                  <wp:posOffset>434240</wp:posOffset>
                </wp:positionV>
                <wp:extent cx="4724400"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4400" cy="1270"/>
                        </a:xfrm>
                        <a:custGeom>
                          <a:avLst/>
                          <a:gdLst/>
                          <a:ahLst/>
                          <a:cxnLst/>
                          <a:rect l="l" t="t" r="r" b="b"/>
                          <a:pathLst>
                            <a:path w="4724400">
                              <a:moveTo>
                                <a:pt x="0" y="0"/>
                              </a:moveTo>
                              <a:lnTo>
                                <a:pt x="47244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305740D0" id="Graphic 30" o:spid="_x0000_s1026" style="position:absolute;margin-left:136.8pt;margin-top:34.2pt;width:372pt;height:.1pt;z-index:-251625469;visibility:visible;mso-wrap-style:square;mso-wrap-distance-left:0;mso-wrap-distance-top:0;mso-wrap-distance-right:0;mso-wrap-distance-bottom:0;mso-position-horizontal:absolute;mso-position-horizontal-relative:page;mso-position-vertical:absolute;mso-position-vertical-relative:text;v-text-anchor:top" coordsize="4724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" path="m,l4724400,e" filled="f" strokeweight=".26669mm">
                <v:path arrowok="t"/>
                <w10:wrap type="topAndBottom" anchorx="page"/>
              </v:shape>
            </w:pict>
          </mc:Fallback>
        </mc:AlternateContent>
      </w:r>
    </w:p>
    <w:p w14:paraId="27F0B238" w14:textId="77777777" w:rsidR="008A7137" w:rsidRPr="00DB7E0B" w:rsidRDefault="008A7137" w:rsidP="008F3A41">
      <w:pPr>
        <w:spacing w:before="1" w:line="480" w:lineRule="auto"/>
        <w:ind w:left="176" w:right="461"/>
        <w:jc w:val="both"/>
      </w:pPr>
      <w:r w:rsidRPr="00DB7E0B">
        <w:t>*Part</w:t>
      </w:r>
      <w:r w:rsidRPr="00DB7E0B">
        <w:rPr>
          <w:spacing w:val="-1"/>
        </w:rPr>
        <w:t xml:space="preserve"> </w:t>
      </w:r>
      <w:r w:rsidRPr="00DB7E0B">
        <w:t>I</w:t>
      </w:r>
      <w:r w:rsidRPr="00DB7E0B">
        <w:rPr>
          <w:spacing w:val="-3"/>
        </w:rPr>
        <w:t xml:space="preserve"> </w:t>
      </w:r>
      <w:r w:rsidRPr="00DB7E0B">
        <w:t>adapted with</w:t>
      </w:r>
      <w:r w:rsidRPr="00DB7E0B">
        <w:rPr>
          <w:spacing w:val="-1"/>
        </w:rPr>
        <w:t xml:space="preserve"> </w:t>
      </w:r>
      <w:r w:rsidRPr="00DB7E0B">
        <w:t>permission</w:t>
      </w:r>
      <w:r w:rsidRPr="00DB7E0B">
        <w:rPr>
          <w:spacing w:val="-1"/>
        </w:rPr>
        <w:t xml:space="preserve"> </w:t>
      </w:r>
      <w:r w:rsidRPr="00DB7E0B">
        <w:t>from</w:t>
      </w:r>
      <w:r w:rsidRPr="00DB7E0B">
        <w:rPr>
          <w:spacing w:val="-1"/>
        </w:rPr>
        <w:t xml:space="preserve"> </w:t>
      </w:r>
      <w:r w:rsidRPr="00DB7E0B">
        <w:t>Goldfein</w:t>
      </w:r>
      <w:r w:rsidRPr="00DB7E0B">
        <w:rPr>
          <w:spacing w:val="-1"/>
        </w:rPr>
        <w:t xml:space="preserve"> </w:t>
      </w:r>
      <w:r w:rsidRPr="00DB7E0B">
        <w:t>JA,</w:t>
      </w:r>
      <w:r w:rsidRPr="00DB7E0B">
        <w:rPr>
          <w:spacing w:val="-1"/>
        </w:rPr>
        <w:t xml:space="preserve"> </w:t>
      </w:r>
      <w:r w:rsidRPr="00DB7E0B">
        <w:t>Devlin</w:t>
      </w:r>
      <w:r w:rsidRPr="00DB7E0B">
        <w:rPr>
          <w:spacing w:val="-1"/>
        </w:rPr>
        <w:t xml:space="preserve"> </w:t>
      </w:r>
      <w:r w:rsidRPr="00DB7E0B">
        <w:t>MJ,</w:t>
      </w:r>
      <w:r w:rsidRPr="00DB7E0B">
        <w:rPr>
          <w:spacing w:val="-1"/>
        </w:rPr>
        <w:t xml:space="preserve"> </w:t>
      </w:r>
      <w:r w:rsidRPr="00DB7E0B">
        <w:t>and</w:t>
      </w:r>
      <w:r w:rsidRPr="00DB7E0B">
        <w:rPr>
          <w:spacing w:val="-1"/>
        </w:rPr>
        <w:t xml:space="preserve"> </w:t>
      </w:r>
      <w:r w:rsidRPr="00DB7E0B">
        <w:t>Kamenetz</w:t>
      </w:r>
      <w:r w:rsidRPr="00DB7E0B">
        <w:rPr>
          <w:spacing w:val="-1"/>
        </w:rPr>
        <w:t xml:space="preserve"> </w:t>
      </w:r>
      <w:r w:rsidRPr="00DB7E0B">
        <w:t>C.</w:t>
      </w:r>
      <w:r w:rsidRPr="00DB7E0B">
        <w:rPr>
          <w:spacing w:val="-1"/>
        </w:rPr>
        <w:t xml:space="preserve"> </w:t>
      </w:r>
      <w:r w:rsidRPr="00DB7E0B">
        <w:t>Eating</w:t>
      </w:r>
      <w:r w:rsidRPr="00DB7E0B">
        <w:rPr>
          <w:spacing w:val="-1"/>
        </w:rPr>
        <w:t xml:space="preserve"> </w:t>
      </w:r>
      <w:r w:rsidRPr="00DB7E0B">
        <w:t>Disorder Examination</w:t>
      </w:r>
      <w:r w:rsidRPr="00DB7E0B">
        <w:rPr>
          <w:spacing w:val="-3"/>
        </w:rPr>
        <w:t xml:space="preserve"> </w:t>
      </w:r>
      <w:r w:rsidRPr="00DB7E0B">
        <w:t>Questionnaire</w:t>
      </w:r>
      <w:r w:rsidRPr="00DB7E0B">
        <w:rPr>
          <w:spacing w:val="-5"/>
        </w:rPr>
        <w:t xml:space="preserve"> </w:t>
      </w:r>
      <w:proofErr w:type="gramStart"/>
      <w:r w:rsidRPr="00DB7E0B">
        <w:t>With</w:t>
      </w:r>
      <w:proofErr w:type="gramEnd"/>
      <w:r w:rsidRPr="00DB7E0B">
        <w:rPr>
          <w:spacing w:val="-3"/>
        </w:rPr>
        <w:t xml:space="preserve"> </w:t>
      </w:r>
      <w:r w:rsidRPr="00DB7E0B">
        <w:t>and</w:t>
      </w:r>
      <w:r w:rsidRPr="00DB7E0B">
        <w:rPr>
          <w:spacing w:val="-3"/>
        </w:rPr>
        <w:t xml:space="preserve"> </w:t>
      </w:r>
      <w:r w:rsidRPr="00DB7E0B">
        <w:t>Without</w:t>
      </w:r>
      <w:r w:rsidRPr="00DB7E0B">
        <w:rPr>
          <w:spacing w:val="-1"/>
        </w:rPr>
        <w:t xml:space="preserve"> </w:t>
      </w:r>
      <w:r w:rsidRPr="00DB7E0B">
        <w:t>Instruction</w:t>
      </w:r>
      <w:r w:rsidRPr="00DB7E0B">
        <w:rPr>
          <w:spacing w:val="-3"/>
        </w:rPr>
        <w:t xml:space="preserve"> </w:t>
      </w:r>
      <w:r w:rsidRPr="00DB7E0B">
        <w:t>to</w:t>
      </w:r>
      <w:r w:rsidRPr="00DB7E0B">
        <w:rPr>
          <w:spacing w:val="-3"/>
        </w:rPr>
        <w:t xml:space="preserve"> </w:t>
      </w:r>
      <w:r w:rsidRPr="00DB7E0B">
        <w:t>Assess</w:t>
      </w:r>
      <w:r w:rsidRPr="00DB7E0B">
        <w:rPr>
          <w:spacing w:val="-3"/>
        </w:rPr>
        <w:t xml:space="preserve"> </w:t>
      </w:r>
      <w:r w:rsidRPr="00DB7E0B">
        <w:t>Binge</w:t>
      </w:r>
      <w:r w:rsidRPr="00DB7E0B">
        <w:rPr>
          <w:spacing w:val="-4"/>
        </w:rPr>
        <w:t xml:space="preserve"> </w:t>
      </w:r>
      <w:r w:rsidRPr="00DB7E0B">
        <w:t>Eating</w:t>
      </w:r>
      <w:r w:rsidRPr="00DB7E0B">
        <w:rPr>
          <w:spacing w:val="-3"/>
        </w:rPr>
        <w:t xml:space="preserve"> </w:t>
      </w:r>
      <w:r w:rsidRPr="00DB7E0B">
        <w:t>in</w:t>
      </w:r>
      <w:r w:rsidRPr="00DB7E0B">
        <w:rPr>
          <w:spacing w:val="-3"/>
        </w:rPr>
        <w:t xml:space="preserve"> </w:t>
      </w:r>
      <w:r w:rsidRPr="00DB7E0B">
        <w:t>Patients</w:t>
      </w:r>
      <w:r w:rsidRPr="00DB7E0B">
        <w:rPr>
          <w:spacing w:val="-3"/>
        </w:rPr>
        <w:t xml:space="preserve"> </w:t>
      </w:r>
      <w:r w:rsidRPr="00DB7E0B">
        <w:t>with Binge Eating Disorder.</w:t>
      </w:r>
      <w:r w:rsidRPr="00DB7E0B">
        <w:rPr>
          <w:spacing w:val="40"/>
        </w:rPr>
        <w:t xml:space="preserve"> </w:t>
      </w:r>
      <w:r w:rsidRPr="00DB7E0B">
        <w:t xml:space="preserve">Int J Eat Disord </w:t>
      </w:r>
      <w:proofErr w:type="gramStart"/>
      <w:r w:rsidRPr="00DB7E0B">
        <w:t>2005;37:107</w:t>
      </w:r>
      <w:proofErr w:type="gramEnd"/>
      <w:r w:rsidRPr="00DB7E0B">
        <w:t>.</w:t>
      </w:r>
    </w:p>
    <w:p w14:paraId="57F1D274" w14:textId="77777777" w:rsidR="008A7137" w:rsidRPr="00DB7E0B" w:rsidRDefault="008A7137" w:rsidP="008F3A41">
      <w:pPr>
        <w:spacing w:line="480" w:lineRule="auto"/>
        <w:ind w:left="176" w:right="541"/>
        <w:jc w:val="both"/>
      </w:pPr>
      <w:r w:rsidRPr="00DB7E0B">
        <w:t>**Part</w:t>
      </w:r>
      <w:r w:rsidRPr="00DB7E0B">
        <w:rPr>
          <w:spacing w:val="-4"/>
        </w:rPr>
        <w:t xml:space="preserve"> </w:t>
      </w:r>
      <w:r w:rsidRPr="00DB7E0B">
        <w:t>II</w:t>
      </w:r>
      <w:r w:rsidRPr="00DB7E0B">
        <w:rPr>
          <w:spacing w:val="-4"/>
        </w:rPr>
        <w:t xml:space="preserve"> </w:t>
      </w:r>
      <w:r w:rsidRPr="00DB7E0B">
        <w:t>adapted</w:t>
      </w:r>
      <w:r w:rsidRPr="00DB7E0B">
        <w:rPr>
          <w:spacing w:val="-4"/>
        </w:rPr>
        <w:t xml:space="preserve"> </w:t>
      </w:r>
      <w:r w:rsidRPr="00DB7E0B">
        <w:t>with</w:t>
      </w:r>
      <w:r w:rsidRPr="00DB7E0B">
        <w:rPr>
          <w:spacing w:val="-4"/>
        </w:rPr>
        <w:t xml:space="preserve"> </w:t>
      </w:r>
      <w:r w:rsidRPr="00DB7E0B">
        <w:t>permission</w:t>
      </w:r>
      <w:r w:rsidRPr="00DB7E0B">
        <w:rPr>
          <w:spacing w:val="-4"/>
        </w:rPr>
        <w:t xml:space="preserve"> </w:t>
      </w:r>
      <w:r w:rsidRPr="00DB7E0B">
        <w:t>from</w:t>
      </w:r>
      <w:r w:rsidRPr="00DB7E0B">
        <w:rPr>
          <w:spacing w:val="-4"/>
        </w:rPr>
        <w:t xml:space="preserve"> </w:t>
      </w:r>
      <w:r w:rsidRPr="00DB7E0B">
        <w:t>Fairburn</w:t>
      </w:r>
      <w:r w:rsidRPr="00DB7E0B">
        <w:rPr>
          <w:spacing w:val="-2"/>
        </w:rPr>
        <w:t xml:space="preserve"> </w:t>
      </w:r>
      <w:r w:rsidRPr="00DB7E0B">
        <w:t>C</w:t>
      </w:r>
      <w:r w:rsidRPr="00DB7E0B">
        <w:rPr>
          <w:spacing w:val="-4"/>
        </w:rPr>
        <w:t xml:space="preserve"> </w:t>
      </w:r>
      <w:r w:rsidRPr="00DB7E0B">
        <w:t>&amp;</w:t>
      </w:r>
      <w:r w:rsidRPr="00DB7E0B">
        <w:rPr>
          <w:spacing w:val="-4"/>
        </w:rPr>
        <w:t xml:space="preserve"> </w:t>
      </w:r>
      <w:r w:rsidRPr="00DB7E0B">
        <w:t>Beglin</w:t>
      </w:r>
      <w:r w:rsidRPr="00DB7E0B">
        <w:rPr>
          <w:spacing w:val="-4"/>
        </w:rPr>
        <w:t xml:space="preserve"> </w:t>
      </w:r>
      <w:r w:rsidRPr="00DB7E0B">
        <w:t>S.</w:t>
      </w:r>
      <w:r w:rsidRPr="00DB7E0B">
        <w:rPr>
          <w:spacing w:val="-4"/>
        </w:rPr>
        <w:t xml:space="preserve"> </w:t>
      </w:r>
      <w:r w:rsidRPr="00DB7E0B">
        <w:t>Assessment</w:t>
      </w:r>
      <w:r w:rsidRPr="00DB7E0B">
        <w:rPr>
          <w:spacing w:val="-4"/>
        </w:rPr>
        <w:t xml:space="preserve"> </w:t>
      </w:r>
      <w:r w:rsidRPr="00DB7E0B">
        <w:t>of</w:t>
      </w:r>
      <w:r w:rsidRPr="00DB7E0B">
        <w:rPr>
          <w:spacing w:val="-4"/>
        </w:rPr>
        <w:t xml:space="preserve"> </w:t>
      </w:r>
      <w:r w:rsidRPr="00DB7E0B">
        <w:t>Eating</w:t>
      </w:r>
      <w:r w:rsidRPr="00DB7E0B">
        <w:rPr>
          <w:spacing w:val="-4"/>
        </w:rPr>
        <w:t xml:space="preserve"> </w:t>
      </w:r>
      <w:r w:rsidRPr="00DB7E0B">
        <w:t xml:space="preserve">Disorders: Interview or Self-Report Questionnaire? Int J Eat Disord </w:t>
      </w:r>
      <w:proofErr w:type="gramStart"/>
      <w:r w:rsidRPr="00DB7E0B">
        <w:t>1994;16:363</w:t>
      </w:r>
      <w:proofErr w:type="gramEnd"/>
      <w:r w:rsidRPr="00DB7E0B">
        <w:t>.</w:t>
      </w:r>
    </w:p>
    <w:p w14:paraId="13D13E62" w14:textId="77777777" w:rsidR="00F40D64" w:rsidRPr="00DB7E0B" w:rsidRDefault="00F40D64" w:rsidP="008F3A41">
      <w:pPr>
        <w:spacing w:line="480" w:lineRule="auto"/>
      </w:pPr>
    </w:p>
    <w:p w14:paraId="2AC91D3E" w14:textId="77777777" w:rsidR="008C049D" w:rsidRPr="00DB7E0B" w:rsidRDefault="008C049D" w:rsidP="008F3A41">
      <w:pPr>
        <w:spacing w:line="480" w:lineRule="auto"/>
      </w:pPr>
    </w:p>
    <w:p w14:paraId="2F9A170C" w14:textId="6158CB0B" w:rsidR="008C049D" w:rsidRPr="00DB7E0B" w:rsidRDefault="00FE075B" w:rsidP="008F3A41">
      <w:pPr>
        <w:spacing w:line="480" w:lineRule="auto"/>
      </w:pPr>
      <w:r w:rsidRPr="00DB7E0B">
        <w:br w:type="page"/>
      </w:r>
    </w:p>
    <w:p w14:paraId="0F3A0639" w14:textId="500D8FBE" w:rsidR="00F40D64" w:rsidRPr="00DB7E0B" w:rsidRDefault="005211EE" w:rsidP="008F3A41">
      <w:pPr>
        <w:pStyle w:val="Heading1"/>
        <w:spacing w:line="480" w:lineRule="auto"/>
        <w:rPr>
          <w:rFonts w:ascii="Times New Roman" w:hAnsi="Times New Roman" w:cs="Times New Roman"/>
          <w:sz w:val="24"/>
          <w:szCs w:val="24"/>
        </w:rPr>
      </w:pPr>
      <w:bookmarkStart w:id="187" w:name="_Toc197739656"/>
      <w:r w:rsidRPr="00DB7E0B">
        <w:rPr>
          <w:rFonts w:ascii="Times New Roman" w:hAnsi="Times New Roman" w:cs="Times New Roman"/>
          <w:sz w:val="24"/>
          <w:szCs w:val="24"/>
        </w:rPr>
        <w:t xml:space="preserve">Appendix </w:t>
      </w:r>
      <w:r w:rsidR="008C049D" w:rsidRPr="00DB7E0B">
        <w:rPr>
          <w:rFonts w:ascii="Times New Roman" w:hAnsi="Times New Roman" w:cs="Times New Roman"/>
          <w:sz w:val="24"/>
          <w:szCs w:val="24"/>
        </w:rPr>
        <w:t>7</w:t>
      </w:r>
      <w:r w:rsidR="00234737" w:rsidRPr="00DB7E0B">
        <w:rPr>
          <w:rFonts w:ascii="Times New Roman" w:hAnsi="Times New Roman" w:cs="Times New Roman"/>
          <w:sz w:val="24"/>
          <w:szCs w:val="24"/>
        </w:rPr>
        <w:t>a</w:t>
      </w:r>
      <w:bookmarkEnd w:id="187"/>
    </w:p>
    <w:p w14:paraId="71EB1301" w14:textId="77777777" w:rsidR="00F40D64" w:rsidRPr="00DB7E0B" w:rsidRDefault="00F40D64" w:rsidP="008F3A41">
      <w:pPr>
        <w:spacing w:line="480" w:lineRule="auto"/>
      </w:pPr>
    </w:p>
    <w:p w14:paraId="2B8C4336" w14:textId="2CD1DCEA"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The Three-Factor Eating Questionnaire Revised 21-Item (TFEQ-R21)</w:t>
      </w:r>
    </w:p>
    <w:p w14:paraId="3EFB3EA4"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I deliberately take small helpings to control my weight.</w:t>
      </w:r>
    </w:p>
    <w:p w14:paraId="479EF31E"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37E1A210"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2. I start to eat when I feel anxious.</w:t>
      </w:r>
    </w:p>
    <w:p w14:paraId="66130352"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027353E2"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3. Sometimes when I start eating, I just can’t seem to stop.</w:t>
      </w:r>
    </w:p>
    <w:p w14:paraId="1D65B894"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6266D770"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4. When I feel sad, I often eat too much.</w:t>
      </w:r>
    </w:p>
    <w:p w14:paraId="1E63D415"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0E6E221E" w14:textId="76CBEEC9" w:rsidR="00F40D64" w:rsidRPr="00DB7E0B" w:rsidRDefault="005211EE" w:rsidP="008F3A41">
      <w:pPr>
        <w:spacing w:line="480" w:lineRule="auto"/>
        <w:rPr>
          <w:color w:val="000000"/>
          <w:lang w:val="en-GB"/>
        </w:rPr>
      </w:pPr>
      <w:r w:rsidRPr="00DB7E0B">
        <w:rPr>
          <w:color w:val="000000"/>
          <w:lang w:val="en-GB"/>
        </w:rPr>
        <w:t>5. I don’t eat some foods because they make me fat.</w:t>
      </w:r>
    </w:p>
    <w:p w14:paraId="2A8A6688"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11D1B3D9" w14:textId="5EAC4238"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6. Being with someone who is eating, often makes me want to also eat.</w:t>
      </w:r>
    </w:p>
    <w:p w14:paraId="34ED46BA"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78048813" w14:textId="59F9093C"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7. When I feel tense or ‘‘wound up’’, I often feel I need to eat.</w:t>
      </w:r>
    </w:p>
    <w:p w14:paraId="60E53437"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2DBE54C0" w14:textId="69A0EE90"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8. I often get so hungry that my stomach feels like a bottomless pit.</w:t>
      </w:r>
    </w:p>
    <w:p w14:paraId="79C62024"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6AAEF276" w14:textId="66A2BF30"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 xml:space="preserve">9. I’m always so hungry that it’s hard for me to stop eating before finishing </w:t>
      </w:r>
      <w:proofErr w:type="gramStart"/>
      <w:r w:rsidRPr="00DB7E0B">
        <w:rPr>
          <w:color w:val="000000"/>
          <w:lang w:val="en-GB"/>
        </w:rPr>
        <w:t>all of</w:t>
      </w:r>
      <w:proofErr w:type="gramEnd"/>
      <w:r w:rsidRPr="00DB7E0B">
        <w:rPr>
          <w:color w:val="000000"/>
          <w:lang w:val="en-GB"/>
        </w:rPr>
        <w:t xml:space="preserve"> the food on my plate.</w:t>
      </w:r>
    </w:p>
    <w:p w14:paraId="54987C39"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22C7CBDD"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10. When I feel lonely, I console myself by eating.</w:t>
      </w:r>
    </w:p>
    <w:p w14:paraId="65E4AB0F"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18325C9B" w14:textId="2BD7686B"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11. I consciously hold back on how much I eat at meals to keep from gaining weight.</w:t>
      </w:r>
    </w:p>
    <w:p w14:paraId="5F175E94"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3804E9B2" w14:textId="4965C1F0"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12. When I smell a sizzling steak or see a juicy piece of meat, I find it very difficult to keep from eating even if I’ve just finished a meal.</w:t>
      </w:r>
    </w:p>
    <w:p w14:paraId="2F861181"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455A5269"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13. I’m always hungry enough to eat at any time.</w:t>
      </w:r>
    </w:p>
    <w:p w14:paraId="35186A1A"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04AB26C3"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14. If I feel nervous, I try to calm down by eating.</w:t>
      </w:r>
    </w:p>
    <w:p w14:paraId="34FACCF9"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642AA23F" w14:textId="78CA1B61"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 xml:space="preserve">15. When I see something that looks very delicious, I often get so hungry that I </w:t>
      </w:r>
      <w:proofErr w:type="gramStart"/>
      <w:r w:rsidRPr="00DB7E0B">
        <w:rPr>
          <w:color w:val="000000"/>
          <w:lang w:val="en-GB"/>
        </w:rPr>
        <w:t>have to</w:t>
      </w:r>
      <w:proofErr w:type="gramEnd"/>
      <w:r w:rsidRPr="00DB7E0B">
        <w:rPr>
          <w:color w:val="000000"/>
          <w:lang w:val="en-GB"/>
        </w:rPr>
        <w:t xml:space="preserve"> eat right away.</w:t>
      </w:r>
    </w:p>
    <w:p w14:paraId="529F29AC"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3F0E7CB5"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16. When I feel depressed, I want to eat.</w:t>
      </w:r>
    </w:p>
    <w:p w14:paraId="29D301B3"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Definitely true, (2) Mostly true, (3) Mostly false, (4) Definitely false</w:t>
      </w:r>
    </w:p>
    <w:p w14:paraId="3D1B2CE6"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17. How often do you avoid ‘‘stocking up’’ on tempting foods?</w:t>
      </w:r>
    </w:p>
    <w:p w14:paraId="1EF4F09E" w14:textId="7C895F55"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 xml:space="preserve"> (1) Almost never, (2) Seldom, (3) Usually, (4) Almost always</w:t>
      </w:r>
    </w:p>
    <w:p w14:paraId="1330489B"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 xml:space="preserve">18. How likely are you to </w:t>
      </w:r>
      <w:proofErr w:type="gramStart"/>
      <w:r w:rsidRPr="00DB7E0B">
        <w:rPr>
          <w:color w:val="000000"/>
          <w:lang w:val="en-GB"/>
        </w:rPr>
        <w:t>make an effort</w:t>
      </w:r>
      <w:proofErr w:type="gramEnd"/>
      <w:r w:rsidRPr="00DB7E0B">
        <w:rPr>
          <w:color w:val="000000"/>
          <w:lang w:val="en-GB"/>
        </w:rPr>
        <w:t xml:space="preserve"> to eat less than you want?</w:t>
      </w:r>
    </w:p>
    <w:p w14:paraId="3E5E2B97"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Unlikely, (2) A little likely, (3) Somewhat likely, (4) Very likely.</w:t>
      </w:r>
    </w:p>
    <w:p w14:paraId="4BCA6ADF" w14:textId="60CD5A39"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19. Do you go on eating binges even though you’re not hungry?</w:t>
      </w:r>
    </w:p>
    <w:p w14:paraId="2F72DB88"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Never, (2) Rarely, (3) Sometimes, (4) At least once a week</w:t>
      </w:r>
    </w:p>
    <w:p w14:paraId="645CC72C"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20. How often do you feel hungry?</w:t>
      </w:r>
    </w:p>
    <w:p w14:paraId="5651C9DC"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(1) Only at mealtimes, (2) Sometimes between meals (3) Often between meals (4) Almost always</w:t>
      </w:r>
    </w:p>
    <w:p w14:paraId="68B28E84" w14:textId="61F10495"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21. On a scale from 1 to 8, where 1 means no restraint in eating and 8 means total restraint, what number would you give yourself?</w:t>
      </w:r>
    </w:p>
    <w:p w14:paraId="25124701"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Mark the number that best applies to you: 1 2 3 4 5 6 7 8.</w:t>
      </w:r>
    </w:p>
    <w:p w14:paraId="3D79F153" w14:textId="77777777" w:rsidR="00F40D64" w:rsidRPr="00DB7E0B" w:rsidRDefault="00F40D64"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6D9E3210" w14:textId="77777777"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The uncontrolled eating domain was composed of items 3, 6, 8, 9, 12, 13, 15, 19, 20. The cognitive restraint domain was composed of items 1, 5, 11, 17, 18, 21. The emotional eating domain was composed of items 2, 4, 7, 10, 14, 16.</w:t>
      </w:r>
    </w:p>
    <w:p w14:paraId="66A72E42" w14:textId="7862CB60" w:rsidR="00F40D64" w:rsidRPr="00DB7E0B" w:rsidRDefault="005211EE" w:rsidP="008F3A41">
      <w:pPr>
        <w:spacing w:line="480" w:lineRule="auto"/>
        <w:rPr>
          <w:color w:val="000000"/>
          <w:lang w:val="en-GB"/>
        </w:rPr>
      </w:pPr>
      <w:r w:rsidRPr="00DB7E0B">
        <w:rPr>
          <w:color w:val="000000"/>
          <w:lang w:val="en-GB"/>
        </w:rPr>
        <w:t>Before calculating the domain scores, items 1–16 should be reverse coded, and item 21 should be recoded as follows: 1–2 scoresas1;3–4 as 2; 5–6 as 3;7–8 as 4.</w:t>
      </w:r>
    </w:p>
    <w:p w14:paraId="021C75AA" w14:textId="77777777" w:rsidR="00F40D64" w:rsidRPr="00DB7E0B" w:rsidRDefault="00F40D64" w:rsidP="008F3A41">
      <w:pPr>
        <w:spacing w:line="480" w:lineRule="auto"/>
        <w:rPr>
          <w:color w:val="000000"/>
          <w:lang w:val="en-GB"/>
        </w:rPr>
      </w:pPr>
    </w:p>
    <w:p w14:paraId="018C5804" w14:textId="524E63E5" w:rsidR="00234737" w:rsidRPr="00DB7E0B" w:rsidRDefault="00234737" w:rsidP="008F3A41">
      <w:pPr>
        <w:spacing w:line="480" w:lineRule="auto"/>
        <w:rPr>
          <w:color w:val="000000"/>
          <w:lang w:val="en-GB"/>
        </w:rPr>
      </w:pPr>
      <w:r w:rsidRPr="00DB7E0B">
        <w:rPr>
          <w:color w:val="000000"/>
          <w:lang w:val="en-GB"/>
        </w:rPr>
        <w:br w:type="page"/>
      </w:r>
    </w:p>
    <w:p w14:paraId="69C8E8D1" w14:textId="77777777" w:rsidR="00BC083F" w:rsidRPr="00DB7E0B" w:rsidRDefault="00BC083F" w:rsidP="008F3A41">
      <w:pPr>
        <w:spacing w:line="480" w:lineRule="auto"/>
        <w:rPr>
          <w:color w:val="000000"/>
          <w:lang w:val="en-GB"/>
        </w:rPr>
      </w:pPr>
    </w:p>
    <w:p w14:paraId="4D2BDE53" w14:textId="3231DAEC" w:rsidR="00F40D64" w:rsidRPr="00DB7E0B" w:rsidRDefault="005211EE" w:rsidP="008F3A41">
      <w:pPr>
        <w:pStyle w:val="Heading1"/>
        <w:spacing w:line="480" w:lineRule="auto"/>
        <w:rPr>
          <w:rFonts w:ascii="Times New Roman" w:hAnsi="Times New Roman" w:cs="Times New Roman"/>
          <w:sz w:val="24"/>
          <w:szCs w:val="24"/>
          <w:lang w:val="en-GB"/>
        </w:rPr>
      </w:pPr>
      <w:bookmarkStart w:id="188" w:name="_Toc197739657"/>
      <w:r w:rsidRPr="00DB7E0B">
        <w:rPr>
          <w:rFonts w:ascii="Times New Roman" w:hAnsi="Times New Roman" w:cs="Times New Roman"/>
          <w:sz w:val="24"/>
          <w:szCs w:val="24"/>
          <w:lang w:val="en-GB"/>
        </w:rPr>
        <w:t xml:space="preserve">Appendix </w:t>
      </w:r>
      <w:r w:rsidR="00EA1E0E" w:rsidRPr="00DB7E0B">
        <w:rPr>
          <w:rFonts w:ascii="Times New Roman" w:hAnsi="Times New Roman" w:cs="Times New Roman"/>
          <w:sz w:val="24"/>
          <w:szCs w:val="24"/>
          <w:lang w:val="en-GB"/>
        </w:rPr>
        <w:t>8</w:t>
      </w:r>
      <w:bookmarkEnd w:id="188"/>
    </w:p>
    <w:p w14:paraId="4EBCDE21" w14:textId="154C96CD" w:rsidR="00AA4B42" w:rsidRPr="00DB7E0B" w:rsidRDefault="005142EA" w:rsidP="008F3A41">
      <w:pPr>
        <w:spacing w:line="480" w:lineRule="auto"/>
        <w:rPr>
          <w:lang w:val="en-GB"/>
        </w:rPr>
      </w:pPr>
      <w:r w:rsidRPr="00DB7E0B">
        <w:rPr>
          <w:lang w:val="en-GB"/>
        </w:rPr>
        <w:t>PHQ-</w:t>
      </w:r>
      <w:r w:rsidR="00FF71DE" w:rsidRPr="00DB7E0B">
        <w:rPr>
          <w:lang w:val="en-GB"/>
        </w:rPr>
        <w:t>2</w:t>
      </w:r>
    </w:p>
    <w:p w14:paraId="620BC1E4" w14:textId="77777777" w:rsidR="005142EA" w:rsidRPr="00DB7E0B" w:rsidRDefault="005142EA" w:rsidP="008F3A41">
      <w:pPr>
        <w:spacing w:line="480" w:lineRule="auto"/>
        <w:rPr>
          <w:color w:val="505050"/>
        </w:rPr>
      </w:pPr>
      <w:r w:rsidRPr="00DB7E0B">
        <w:t>How often have you been bothered by each of the following symptoms during the past two weeks? For each symptom tick in the box beside the answer that best describes how you have been feeling</w:t>
      </w:r>
      <w:r w:rsidRPr="00DB7E0B">
        <w:rPr>
          <w:color w:val="505050"/>
        </w:rPr>
        <w:t>.</w:t>
      </w:r>
    </w:p>
    <w:p w14:paraId="781A3273" w14:textId="77777777" w:rsidR="005142EA" w:rsidRPr="00DB7E0B" w:rsidRDefault="005142EA" w:rsidP="008F3A41">
      <w:pPr>
        <w:spacing w:line="480" w:lineRule="auto"/>
      </w:pPr>
    </w:p>
    <w:p w14:paraId="200E51D4" w14:textId="77777777" w:rsidR="005142EA" w:rsidRPr="00DB7E0B" w:rsidRDefault="005142EA" w:rsidP="008F3A41">
      <w:pPr>
        <w:spacing w:line="480" w:lineRule="auto"/>
      </w:pPr>
    </w:p>
    <w:p w14:paraId="6065E2A4" w14:textId="77777777" w:rsidR="005142EA" w:rsidRPr="00DB7E0B" w:rsidRDefault="005142EA" w:rsidP="008F3A41">
      <w:pPr>
        <w:spacing w:line="480" w:lineRule="auto"/>
      </w:pPr>
    </w:p>
    <w:p w14:paraId="3FB4A95C" w14:textId="77777777" w:rsidR="005142EA" w:rsidRPr="00DB7E0B" w:rsidRDefault="005142EA" w:rsidP="008F3A41">
      <w:pPr>
        <w:spacing w:line="480" w:lineRule="auto"/>
      </w:pPr>
    </w:p>
    <w:tbl>
      <w:tblPr>
        <w:tblStyle w:val="GridTable2"/>
        <w:tblW w:w="0" w:type="auto"/>
        <w:tblLook w:val="04A0" w:firstRow="1" w:lastRow="0" w:firstColumn="1" w:lastColumn="0" w:noHBand="0" w:noVBand="1"/>
      </w:tblPr>
      <w:tblGrid>
        <w:gridCol w:w="4580"/>
        <w:gridCol w:w="1069"/>
        <w:gridCol w:w="1350"/>
        <w:gridCol w:w="1562"/>
        <w:gridCol w:w="1426"/>
        <w:gridCol w:w="13"/>
      </w:tblGrid>
      <w:tr w:rsidR="005142EA" w:rsidRPr="00DB7E0B" w14:paraId="7CCA37A9" w14:textId="77777777" w:rsidTr="00FF71DE">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80" w:type="dxa"/>
          </w:tcPr>
          <w:p w14:paraId="10D20AF6" w14:textId="77777777" w:rsidR="005142EA" w:rsidRPr="00DB7E0B" w:rsidRDefault="005142EA" w:rsidP="008F3A41">
            <w:pPr>
              <w:spacing w:line="480" w:lineRule="auto"/>
              <w:rPr>
                <w:b w:val="0"/>
                <w:bCs w:val="0"/>
              </w:rPr>
            </w:pPr>
          </w:p>
        </w:tc>
        <w:tc>
          <w:tcPr>
            <w:tcW w:w="1069" w:type="dxa"/>
          </w:tcPr>
          <w:p w14:paraId="64FB3F5B" w14:textId="77777777" w:rsidR="005142EA" w:rsidRPr="00DB7E0B" w:rsidRDefault="005142EA" w:rsidP="008F3A41">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B7E0B">
              <w:rPr>
                <w:b w:val="0"/>
                <w:bCs w:val="0"/>
              </w:rPr>
              <w:t>Not at all</w:t>
            </w:r>
          </w:p>
        </w:tc>
        <w:tc>
          <w:tcPr>
            <w:tcW w:w="1350" w:type="dxa"/>
          </w:tcPr>
          <w:p w14:paraId="15BA648C" w14:textId="77777777" w:rsidR="005142EA" w:rsidRPr="00DB7E0B" w:rsidRDefault="005142EA" w:rsidP="008F3A41">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B7E0B">
              <w:rPr>
                <w:b w:val="0"/>
                <w:bCs w:val="0"/>
              </w:rPr>
              <w:t>Several days</w:t>
            </w:r>
          </w:p>
        </w:tc>
        <w:tc>
          <w:tcPr>
            <w:tcW w:w="1562" w:type="dxa"/>
          </w:tcPr>
          <w:p w14:paraId="2AB00436" w14:textId="77777777" w:rsidR="005142EA" w:rsidRPr="00DB7E0B" w:rsidRDefault="005142EA" w:rsidP="008F3A41">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B7E0B">
              <w:rPr>
                <w:b w:val="0"/>
                <w:bCs w:val="0"/>
              </w:rPr>
              <w:t>More than half the days</w:t>
            </w:r>
          </w:p>
        </w:tc>
        <w:tc>
          <w:tcPr>
            <w:tcW w:w="1439" w:type="dxa"/>
            <w:gridSpan w:val="2"/>
          </w:tcPr>
          <w:p w14:paraId="3D9E4BAE" w14:textId="77777777" w:rsidR="005142EA" w:rsidRPr="00DB7E0B" w:rsidRDefault="005142EA" w:rsidP="008F3A41">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B7E0B">
              <w:rPr>
                <w:b w:val="0"/>
                <w:bCs w:val="0"/>
              </w:rPr>
              <w:t>Nearly every day</w:t>
            </w:r>
          </w:p>
        </w:tc>
      </w:tr>
      <w:tr w:rsidR="005142EA" w:rsidRPr="00DB7E0B" w14:paraId="5BE0CEEB" w14:textId="77777777" w:rsidTr="00FF71DE">
        <w:trPr>
          <w:gridAfter w:val="1"/>
          <w:cnfStyle w:val="000000100000" w:firstRow="0" w:lastRow="0" w:firstColumn="0" w:lastColumn="0" w:oddVBand="0" w:evenVBand="0" w:oddHBand="1" w:evenHBand="0" w:firstRowFirstColumn="0" w:firstRowLastColumn="0" w:lastRowFirstColumn="0" w:lastRowLastColumn="0"/>
          <w:wAfter w:w="13" w:type="dxa"/>
          <w:trHeight w:val="432"/>
        </w:trPr>
        <w:tc>
          <w:tcPr>
            <w:cnfStyle w:val="001000000000" w:firstRow="0" w:lastRow="0" w:firstColumn="1" w:lastColumn="0" w:oddVBand="0" w:evenVBand="0" w:oddHBand="0" w:evenHBand="0" w:firstRowFirstColumn="0" w:firstRowLastColumn="0" w:lastRowFirstColumn="0" w:lastRowLastColumn="0"/>
            <w:tcW w:w="4580" w:type="dxa"/>
          </w:tcPr>
          <w:p w14:paraId="74C64C59" w14:textId="77777777" w:rsidR="005142EA" w:rsidRPr="00DB7E0B" w:rsidRDefault="005142EA" w:rsidP="008465F2">
            <w:pPr>
              <w:pStyle w:val="ListParagraph"/>
              <w:numPr>
                <w:ilvl w:val="0"/>
                <w:numId w:val="14"/>
              </w:numPr>
              <w:spacing w:line="480" w:lineRule="auto"/>
              <w:rPr>
                <w:b w:val="0"/>
                <w:bCs w:val="0"/>
                <w:lang w:val="en-US"/>
              </w:rPr>
            </w:pPr>
            <w:r w:rsidRPr="00DB7E0B">
              <w:rPr>
                <w:b w:val="0"/>
                <w:bCs w:val="0"/>
                <w:color w:val="293340"/>
                <w:lang w:val="en-US"/>
              </w:rPr>
              <w:t>Feeling down, depressed, irritable, or hopeless? </w:t>
            </w:r>
          </w:p>
        </w:tc>
        <w:tc>
          <w:tcPr>
            <w:tcW w:w="1069" w:type="dxa"/>
          </w:tcPr>
          <w:p w14:paraId="766BD935" w14:textId="77777777" w:rsidR="005142EA" w:rsidRPr="00DB7E0B" w:rsidRDefault="005142EA" w:rsidP="008F3A41">
            <w:pPr>
              <w:spacing w:line="480"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2278AF3B" w14:textId="77777777" w:rsidR="005142EA" w:rsidRPr="00DB7E0B" w:rsidRDefault="005142EA" w:rsidP="008F3A41">
            <w:pPr>
              <w:spacing w:line="480" w:lineRule="auto"/>
              <w:cnfStyle w:val="000000100000" w:firstRow="0" w:lastRow="0" w:firstColumn="0" w:lastColumn="0" w:oddVBand="0" w:evenVBand="0" w:oddHBand="1" w:evenHBand="0" w:firstRowFirstColumn="0" w:firstRowLastColumn="0" w:lastRowFirstColumn="0" w:lastRowLastColumn="0"/>
            </w:pPr>
          </w:p>
        </w:tc>
        <w:tc>
          <w:tcPr>
            <w:tcW w:w="1562" w:type="dxa"/>
          </w:tcPr>
          <w:p w14:paraId="0AE73058" w14:textId="77777777" w:rsidR="005142EA" w:rsidRPr="00DB7E0B" w:rsidRDefault="005142EA" w:rsidP="008F3A41">
            <w:pPr>
              <w:spacing w:line="480" w:lineRule="auto"/>
              <w:cnfStyle w:val="000000100000" w:firstRow="0" w:lastRow="0" w:firstColumn="0" w:lastColumn="0" w:oddVBand="0" w:evenVBand="0" w:oddHBand="1" w:evenHBand="0" w:firstRowFirstColumn="0" w:firstRowLastColumn="0" w:lastRowFirstColumn="0" w:lastRowLastColumn="0"/>
            </w:pPr>
          </w:p>
        </w:tc>
        <w:tc>
          <w:tcPr>
            <w:tcW w:w="1426" w:type="dxa"/>
          </w:tcPr>
          <w:p w14:paraId="62366580" w14:textId="77777777" w:rsidR="005142EA" w:rsidRPr="00DB7E0B" w:rsidRDefault="005142EA" w:rsidP="008F3A41">
            <w:pPr>
              <w:spacing w:line="480" w:lineRule="auto"/>
              <w:cnfStyle w:val="000000100000" w:firstRow="0" w:lastRow="0" w:firstColumn="0" w:lastColumn="0" w:oddVBand="0" w:evenVBand="0" w:oddHBand="1" w:evenHBand="0" w:firstRowFirstColumn="0" w:firstRowLastColumn="0" w:lastRowFirstColumn="0" w:lastRowLastColumn="0"/>
            </w:pPr>
          </w:p>
        </w:tc>
      </w:tr>
      <w:tr w:rsidR="005142EA" w:rsidRPr="00DB7E0B" w14:paraId="48B3CFDC" w14:textId="77777777" w:rsidTr="00FF71DE">
        <w:trPr>
          <w:gridAfter w:val="1"/>
          <w:wAfter w:w="13" w:type="dxa"/>
          <w:trHeight w:val="432"/>
        </w:trPr>
        <w:tc>
          <w:tcPr>
            <w:cnfStyle w:val="001000000000" w:firstRow="0" w:lastRow="0" w:firstColumn="1" w:lastColumn="0" w:oddVBand="0" w:evenVBand="0" w:oddHBand="0" w:evenHBand="0" w:firstRowFirstColumn="0" w:firstRowLastColumn="0" w:lastRowFirstColumn="0" w:lastRowLastColumn="0"/>
            <w:tcW w:w="4580" w:type="dxa"/>
          </w:tcPr>
          <w:p w14:paraId="5A6EEB08" w14:textId="77777777" w:rsidR="005142EA" w:rsidRPr="00DB7E0B" w:rsidRDefault="005142EA" w:rsidP="008465F2">
            <w:pPr>
              <w:pStyle w:val="ListParagraph"/>
              <w:numPr>
                <w:ilvl w:val="0"/>
                <w:numId w:val="14"/>
              </w:numPr>
              <w:spacing w:before="100" w:beforeAutospacing="1" w:after="100" w:afterAutospacing="1" w:line="480" w:lineRule="auto"/>
              <w:rPr>
                <w:b w:val="0"/>
                <w:bCs w:val="0"/>
                <w:color w:val="293340"/>
                <w:lang w:val="en-US"/>
              </w:rPr>
            </w:pPr>
            <w:r w:rsidRPr="00DB7E0B">
              <w:rPr>
                <w:b w:val="0"/>
                <w:bCs w:val="0"/>
                <w:color w:val="293340"/>
                <w:lang w:val="en-US"/>
              </w:rPr>
              <w:t>Little interest or pleasure in doing things</w:t>
            </w:r>
          </w:p>
          <w:p w14:paraId="6C3B6DB1" w14:textId="77777777" w:rsidR="005142EA" w:rsidRPr="00DB7E0B" w:rsidRDefault="005142EA" w:rsidP="008F3A41">
            <w:pPr>
              <w:spacing w:line="480" w:lineRule="auto"/>
              <w:rPr>
                <w:b w:val="0"/>
                <w:bCs w:val="0"/>
              </w:rPr>
            </w:pPr>
          </w:p>
        </w:tc>
        <w:tc>
          <w:tcPr>
            <w:tcW w:w="1069" w:type="dxa"/>
          </w:tcPr>
          <w:p w14:paraId="3EEC0CB2" w14:textId="77777777" w:rsidR="005142EA" w:rsidRPr="00DB7E0B" w:rsidRDefault="005142EA" w:rsidP="008F3A41">
            <w:pPr>
              <w:spacing w:line="480"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00AFEA00" w14:textId="77777777" w:rsidR="005142EA" w:rsidRPr="00DB7E0B" w:rsidRDefault="005142EA" w:rsidP="008F3A41">
            <w:pPr>
              <w:spacing w:line="480" w:lineRule="auto"/>
              <w:cnfStyle w:val="000000000000" w:firstRow="0" w:lastRow="0" w:firstColumn="0" w:lastColumn="0" w:oddVBand="0" w:evenVBand="0" w:oddHBand="0" w:evenHBand="0" w:firstRowFirstColumn="0" w:firstRowLastColumn="0" w:lastRowFirstColumn="0" w:lastRowLastColumn="0"/>
            </w:pPr>
          </w:p>
        </w:tc>
        <w:tc>
          <w:tcPr>
            <w:tcW w:w="1562" w:type="dxa"/>
          </w:tcPr>
          <w:p w14:paraId="77B0B399" w14:textId="77777777" w:rsidR="005142EA" w:rsidRPr="00DB7E0B" w:rsidRDefault="005142EA" w:rsidP="008F3A41">
            <w:pPr>
              <w:spacing w:line="480" w:lineRule="auto"/>
              <w:cnfStyle w:val="000000000000" w:firstRow="0" w:lastRow="0" w:firstColumn="0" w:lastColumn="0" w:oddVBand="0" w:evenVBand="0" w:oddHBand="0" w:evenHBand="0" w:firstRowFirstColumn="0" w:firstRowLastColumn="0" w:lastRowFirstColumn="0" w:lastRowLastColumn="0"/>
            </w:pPr>
          </w:p>
        </w:tc>
        <w:tc>
          <w:tcPr>
            <w:tcW w:w="1426" w:type="dxa"/>
          </w:tcPr>
          <w:p w14:paraId="50E6FE3A" w14:textId="77777777" w:rsidR="005142EA" w:rsidRPr="00DB7E0B" w:rsidRDefault="005142EA" w:rsidP="008F3A41">
            <w:pPr>
              <w:spacing w:line="480" w:lineRule="auto"/>
              <w:cnfStyle w:val="000000000000" w:firstRow="0" w:lastRow="0" w:firstColumn="0" w:lastColumn="0" w:oddVBand="0" w:evenVBand="0" w:oddHBand="0" w:evenHBand="0" w:firstRowFirstColumn="0" w:firstRowLastColumn="0" w:lastRowFirstColumn="0" w:lastRowLastColumn="0"/>
            </w:pPr>
          </w:p>
        </w:tc>
      </w:tr>
    </w:tbl>
    <w:p w14:paraId="7667B7C8" w14:textId="77777777" w:rsidR="005142EA" w:rsidRPr="00DB7E0B" w:rsidRDefault="005142EA" w:rsidP="008F3A41">
      <w:pPr>
        <w:tabs>
          <w:tab w:val="left" w:pos="1825"/>
        </w:tabs>
        <w:spacing w:line="480" w:lineRule="auto"/>
        <w:rPr>
          <w:lang w:val="en-GB"/>
        </w:rPr>
      </w:pPr>
    </w:p>
    <w:p w14:paraId="04026866" w14:textId="77777777" w:rsidR="005142EA" w:rsidRPr="00DB7E0B" w:rsidRDefault="005142EA" w:rsidP="008F3A41">
      <w:pPr>
        <w:tabs>
          <w:tab w:val="left" w:pos="1825"/>
        </w:tabs>
        <w:spacing w:line="480" w:lineRule="auto"/>
        <w:rPr>
          <w:lang w:val="en-GB"/>
        </w:rPr>
      </w:pPr>
    </w:p>
    <w:p w14:paraId="6B6BC461" w14:textId="77777777" w:rsidR="005142EA" w:rsidRPr="00DB7E0B" w:rsidRDefault="005142EA" w:rsidP="008F3A41">
      <w:pPr>
        <w:spacing w:line="480" w:lineRule="auto"/>
        <w:rPr>
          <w:color w:val="212121"/>
          <w:shd w:val="clear" w:color="auto" w:fill="FFFFFF"/>
        </w:rPr>
      </w:pPr>
    </w:p>
    <w:p w14:paraId="2059A757" w14:textId="77777777" w:rsidR="005142EA" w:rsidRPr="00DB7E0B" w:rsidRDefault="005142EA" w:rsidP="008F3A41">
      <w:pPr>
        <w:tabs>
          <w:tab w:val="left" w:pos="1825"/>
        </w:tabs>
        <w:spacing w:line="480" w:lineRule="auto"/>
      </w:pPr>
    </w:p>
    <w:p w14:paraId="2A756FE0" w14:textId="77777777" w:rsidR="005142EA" w:rsidRPr="00DB7E0B" w:rsidRDefault="005142EA" w:rsidP="008F3A41">
      <w:pPr>
        <w:spacing w:line="480" w:lineRule="auto"/>
      </w:pPr>
      <w:r w:rsidRPr="00DB7E0B">
        <w:br w:type="page"/>
      </w:r>
    </w:p>
    <w:p w14:paraId="78578ACC" w14:textId="77777777" w:rsidR="00AA4B42" w:rsidRPr="00DB7E0B" w:rsidRDefault="00AA4B42" w:rsidP="008F3A41">
      <w:pPr>
        <w:spacing w:line="480" w:lineRule="auto"/>
        <w:rPr>
          <w:lang w:val="en-GB"/>
        </w:rPr>
      </w:pPr>
    </w:p>
    <w:p w14:paraId="28315BC1" w14:textId="55747130" w:rsidR="00F40D64" w:rsidRPr="00DB7E0B" w:rsidRDefault="005211EE" w:rsidP="008F3A41">
      <w:pPr>
        <w:pStyle w:val="Heading1"/>
        <w:spacing w:line="480" w:lineRule="auto"/>
        <w:rPr>
          <w:rFonts w:ascii="Times New Roman" w:hAnsi="Times New Roman" w:cs="Times New Roman"/>
          <w:sz w:val="24"/>
          <w:szCs w:val="24"/>
          <w:lang w:val="en-GB"/>
        </w:rPr>
      </w:pPr>
      <w:bookmarkStart w:id="189" w:name="_Toc197739658"/>
      <w:r w:rsidRPr="00DB7E0B">
        <w:rPr>
          <w:rFonts w:ascii="Times New Roman" w:hAnsi="Times New Roman" w:cs="Times New Roman"/>
          <w:sz w:val="24"/>
          <w:szCs w:val="24"/>
          <w:lang w:val="en-GB"/>
        </w:rPr>
        <w:t xml:space="preserve">Appendix </w:t>
      </w:r>
      <w:r w:rsidR="00676D75" w:rsidRPr="00DB7E0B">
        <w:rPr>
          <w:rFonts w:ascii="Times New Roman" w:hAnsi="Times New Roman" w:cs="Times New Roman"/>
          <w:sz w:val="24"/>
          <w:szCs w:val="24"/>
          <w:lang w:val="en-GB"/>
        </w:rPr>
        <w:t>9</w:t>
      </w:r>
      <w:bookmarkEnd w:id="189"/>
    </w:p>
    <w:p w14:paraId="58C754F6" w14:textId="136831F7" w:rsidR="00F40D64" w:rsidRPr="00DB7E0B" w:rsidRDefault="005142EA" w:rsidP="008F3A41">
      <w:pPr>
        <w:spacing w:before="100" w:beforeAutospacing="1" w:after="100" w:afterAutospacing="1" w:line="480" w:lineRule="auto"/>
        <w:rPr>
          <w:color w:val="293340"/>
        </w:rPr>
      </w:pPr>
      <w:r w:rsidRPr="00DB7E0B">
        <w:rPr>
          <w:color w:val="293340"/>
        </w:rPr>
        <w:t>GAD-</w:t>
      </w:r>
      <w:r w:rsidR="00FF71DE" w:rsidRPr="00DB7E0B">
        <w:rPr>
          <w:color w:val="293340"/>
        </w:rPr>
        <w:t>2</w:t>
      </w:r>
    </w:p>
    <w:p w14:paraId="68934023" w14:textId="77777777" w:rsidR="00E43197" w:rsidRPr="00DB7E0B" w:rsidRDefault="00E43197" w:rsidP="008F3A41">
      <w:pPr>
        <w:spacing w:line="480" w:lineRule="auto"/>
      </w:pPr>
      <w:r w:rsidRPr="00DB7E0B">
        <w:t xml:space="preserve">. Over the </w:t>
      </w:r>
      <w:r w:rsidRPr="00DB7E0B">
        <w:rPr>
          <w:u w:val="single"/>
        </w:rPr>
        <w:t>last 2 weeks</w:t>
      </w:r>
      <w:r w:rsidRPr="00DB7E0B">
        <w:t>, how often have you been bothered by any of the following problems?</w:t>
      </w:r>
    </w:p>
    <w:tbl>
      <w:tblPr>
        <w:tblStyle w:val="TableGrid"/>
        <w:tblW w:w="9775" w:type="dxa"/>
        <w:tblLook w:val="04A0" w:firstRow="1" w:lastRow="0" w:firstColumn="1" w:lastColumn="0" w:noHBand="0" w:noVBand="1"/>
      </w:tblPr>
      <w:tblGrid>
        <w:gridCol w:w="4476"/>
        <w:gridCol w:w="1078"/>
        <w:gridCol w:w="1162"/>
        <w:gridCol w:w="1587"/>
        <w:gridCol w:w="1458"/>
        <w:gridCol w:w="14"/>
      </w:tblGrid>
      <w:tr w:rsidR="00E43197" w:rsidRPr="00DB7E0B" w14:paraId="4B07B72A" w14:textId="77777777">
        <w:trPr>
          <w:trHeight w:val="650"/>
        </w:trPr>
        <w:tc>
          <w:tcPr>
            <w:tcW w:w="4476" w:type="dxa"/>
          </w:tcPr>
          <w:p w14:paraId="741075A0" w14:textId="77777777" w:rsidR="00E43197" w:rsidRPr="00DB7E0B" w:rsidRDefault="00E43197" w:rsidP="008F3A41">
            <w:pPr>
              <w:spacing w:line="480" w:lineRule="auto"/>
              <w:rPr>
                <w:sz w:val="24"/>
                <w:szCs w:val="24"/>
              </w:rPr>
            </w:pPr>
          </w:p>
        </w:tc>
        <w:tc>
          <w:tcPr>
            <w:tcW w:w="1078" w:type="dxa"/>
          </w:tcPr>
          <w:p w14:paraId="367D5F15" w14:textId="77777777" w:rsidR="00E43197" w:rsidRPr="00DB7E0B" w:rsidRDefault="00E43197" w:rsidP="008F3A41">
            <w:pPr>
              <w:spacing w:line="480" w:lineRule="auto"/>
              <w:rPr>
                <w:sz w:val="24"/>
                <w:szCs w:val="24"/>
              </w:rPr>
            </w:pPr>
            <w:r w:rsidRPr="00DB7E0B">
              <w:rPr>
                <w:sz w:val="24"/>
                <w:szCs w:val="24"/>
              </w:rPr>
              <w:t>Not at all</w:t>
            </w:r>
          </w:p>
        </w:tc>
        <w:tc>
          <w:tcPr>
            <w:tcW w:w="1162" w:type="dxa"/>
          </w:tcPr>
          <w:p w14:paraId="02B567F3" w14:textId="77777777" w:rsidR="00E43197" w:rsidRPr="00DB7E0B" w:rsidRDefault="00E43197" w:rsidP="008F3A41">
            <w:pPr>
              <w:spacing w:line="480" w:lineRule="auto"/>
              <w:rPr>
                <w:sz w:val="24"/>
                <w:szCs w:val="24"/>
              </w:rPr>
            </w:pPr>
            <w:r w:rsidRPr="00DB7E0B">
              <w:rPr>
                <w:sz w:val="24"/>
                <w:szCs w:val="24"/>
              </w:rPr>
              <w:t>Several days</w:t>
            </w:r>
          </w:p>
        </w:tc>
        <w:tc>
          <w:tcPr>
            <w:tcW w:w="1587" w:type="dxa"/>
          </w:tcPr>
          <w:p w14:paraId="0461750D" w14:textId="77777777" w:rsidR="00E43197" w:rsidRPr="00DB7E0B" w:rsidRDefault="00E43197" w:rsidP="008F3A41">
            <w:pPr>
              <w:spacing w:line="480" w:lineRule="auto"/>
              <w:rPr>
                <w:sz w:val="24"/>
                <w:szCs w:val="24"/>
              </w:rPr>
            </w:pPr>
            <w:r w:rsidRPr="00DB7E0B">
              <w:rPr>
                <w:sz w:val="24"/>
                <w:szCs w:val="24"/>
              </w:rPr>
              <w:t>More than half the days</w:t>
            </w:r>
          </w:p>
        </w:tc>
        <w:tc>
          <w:tcPr>
            <w:tcW w:w="1472" w:type="dxa"/>
            <w:gridSpan w:val="2"/>
          </w:tcPr>
          <w:p w14:paraId="29D427CD" w14:textId="77777777" w:rsidR="00E43197" w:rsidRPr="00DB7E0B" w:rsidRDefault="00E43197" w:rsidP="008F3A41">
            <w:pPr>
              <w:spacing w:line="480" w:lineRule="auto"/>
              <w:rPr>
                <w:sz w:val="24"/>
                <w:szCs w:val="24"/>
              </w:rPr>
            </w:pPr>
            <w:r w:rsidRPr="00DB7E0B">
              <w:rPr>
                <w:sz w:val="24"/>
                <w:szCs w:val="24"/>
              </w:rPr>
              <w:t>Nearly every day</w:t>
            </w:r>
          </w:p>
        </w:tc>
      </w:tr>
      <w:tr w:rsidR="00E43197" w:rsidRPr="00DB7E0B" w14:paraId="22361262" w14:textId="77777777">
        <w:trPr>
          <w:gridAfter w:val="1"/>
          <w:wAfter w:w="14" w:type="dxa"/>
          <w:trHeight w:val="411"/>
        </w:trPr>
        <w:tc>
          <w:tcPr>
            <w:tcW w:w="4476" w:type="dxa"/>
          </w:tcPr>
          <w:p w14:paraId="020A9456" w14:textId="77777777" w:rsidR="00E43197" w:rsidRPr="00DB7E0B" w:rsidRDefault="00E43197" w:rsidP="008F3A41">
            <w:pPr>
              <w:spacing w:line="480" w:lineRule="auto"/>
              <w:rPr>
                <w:sz w:val="24"/>
                <w:szCs w:val="24"/>
              </w:rPr>
            </w:pPr>
            <w:r w:rsidRPr="00DB7E0B">
              <w:rPr>
                <w:sz w:val="24"/>
                <w:szCs w:val="24"/>
              </w:rPr>
              <w:t>1. Feeling nervous, anxious or on edge?</w:t>
            </w:r>
          </w:p>
        </w:tc>
        <w:tc>
          <w:tcPr>
            <w:tcW w:w="1078" w:type="dxa"/>
          </w:tcPr>
          <w:p w14:paraId="6AE9650E" w14:textId="77777777" w:rsidR="00E43197" w:rsidRPr="00DB7E0B" w:rsidRDefault="00E43197" w:rsidP="008F3A41">
            <w:pPr>
              <w:spacing w:line="480" w:lineRule="auto"/>
              <w:rPr>
                <w:sz w:val="24"/>
                <w:szCs w:val="24"/>
              </w:rPr>
            </w:pPr>
          </w:p>
        </w:tc>
        <w:tc>
          <w:tcPr>
            <w:tcW w:w="1162" w:type="dxa"/>
          </w:tcPr>
          <w:p w14:paraId="16D6C4AC" w14:textId="77777777" w:rsidR="00E43197" w:rsidRPr="00DB7E0B" w:rsidRDefault="00E43197" w:rsidP="008F3A41">
            <w:pPr>
              <w:spacing w:line="480" w:lineRule="auto"/>
              <w:rPr>
                <w:sz w:val="24"/>
                <w:szCs w:val="24"/>
              </w:rPr>
            </w:pPr>
          </w:p>
        </w:tc>
        <w:tc>
          <w:tcPr>
            <w:tcW w:w="1587" w:type="dxa"/>
          </w:tcPr>
          <w:p w14:paraId="4843CB2F" w14:textId="77777777" w:rsidR="00E43197" w:rsidRPr="00DB7E0B" w:rsidRDefault="00E43197" w:rsidP="008F3A41">
            <w:pPr>
              <w:spacing w:line="480" w:lineRule="auto"/>
              <w:rPr>
                <w:sz w:val="24"/>
                <w:szCs w:val="24"/>
              </w:rPr>
            </w:pPr>
          </w:p>
        </w:tc>
        <w:tc>
          <w:tcPr>
            <w:tcW w:w="1458" w:type="dxa"/>
          </w:tcPr>
          <w:p w14:paraId="6BD69599" w14:textId="77777777" w:rsidR="00E43197" w:rsidRPr="00DB7E0B" w:rsidRDefault="00E43197" w:rsidP="008F3A41">
            <w:pPr>
              <w:spacing w:line="480" w:lineRule="auto"/>
              <w:rPr>
                <w:sz w:val="24"/>
                <w:szCs w:val="24"/>
              </w:rPr>
            </w:pPr>
          </w:p>
        </w:tc>
      </w:tr>
      <w:tr w:rsidR="00E43197" w:rsidRPr="00DB7E0B" w14:paraId="25D51432" w14:textId="77777777">
        <w:trPr>
          <w:gridAfter w:val="1"/>
          <w:wAfter w:w="14" w:type="dxa"/>
          <w:trHeight w:val="411"/>
        </w:trPr>
        <w:tc>
          <w:tcPr>
            <w:tcW w:w="4476" w:type="dxa"/>
          </w:tcPr>
          <w:p w14:paraId="0F6C0090" w14:textId="77777777" w:rsidR="00E43197" w:rsidRPr="00DB7E0B" w:rsidRDefault="00E43197" w:rsidP="008F3A41">
            <w:pPr>
              <w:spacing w:line="480" w:lineRule="auto"/>
              <w:rPr>
                <w:sz w:val="24"/>
                <w:szCs w:val="24"/>
              </w:rPr>
            </w:pPr>
            <w:r w:rsidRPr="00DB7E0B">
              <w:rPr>
                <w:sz w:val="24"/>
                <w:szCs w:val="24"/>
              </w:rPr>
              <w:t>2. Not being able to stop or control worrying?</w:t>
            </w:r>
          </w:p>
        </w:tc>
        <w:tc>
          <w:tcPr>
            <w:tcW w:w="1078" w:type="dxa"/>
          </w:tcPr>
          <w:p w14:paraId="3D5E4850" w14:textId="77777777" w:rsidR="00E43197" w:rsidRPr="00DB7E0B" w:rsidRDefault="00E43197" w:rsidP="008F3A41">
            <w:pPr>
              <w:spacing w:line="480" w:lineRule="auto"/>
              <w:rPr>
                <w:sz w:val="24"/>
                <w:szCs w:val="24"/>
              </w:rPr>
            </w:pPr>
          </w:p>
        </w:tc>
        <w:tc>
          <w:tcPr>
            <w:tcW w:w="1162" w:type="dxa"/>
          </w:tcPr>
          <w:p w14:paraId="65090126" w14:textId="77777777" w:rsidR="00E43197" w:rsidRPr="00DB7E0B" w:rsidRDefault="00E43197" w:rsidP="008F3A41">
            <w:pPr>
              <w:spacing w:line="480" w:lineRule="auto"/>
              <w:rPr>
                <w:sz w:val="24"/>
                <w:szCs w:val="24"/>
              </w:rPr>
            </w:pPr>
          </w:p>
        </w:tc>
        <w:tc>
          <w:tcPr>
            <w:tcW w:w="1587" w:type="dxa"/>
          </w:tcPr>
          <w:p w14:paraId="257DF1B6" w14:textId="77777777" w:rsidR="00E43197" w:rsidRPr="00DB7E0B" w:rsidRDefault="00E43197" w:rsidP="008F3A41">
            <w:pPr>
              <w:spacing w:line="480" w:lineRule="auto"/>
              <w:rPr>
                <w:sz w:val="24"/>
                <w:szCs w:val="24"/>
              </w:rPr>
            </w:pPr>
          </w:p>
        </w:tc>
        <w:tc>
          <w:tcPr>
            <w:tcW w:w="1458" w:type="dxa"/>
          </w:tcPr>
          <w:p w14:paraId="6BAEA3F6" w14:textId="77777777" w:rsidR="00E43197" w:rsidRPr="00DB7E0B" w:rsidRDefault="00E43197" w:rsidP="008F3A41">
            <w:pPr>
              <w:spacing w:line="480" w:lineRule="auto"/>
              <w:rPr>
                <w:sz w:val="24"/>
                <w:szCs w:val="24"/>
              </w:rPr>
            </w:pPr>
          </w:p>
        </w:tc>
      </w:tr>
    </w:tbl>
    <w:p w14:paraId="697BD744" w14:textId="77777777" w:rsidR="002B6F85" w:rsidRPr="00DB7E0B" w:rsidRDefault="00B86D4C" w:rsidP="008F3A41">
      <w:pPr>
        <w:pStyle w:val="Heading1"/>
        <w:spacing w:line="480" w:lineRule="auto"/>
        <w:rPr>
          <w:rFonts w:ascii="Times New Roman" w:hAnsi="Times New Roman" w:cs="Times New Roman"/>
          <w:sz w:val="24"/>
          <w:szCs w:val="24"/>
        </w:rPr>
      </w:pPr>
      <w:r w:rsidRPr="00DB7E0B">
        <w:rPr>
          <w:rFonts w:ascii="Times New Roman" w:hAnsi="Times New Roman" w:cs="Times New Roman"/>
          <w:sz w:val="24"/>
          <w:szCs w:val="24"/>
        </w:rPr>
        <w:br w:type="page"/>
      </w:r>
    </w:p>
    <w:p w14:paraId="5E8E2421" w14:textId="77777777" w:rsidR="002B6F85" w:rsidRPr="00DB7E0B" w:rsidRDefault="002B6F85" w:rsidP="008F3A41">
      <w:pPr>
        <w:pStyle w:val="Heading1"/>
        <w:spacing w:line="480" w:lineRule="auto"/>
        <w:rPr>
          <w:rFonts w:ascii="Times New Roman" w:hAnsi="Times New Roman" w:cs="Times New Roman"/>
          <w:sz w:val="24"/>
          <w:szCs w:val="24"/>
        </w:rPr>
      </w:pPr>
      <w:bookmarkStart w:id="190" w:name="_Toc197739659"/>
      <w:r w:rsidRPr="00DB7E0B">
        <w:rPr>
          <w:rFonts w:ascii="Times New Roman" w:hAnsi="Times New Roman" w:cs="Times New Roman"/>
          <w:sz w:val="24"/>
          <w:szCs w:val="24"/>
        </w:rPr>
        <w:t>Appendix 10</w:t>
      </w:r>
      <w:bookmarkEnd w:id="190"/>
      <w:r w:rsidRPr="00DB7E0B">
        <w:rPr>
          <w:rFonts w:ascii="Times New Roman" w:hAnsi="Times New Roman" w:cs="Times New Roman"/>
          <w:sz w:val="24"/>
          <w:szCs w:val="24"/>
        </w:rPr>
        <w:t xml:space="preserve"> </w:t>
      </w:r>
    </w:p>
    <w:p w14:paraId="2309EA9D" w14:textId="7438A4E2" w:rsidR="002B6F85" w:rsidRPr="00DB7E0B" w:rsidRDefault="002B6F85" w:rsidP="008F3A41">
      <w:pPr>
        <w:spacing w:line="480" w:lineRule="auto"/>
      </w:pPr>
      <w:r w:rsidRPr="00DB7E0B">
        <w:t xml:space="preserve">Single item screen </w:t>
      </w:r>
    </w:p>
    <w:p w14:paraId="0C3FE92B" w14:textId="77777777" w:rsidR="00827277" w:rsidRPr="00DB7E0B" w:rsidRDefault="00827277" w:rsidP="008F3A41">
      <w:pPr>
        <w:spacing w:line="480" w:lineRule="auto"/>
        <w:ind w:left="360"/>
      </w:pPr>
      <w:r w:rsidRPr="00DB7E0B">
        <w:t xml:space="preserve">Over the past week have you felt anxious? </w:t>
      </w:r>
      <w:r w:rsidRPr="00DB7E0B">
        <w:tab/>
        <w:t xml:space="preserve">Yes </w:t>
      </w:r>
      <w:r w:rsidRPr="00DB7E0B">
        <w:tab/>
        <w:t>No</w:t>
      </w:r>
    </w:p>
    <w:p w14:paraId="0AE0C1A2" w14:textId="77777777" w:rsidR="00827277" w:rsidRPr="00DB7E0B" w:rsidRDefault="00827277" w:rsidP="008F3A41">
      <w:pPr>
        <w:spacing w:line="480" w:lineRule="auto"/>
      </w:pPr>
    </w:p>
    <w:p w14:paraId="6B71215E" w14:textId="77777777" w:rsidR="00827277" w:rsidRPr="00DB7E0B" w:rsidRDefault="00827277" w:rsidP="008F3A41">
      <w:pPr>
        <w:spacing w:line="480" w:lineRule="auto"/>
        <w:ind w:left="360"/>
      </w:pPr>
      <w:r w:rsidRPr="00DB7E0B">
        <w:t xml:space="preserve"> Over the past week have you felt depressed? </w:t>
      </w:r>
      <w:r w:rsidRPr="00DB7E0B">
        <w:tab/>
        <w:t xml:space="preserve">Yes </w:t>
      </w:r>
      <w:r w:rsidRPr="00DB7E0B">
        <w:tab/>
        <w:t>No</w:t>
      </w:r>
      <w:commentRangeStart w:id="191"/>
      <w:commentRangeEnd w:id="191"/>
      <w:r w:rsidRPr="00DB7E0B">
        <w:rPr>
          <w:rStyle w:val="CommentReference"/>
          <w:sz w:val="24"/>
          <w:szCs w:val="24"/>
        </w:rPr>
        <w:commentReference w:id="191"/>
      </w:r>
    </w:p>
    <w:p w14:paraId="6E19F1DB" w14:textId="77777777" w:rsidR="00827277" w:rsidRPr="00DB7E0B" w:rsidRDefault="00827277" w:rsidP="008F3A41">
      <w:pPr>
        <w:spacing w:line="480" w:lineRule="auto"/>
      </w:pPr>
    </w:p>
    <w:p w14:paraId="5A920F42" w14:textId="77777777" w:rsidR="002B6F85" w:rsidRPr="00DB7E0B" w:rsidRDefault="002B6F85" w:rsidP="008F3A41">
      <w:pPr>
        <w:spacing w:line="480" w:lineRule="auto"/>
      </w:pPr>
    </w:p>
    <w:p w14:paraId="777999DC" w14:textId="77777777" w:rsidR="002B6F85" w:rsidRPr="00DB7E0B" w:rsidRDefault="002B6F85" w:rsidP="008F3A41">
      <w:pPr>
        <w:spacing w:line="480" w:lineRule="auto"/>
      </w:pPr>
    </w:p>
    <w:p w14:paraId="5CB3A62B" w14:textId="0E0CFB1B" w:rsidR="002B6F85" w:rsidRPr="00DB7E0B" w:rsidRDefault="002B6F85" w:rsidP="008F3A41">
      <w:pPr>
        <w:pStyle w:val="Heading1"/>
        <w:spacing w:line="480" w:lineRule="auto"/>
        <w:rPr>
          <w:rFonts w:ascii="Times New Roman" w:hAnsi="Times New Roman" w:cs="Times New Roman"/>
          <w:sz w:val="24"/>
          <w:szCs w:val="24"/>
        </w:rPr>
      </w:pPr>
      <w:r w:rsidRPr="00DB7E0B">
        <w:rPr>
          <w:rFonts w:ascii="Times New Roman" w:hAnsi="Times New Roman" w:cs="Times New Roman"/>
          <w:sz w:val="24"/>
          <w:szCs w:val="24"/>
        </w:rPr>
        <w:br w:type="page"/>
      </w:r>
    </w:p>
    <w:p w14:paraId="2269B47F" w14:textId="77777777" w:rsidR="00B86D4C" w:rsidRPr="00DB7E0B" w:rsidRDefault="00B86D4C" w:rsidP="008F3A41">
      <w:pPr>
        <w:spacing w:line="480" w:lineRule="auto"/>
        <w:rPr>
          <w:color w:val="293340"/>
        </w:rPr>
      </w:pPr>
    </w:p>
    <w:p w14:paraId="2F6E9F2C" w14:textId="77777777" w:rsidR="005142EA" w:rsidRPr="00DB7E0B" w:rsidRDefault="005142EA" w:rsidP="008F3A41">
      <w:pPr>
        <w:spacing w:before="100" w:beforeAutospacing="1" w:after="100" w:afterAutospacing="1" w:line="480" w:lineRule="auto"/>
        <w:rPr>
          <w:color w:val="293340"/>
        </w:rPr>
      </w:pPr>
    </w:p>
    <w:p w14:paraId="16E42EEA" w14:textId="44BEC1AB" w:rsidR="00F40D64" w:rsidRPr="00DB7E0B" w:rsidRDefault="005211EE" w:rsidP="008F3A41">
      <w:pPr>
        <w:pStyle w:val="Heading1"/>
        <w:spacing w:line="480" w:lineRule="auto"/>
        <w:rPr>
          <w:rFonts w:ascii="Times New Roman" w:hAnsi="Times New Roman" w:cs="Times New Roman"/>
          <w:sz w:val="24"/>
          <w:szCs w:val="24"/>
          <w:lang w:val="en-GB"/>
        </w:rPr>
      </w:pPr>
      <w:bookmarkStart w:id="192" w:name="_Toc197739660"/>
      <w:r w:rsidRPr="00DB7E0B">
        <w:rPr>
          <w:rFonts w:ascii="Times New Roman" w:hAnsi="Times New Roman" w:cs="Times New Roman"/>
          <w:sz w:val="24"/>
          <w:szCs w:val="24"/>
          <w:lang w:val="en-GB"/>
        </w:rPr>
        <w:t xml:space="preserve">Appendix </w:t>
      </w:r>
      <w:r w:rsidR="00676D75" w:rsidRPr="00DB7E0B">
        <w:rPr>
          <w:rFonts w:ascii="Times New Roman" w:hAnsi="Times New Roman" w:cs="Times New Roman"/>
          <w:sz w:val="24"/>
          <w:szCs w:val="24"/>
          <w:lang w:val="en-GB"/>
        </w:rPr>
        <w:t>1</w:t>
      </w:r>
      <w:r w:rsidR="00827277" w:rsidRPr="00DB7E0B">
        <w:rPr>
          <w:rFonts w:ascii="Times New Roman" w:hAnsi="Times New Roman" w:cs="Times New Roman"/>
          <w:sz w:val="24"/>
          <w:szCs w:val="24"/>
          <w:lang w:val="en-GB"/>
        </w:rPr>
        <w:t>1</w:t>
      </w:r>
      <w:bookmarkEnd w:id="192"/>
    </w:p>
    <w:p w14:paraId="546D702F" w14:textId="77777777" w:rsidR="00F40D64" w:rsidRPr="00DB7E0B" w:rsidRDefault="00F40D64" w:rsidP="008F3A41">
      <w:pPr>
        <w:spacing w:line="480" w:lineRule="auto"/>
        <w:rPr>
          <w:lang w:val="en-GB"/>
        </w:rPr>
      </w:pPr>
    </w:p>
    <w:p w14:paraId="5515A501" w14:textId="519827D1" w:rsidR="00F40D64" w:rsidRPr="00DB7E0B" w:rsidRDefault="005211EE" w:rsidP="008F3A41">
      <w:pPr>
        <w:spacing w:line="480" w:lineRule="auto"/>
      </w:pPr>
      <w:r w:rsidRPr="00DB7E0B">
        <w:t xml:space="preserve">Rosenberg </w:t>
      </w:r>
      <w:r w:rsidR="00312461" w:rsidRPr="00DB7E0B">
        <w:t>self-esteem</w:t>
      </w:r>
      <w:r w:rsidRPr="00DB7E0B">
        <w:t xml:space="preserve"> scale </w:t>
      </w:r>
    </w:p>
    <w:p w14:paraId="45C38287" w14:textId="77777777" w:rsidR="00B86D4C" w:rsidRPr="00DB7E0B" w:rsidRDefault="00B86D4C" w:rsidP="008F3A41">
      <w:pPr>
        <w:spacing w:line="480" w:lineRule="auto"/>
      </w:pPr>
      <w:r w:rsidRPr="00DB7E0B">
        <w:t>Please tick the box that shows how much you agree with each statement.</w:t>
      </w:r>
    </w:p>
    <w:p w14:paraId="78735ED7" w14:textId="77777777" w:rsidR="00B86D4C" w:rsidRPr="00DB7E0B" w:rsidRDefault="00B86D4C" w:rsidP="008F3A41">
      <w:pPr>
        <w:spacing w:line="480" w:lineRule="auto"/>
      </w:pPr>
    </w:p>
    <w:p w14:paraId="7D0A4A39" w14:textId="77777777" w:rsidR="00B86D4C" w:rsidRPr="00DB7E0B" w:rsidRDefault="00B86D4C" w:rsidP="008F3A41">
      <w:pPr>
        <w:spacing w:line="480" w:lineRule="auto"/>
      </w:pPr>
    </w:p>
    <w:tbl>
      <w:tblPr>
        <w:tblW w:w="5179" w:type="pct"/>
        <w:tblBorders>
          <w:insideH w:val="single" w:sz="4" w:space="0" w:color="auto"/>
          <w:insideV w:val="single" w:sz="4" w:space="0" w:color="auto"/>
        </w:tblBorders>
        <w:tblLook w:val="01E0" w:firstRow="1" w:lastRow="1" w:firstColumn="1" w:lastColumn="1" w:noHBand="0" w:noVBand="0"/>
      </w:tblPr>
      <w:tblGrid>
        <w:gridCol w:w="6251"/>
        <w:gridCol w:w="1071"/>
        <w:gridCol w:w="860"/>
        <w:gridCol w:w="1088"/>
        <w:gridCol w:w="1088"/>
      </w:tblGrid>
      <w:tr w:rsidR="00B86D4C" w:rsidRPr="00DB7E0B" w14:paraId="4C76468E" w14:textId="77777777">
        <w:trPr>
          <w:cantSplit/>
          <w:tblHeader/>
        </w:trPr>
        <w:tc>
          <w:tcPr>
            <w:tcW w:w="3017" w:type="pct"/>
            <w:shd w:val="clear" w:color="auto" w:fill="BFBFBF" w:themeFill="background1" w:themeFillShade="BF"/>
          </w:tcPr>
          <w:p w14:paraId="0ECE711C" w14:textId="77777777" w:rsidR="00B86D4C" w:rsidRPr="00DB7E0B" w:rsidRDefault="00B86D4C" w:rsidP="008F3A41">
            <w:pPr>
              <w:spacing w:before="120" w:after="120" w:line="480" w:lineRule="auto"/>
            </w:pPr>
          </w:p>
        </w:tc>
        <w:tc>
          <w:tcPr>
            <w:tcW w:w="517" w:type="pct"/>
            <w:shd w:val="clear" w:color="auto" w:fill="BFBFBF" w:themeFill="background1" w:themeFillShade="BF"/>
          </w:tcPr>
          <w:p w14:paraId="20D5F127" w14:textId="77777777" w:rsidR="00B86D4C" w:rsidRPr="00DB7E0B" w:rsidRDefault="00B86D4C" w:rsidP="008F3A41">
            <w:pPr>
              <w:spacing w:before="120" w:after="120" w:line="480" w:lineRule="auto"/>
              <w:jc w:val="center"/>
            </w:pPr>
            <w:r w:rsidRPr="00DB7E0B">
              <w:t xml:space="preserve">Agree </w:t>
            </w:r>
          </w:p>
          <w:p w14:paraId="4A911E90" w14:textId="77777777" w:rsidR="00B86D4C" w:rsidRPr="00DB7E0B" w:rsidRDefault="00B86D4C" w:rsidP="008F3A41">
            <w:pPr>
              <w:spacing w:before="120" w:after="120" w:line="480" w:lineRule="auto"/>
              <w:jc w:val="center"/>
            </w:pPr>
            <w:r w:rsidRPr="00DB7E0B">
              <w:t>A lot</w:t>
            </w:r>
          </w:p>
        </w:tc>
        <w:tc>
          <w:tcPr>
            <w:tcW w:w="415" w:type="pct"/>
            <w:shd w:val="clear" w:color="auto" w:fill="BFBFBF" w:themeFill="background1" w:themeFillShade="BF"/>
          </w:tcPr>
          <w:p w14:paraId="3C4E5966" w14:textId="77777777" w:rsidR="00B86D4C" w:rsidRPr="00DB7E0B" w:rsidRDefault="00B86D4C" w:rsidP="008F3A41">
            <w:pPr>
              <w:spacing w:before="120" w:after="120" w:line="480" w:lineRule="auto"/>
              <w:jc w:val="center"/>
            </w:pPr>
            <w:r w:rsidRPr="00DB7E0B">
              <w:t>Agree</w:t>
            </w:r>
          </w:p>
        </w:tc>
        <w:tc>
          <w:tcPr>
            <w:tcW w:w="525" w:type="pct"/>
            <w:shd w:val="clear" w:color="auto" w:fill="BFBFBF" w:themeFill="background1" w:themeFillShade="BF"/>
          </w:tcPr>
          <w:p w14:paraId="24C864CA" w14:textId="77777777" w:rsidR="00B86D4C" w:rsidRPr="00DB7E0B" w:rsidRDefault="00B86D4C" w:rsidP="008F3A41">
            <w:pPr>
              <w:spacing w:before="120" w:after="120" w:line="480" w:lineRule="auto"/>
              <w:jc w:val="center"/>
            </w:pPr>
            <w:r w:rsidRPr="00DB7E0B">
              <w:t>Disagree</w:t>
            </w:r>
          </w:p>
        </w:tc>
        <w:tc>
          <w:tcPr>
            <w:tcW w:w="525" w:type="pct"/>
            <w:shd w:val="clear" w:color="auto" w:fill="BFBFBF" w:themeFill="background1" w:themeFillShade="BF"/>
          </w:tcPr>
          <w:p w14:paraId="36CF5ED8" w14:textId="77777777" w:rsidR="00B86D4C" w:rsidRPr="00DB7E0B" w:rsidRDefault="00B86D4C" w:rsidP="008F3A41">
            <w:pPr>
              <w:spacing w:before="120" w:after="120" w:line="480" w:lineRule="auto"/>
              <w:jc w:val="center"/>
            </w:pPr>
            <w:r w:rsidRPr="00DB7E0B">
              <w:t>Disagree A lot</w:t>
            </w:r>
          </w:p>
        </w:tc>
      </w:tr>
      <w:tr w:rsidR="00B86D4C" w:rsidRPr="00DB7E0B" w14:paraId="5A5B7CFF" w14:textId="77777777">
        <w:trPr>
          <w:cantSplit/>
          <w:trHeight w:val="522"/>
        </w:trPr>
        <w:tc>
          <w:tcPr>
            <w:tcW w:w="3017" w:type="pct"/>
          </w:tcPr>
          <w:p w14:paraId="707D975D"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 xml:space="preserve">On </w:t>
            </w:r>
            <w:proofErr w:type="gramStart"/>
            <w:r w:rsidRPr="00DB7E0B">
              <w:rPr>
                <w:rFonts w:ascii="Times New Roman" w:hAnsi="Times New Roman"/>
                <w:sz w:val="24"/>
              </w:rPr>
              <w:t>a</w:t>
            </w:r>
            <w:proofErr w:type="gramEnd"/>
            <w:r w:rsidRPr="00DB7E0B">
              <w:rPr>
                <w:rFonts w:ascii="Times New Roman" w:hAnsi="Times New Roman"/>
                <w:sz w:val="24"/>
              </w:rPr>
              <w:t xml:space="preserve"> whole I am satisfied with myself.</w:t>
            </w:r>
          </w:p>
        </w:tc>
        <w:tc>
          <w:tcPr>
            <w:tcW w:w="517" w:type="pct"/>
          </w:tcPr>
          <w:p w14:paraId="1D24CC90" w14:textId="77777777" w:rsidR="00B86D4C" w:rsidRPr="00DB7E0B" w:rsidRDefault="00B86D4C" w:rsidP="008F3A41">
            <w:pPr>
              <w:pStyle w:val="Boxes"/>
              <w:spacing w:line="480" w:lineRule="auto"/>
              <w:rPr>
                <w:rFonts w:ascii="Times New Roman" w:hAnsi="Times New Roman" w:cs="Times New Roman"/>
              </w:rPr>
            </w:pPr>
          </w:p>
        </w:tc>
        <w:tc>
          <w:tcPr>
            <w:tcW w:w="415" w:type="pct"/>
          </w:tcPr>
          <w:p w14:paraId="27C87ADE"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511E6639"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16446ECD"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1447FD2D" w14:textId="77777777">
        <w:trPr>
          <w:cantSplit/>
        </w:trPr>
        <w:tc>
          <w:tcPr>
            <w:tcW w:w="3017" w:type="pct"/>
            <w:shd w:val="clear" w:color="auto" w:fill="E8E8E8" w:themeFill="background2"/>
          </w:tcPr>
          <w:p w14:paraId="02D72A44"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At times I think I am no good at all.</w:t>
            </w:r>
          </w:p>
        </w:tc>
        <w:tc>
          <w:tcPr>
            <w:tcW w:w="517" w:type="pct"/>
            <w:shd w:val="clear" w:color="auto" w:fill="E8E8E8" w:themeFill="background2"/>
          </w:tcPr>
          <w:p w14:paraId="137D2E33" w14:textId="77777777" w:rsidR="00B86D4C" w:rsidRPr="00DB7E0B" w:rsidRDefault="00B86D4C" w:rsidP="008F3A41">
            <w:pPr>
              <w:pStyle w:val="Boxes"/>
              <w:spacing w:line="480" w:lineRule="auto"/>
              <w:rPr>
                <w:rFonts w:ascii="Times New Roman" w:hAnsi="Times New Roman" w:cs="Times New Roman"/>
              </w:rPr>
            </w:pPr>
          </w:p>
        </w:tc>
        <w:tc>
          <w:tcPr>
            <w:tcW w:w="415" w:type="pct"/>
            <w:shd w:val="clear" w:color="auto" w:fill="E8E8E8" w:themeFill="background2"/>
          </w:tcPr>
          <w:p w14:paraId="4462168C"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0207D64D"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01B4E87F"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1CBDCEEA" w14:textId="77777777">
        <w:trPr>
          <w:cantSplit/>
        </w:trPr>
        <w:tc>
          <w:tcPr>
            <w:tcW w:w="3017" w:type="pct"/>
          </w:tcPr>
          <w:p w14:paraId="28C851D4"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I feel that I have many good qualities.</w:t>
            </w:r>
          </w:p>
        </w:tc>
        <w:tc>
          <w:tcPr>
            <w:tcW w:w="517" w:type="pct"/>
          </w:tcPr>
          <w:p w14:paraId="27F803DC" w14:textId="77777777" w:rsidR="00B86D4C" w:rsidRPr="00DB7E0B" w:rsidRDefault="00B86D4C" w:rsidP="008F3A41">
            <w:pPr>
              <w:pStyle w:val="Boxes"/>
              <w:spacing w:line="480" w:lineRule="auto"/>
              <w:rPr>
                <w:rFonts w:ascii="Times New Roman" w:hAnsi="Times New Roman" w:cs="Times New Roman"/>
              </w:rPr>
            </w:pPr>
          </w:p>
        </w:tc>
        <w:tc>
          <w:tcPr>
            <w:tcW w:w="415" w:type="pct"/>
          </w:tcPr>
          <w:p w14:paraId="70B8C80D"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7BDF9AF6"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4C48B7BE"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7C9334FD" w14:textId="77777777">
        <w:trPr>
          <w:cantSplit/>
        </w:trPr>
        <w:tc>
          <w:tcPr>
            <w:tcW w:w="3017" w:type="pct"/>
            <w:shd w:val="clear" w:color="auto" w:fill="E8E8E8" w:themeFill="background2"/>
          </w:tcPr>
          <w:p w14:paraId="38B7A726"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I can do things as well as most other people.</w:t>
            </w:r>
          </w:p>
        </w:tc>
        <w:tc>
          <w:tcPr>
            <w:tcW w:w="517" w:type="pct"/>
            <w:shd w:val="clear" w:color="auto" w:fill="E8E8E8" w:themeFill="background2"/>
          </w:tcPr>
          <w:p w14:paraId="789422DC" w14:textId="77777777" w:rsidR="00B86D4C" w:rsidRPr="00DB7E0B" w:rsidRDefault="00B86D4C" w:rsidP="008F3A41">
            <w:pPr>
              <w:pStyle w:val="Boxes"/>
              <w:spacing w:line="480" w:lineRule="auto"/>
              <w:rPr>
                <w:rFonts w:ascii="Times New Roman" w:hAnsi="Times New Roman" w:cs="Times New Roman"/>
              </w:rPr>
            </w:pPr>
          </w:p>
        </w:tc>
        <w:tc>
          <w:tcPr>
            <w:tcW w:w="415" w:type="pct"/>
            <w:shd w:val="clear" w:color="auto" w:fill="E8E8E8" w:themeFill="background2"/>
          </w:tcPr>
          <w:p w14:paraId="660A4BC1"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3409124A"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5B0F7F4B"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795089E3" w14:textId="77777777">
        <w:trPr>
          <w:cantSplit/>
        </w:trPr>
        <w:tc>
          <w:tcPr>
            <w:tcW w:w="3017" w:type="pct"/>
          </w:tcPr>
          <w:p w14:paraId="3664B876"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 xml:space="preserve">I feel I do not have much to be proud of in my life. </w:t>
            </w:r>
          </w:p>
        </w:tc>
        <w:tc>
          <w:tcPr>
            <w:tcW w:w="517" w:type="pct"/>
          </w:tcPr>
          <w:p w14:paraId="51054595" w14:textId="77777777" w:rsidR="00B86D4C" w:rsidRPr="00DB7E0B" w:rsidRDefault="00B86D4C" w:rsidP="008F3A41">
            <w:pPr>
              <w:pStyle w:val="Boxes"/>
              <w:spacing w:line="480" w:lineRule="auto"/>
              <w:rPr>
                <w:rFonts w:ascii="Times New Roman" w:hAnsi="Times New Roman" w:cs="Times New Roman"/>
              </w:rPr>
            </w:pPr>
          </w:p>
        </w:tc>
        <w:tc>
          <w:tcPr>
            <w:tcW w:w="415" w:type="pct"/>
          </w:tcPr>
          <w:p w14:paraId="524B403E"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2BEC5F92"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261B1DBC"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127FE7DB" w14:textId="77777777">
        <w:trPr>
          <w:cantSplit/>
        </w:trPr>
        <w:tc>
          <w:tcPr>
            <w:tcW w:w="3017" w:type="pct"/>
            <w:shd w:val="clear" w:color="auto" w:fill="E8E8E8" w:themeFill="background2"/>
          </w:tcPr>
          <w:p w14:paraId="21C6CC71"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I certainly feel useless at times.</w:t>
            </w:r>
          </w:p>
        </w:tc>
        <w:tc>
          <w:tcPr>
            <w:tcW w:w="517" w:type="pct"/>
            <w:shd w:val="clear" w:color="auto" w:fill="E8E8E8" w:themeFill="background2"/>
          </w:tcPr>
          <w:p w14:paraId="629DD202" w14:textId="77777777" w:rsidR="00B86D4C" w:rsidRPr="00DB7E0B" w:rsidRDefault="00B86D4C" w:rsidP="008F3A41">
            <w:pPr>
              <w:pStyle w:val="Boxes"/>
              <w:spacing w:line="480" w:lineRule="auto"/>
              <w:rPr>
                <w:rFonts w:ascii="Times New Roman" w:hAnsi="Times New Roman" w:cs="Times New Roman"/>
              </w:rPr>
            </w:pPr>
          </w:p>
        </w:tc>
        <w:tc>
          <w:tcPr>
            <w:tcW w:w="415" w:type="pct"/>
            <w:shd w:val="clear" w:color="auto" w:fill="E8E8E8" w:themeFill="background2"/>
          </w:tcPr>
          <w:p w14:paraId="5B8E7117"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02955B72"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36E1E0F5"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4F213715" w14:textId="77777777">
        <w:trPr>
          <w:cantSplit/>
        </w:trPr>
        <w:tc>
          <w:tcPr>
            <w:tcW w:w="3017" w:type="pct"/>
          </w:tcPr>
          <w:p w14:paraId="4FEE86A9"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I feel that I am a person of worth, at least equal to other people.</w:t>
            </w:r>
          </w:p>
        </w:tc>
        <w:tc>
          <w:tcPr>
            <w:tcW w:w="517" w:type="pct"/>
          </w:tcPr>
          <w:p w14:paraId="0CB0F3E3" w14:textId="77777777" w:rsidR="00B86D4C" w:rsidRPr="00DB7E0B" w:rsidRDefault="00B86D4C" w:rsidP="008F3A41">
            <w:pPr>
              <w:pStyle w:val="Boxes"/>
              <w:spacing w:line="480" w:lineRule="auto"/>
              <w:rPr>
                <w:rFonts w:ascii="Times New Roman" w:hAnsi="Times New Roman" w:cs="Times New Roman"/>
              </w:rPr>
            </w:pPr>
          </w:p>
        </w:tc>
        <w:tc>
          <w:tcPr>
            <w:tcW w:w="415" w:type="pct"/>
          </w:tcPr>
          <w:p w14:paraId="7B8913EB"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54CE1103"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006F767D"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580544EC" w14:textId="77777777">
        <w:trPr>
          <w:cantSplit/>
        </w:trPr>
        <w:tc>
          <w:tcPr>
            <w:tcW w:w="3017" w:type="pct"/>
            <w:shd w:val="clear" w:color="auto" w:fill="E8E8E8" w:themeFill="background2"/>
          </w:tcPr>
          <w:p w14:paraId="484AF7C6"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I wish I could have more respect for myself.</w:t>
            </w:r>
          </w:p>
        </w:tc>
        <w:tc>
          <w:tcPr>
            <w:tcW w:w="517" w:type="pct"/>
            <w:shd w:val="clear" w:color="auto" w:fill="E8E8E8" w:themeFill="background2"/>
          </w:tcPr>
          <w:p w14:paraId="7F102F62" w14:textId="77777777" w:rsidR="00B86D4C" w:rsidRPr="00DB7E0B" w:rsidRDefault="00B86D4C" w:rsidP="008F3A41">
            <w:pPr>
              <w:pStyle w:val="Boxes"/>
              <w:spacing w:line="480" w:lineRule="auto"/>
              <w:rPr>
                <w:rFonts w:ascii="Times New Roman" w:hAnsi="Times New Roman" w:cs="Times New Roman"/>
              </w:rPr>
            </w:pPr>
          </w:p>
        </w:tc>
        <w:tc>
          <w:tcPr>
            <w:tcW w:w="415" w:type="pct"/>
            <w:shd w:val="clear" w:color="auto" w:fill="E8E8E8" w:themeFill="background2"/>
          </w:tcPr>
          <w:p w14:paraId="2AF6B53E"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5593E1EA"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254EB868"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29383137" w14:textId="77777777">
        <w:trPr>
          <w:cantSplit/>
        </w:trPr>
        <w:tc>
          <w:tcPr>
            <w:tcW w:w="3017" w:type="pct"/>
          </w:tcPr>
          <w:p w14:paraId="5D31F516"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 xml:space="preserve">All in </w:t>
            </w:r>
            <w:proofErr w:type="gramStart"/>
            <w:r w:rsidRPr="00DB7E0B">
              <w:rPr>
                <w:rFonts w:ascii="Times New Roman" w:hAnsi="Times New Roman"/>
                <w:sz w:val="24"/>
              </w:rPr>
              <w:t>all</w:t>
            </w:r>
            <w:proofErr w:type="gramEnd"/>
            <w:r w:rsidRPr="00DB7E0B">
              <w:rPr>
                <w:rFonts w:ascii="Times New Roman" w:hAnsi="Times New Roman"/>
                <w:sz w:val="24"/>
              </w:rPr>
              <w:t xml:space="preserve"> I tend to feel like a failure.</w:t>
            </w:r>
          </w:p>
        </w:tc>
        <w:tc>
          <w:tcPr>
            <w:tcW w:w="517" w:type="pct"/>
          </w:tcPr>
          <w:p w14:paraId="609447A6" w14:textId="77777777" w:rsidR="00B86D4C" w:rsidRPr="00DB7E0B" w:rsidRDefault="00B86D4C" w:rsidP="008F3A41">
            <w:pPr>
              <w:pStyle w:val="Boxes"/>
              <w:spacing w:line="480" w:lineRule="auto"/>
              <w:rPr>
                <w:rFonts w:ascii="Times New Roman" w:hAnsi="Times New Roman" w:cs="Times New Roman"/>
              </w:rPr>
            </w:pPr>
          </w:p>
        </w:tc>
        <w:tc>
          <w:tcPr>
            <w:tcW w:w="415" w:type="pct"/>
          </w:tcPr>
          <w:p w14:paraId="338D9268"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59367739" w14:textId="77777777" w:rsidR="00B86D4C" w:rsidRPr="00DB7E0B" w:rsidRDefault="00B86D4C" w:rsidP="008F3A41">
            <w:pPr>
              <w:pStyle w:val="Boxes"/>
              <w:spacing w:line="480" w:lineRule="auto"/>
              <w:rPr>
                <w:rFonts w:ascii="Times New Roman" w:hAnsi="Times New Roman" w:cs="Times New Roman"/>
              </w:rPr>
            </w:pPr>
          </w:p>
        </w:tc>
        <w:tc>
          <w:tcPr>
            <w:tcW w:w="525" w:type="pct"/>
          </w:tcPr>
          <w:p w14:paraId="19889E93" w14:textId="77777777" w:rsidR="00B86D4C" w:rsidRPr="00DB7E0B" w:rsidRDefault="00B86D4C" w:rsidP="008F3A41">
            <w:pPr>
              <w:pStyle w:val="Boxes"/>
              <w:spacing w:line="480" w:lineRule="auto"/>
              <w:rPr>
                <w:rFonts w:ascii="Times New Roman" w:hAnsi="Times New Roman" w:cs="Times New Roman"/>
              </w:rPr>
            </w:pPr>
          </w:p>
        </w:tc>
      </w:tr>
      <w:tr w:rsidR="00B86D4C" w:rsidRPr="00DB7E0B" w14:paraId="6F2B49DA" w14:textId="77777777">
        <w:trPr>
          <w:cantSplit/>
        </w:trPr>
        <w:tc>
          <w:tcPr>
            <w:tcW w:w="3017" w:type="pct"/>
            <w:shd w:val="clear" w:color="auto" w:fill="E8E8E8" w:themeFill="background2"/>
          </w:tcPr>
          <w:p w14:paraId="6BC4CD37" w14:textId="77777777" w:rsidR="00B86D4C" w:rsidRPr="00DB7E0B" w:rsidRDefault="00B86D4C" w:rsidP="008465F2">
            <w:pPr>
              <w:pStyle w:val="Questions"/>
              <w:numPr>
                <w:ilvl w:val="0"/>
                <w:numId w:val="13"/>
              </w:numPr>
              <w:spacing w:beforeLines="0" w:afterLines="0" w:after="120" w:line="480" w:lineRule="auto"/>
              <w:ind w:right="0"/>
              <w:jc w:val="left"/>
              <w:rPr>
                <w:rFonts w:ascii="Times New Roman" w:hAnsi="Times New Roman"/>
                <w:sz w:val="24"/>
              </w:rPr>
            </w:pPr>
            <w:r w:rsidRPr="00DB7E0B">
              <w:rPr>
                <w:rFonts w:ascii="Times New Roman" w:hAnsi="Times New Roman"/>
                <w:sz w:val="24"/>
              </w:rPr>
              <w:t>I think positively about myself.</w:t>
            </w:r>
          </w:p>
        </w:tc>
        <w:tc>
          <w:tcPr>
            <w:tcW w:w="517" w:type="pct"/>
            <w:shd w:val="clear" w:color="auto" w:fill="E8E8E8" w:themeFill="background2"/>
          </w:tcPr>
          <w:p w14:paraId="7801A6B2" w14:textId="77777777" w:rsidR="00B86D4C" w:rsidRPr="00DB7E0B" w:rsidRDefault="00B86D4C" w:rsidP="008F3A41">
            <w:pPr>
              <w:pStyle w:val="Boxes"/>
              <w:spacing w:line="480" w:lineRule="auto"/>
              <w:rPr>
                <w:rFonts w:ascii="Times New Roman" w:hAnsi="Times New Roman" w:cs="Times New Roman"/>
              </w:rPr>
            </w:pPr>
          </w:p>
        </w:tc>
        <w:tc>
          <w:tcPr>
            <w:tcW w:w="415" w:type="pct"/>
            <w:shd w:val="clear" w:color="auto" w:fill="E8E8E8" w:themeFill="background2"/>
          </w:tcPr>
          <w:p w14:paraId="7264F445"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25FBF3C7" w14:textId="77777777" w:rsidR="00B86D4C" w:rsidRPr="00DB7E0B" w:rsidRDefault="00B86D4C" w:rsidP="008F3A41">
            <w:pPr>
              <w:pStyle w:val="Boxes"/>
              <w:spacing w:line="480" w:lineRule="auto"/>
              <w:rPr>
                <w:rFonts w:ascii="Times New Roman" w:hAnsi="Times New Roman" w:cs="Times New Roman"/>
              </w:rPr>
            </w:pPr>
          </w:p>
        </w:tc>
        <w:tc>
          <w:tcPr>
            <w:tcW w:w="525" w:type="pct"/>
            <w:shd w:val="clear" w:color="auto" w:fill="E8E8E8" w:themeFill="background2"/>
          </w:tcPr>
          <w:p w14:paraId="4DC3E4BF" w14:textId="77777777" w:rsidR="00B86D4C" w:rsidRPr="00DB7E0B" w:rsidRDefault="00B86D4C" w:rsidP="008F3A41">
            <w:pPr>
              <w:pStyle w:val="Boxes"/>
              <w:spacing w:line="480" w:lineRule="auto"/>
              <w:rPr>
                <w:rFonts w:ascii="Times New Roman" w:hAnsi="Times New Roman" w:cs="Times New Roman"/>
              </w:rPr>
            </w:pPr>
          </w:p>
        </w:tc>
      </w:tr>
    </w:tbl>
    <w:p w14:paraId="617248C8" w14:textId="6BA4DC53" w:rsidR="00F40D64" w:rsidRPr="00DB7E0B" w:rsidRDefault="005211EE" w:rsidP="008F3A41">
      <w:pPr>
        <w:spacing w:line="480" w:lineRule="auto"/>
        <w:ind w:left="720"/>
      </w:pPr>
      <w:r w:rsidRPr="00DB7E0B">
        <w:t xml:space="preserve"> </w:t>
      </w:r>
    </w:p>
    <w:p w14:paraId="785F0E6C" w14:textId="77777777" w:rsidR="00F40D64" w:rsidRPr="00DB7E0B" w:rsidRDefault="00F40D64" w:rsidP="008F3A41">
      <w:pPr>
        <w:spacing w:line="480" w:lineRule="auto"/>
      </w:pPr>
    </w:p>
    <w:p w14:paraId="4AFB710E" w14:textId="29199951" w:rsidR="00F40D64" w:rsidRPr="00DB7E0B" w:rsidRDefault="005211EE" w:rsidP="008F3A41">
      <w:pPr>
        <w:spacing w:line="480" w:lineRule="auto"/>
        <w:rPr>
          <w:lang w:val="en-GB"/>
        </w:rPr>
      </w:pPr>
      <w:r w:rsidRPr="00DB7E0B">
        <w:rPr>
          <w:lang w:val="en-GB"/>
        </w:rPr>
        <w:t xml:space="preserve"> </w:t>
      </w:r>
      <w:r w:rsidRPr="00DB7E0B">
        <w:rPr>
          <w:lang w:val="en-GB"/>
        </w:rPr>
        <w:br w:type="page"/>
      </w:r>
    </w:p>
    <w:p w14:paraId="10C7CF83" w14:textId="79E5DE3C" w:rsidR="00F40D64" w:rsidRPr="00DB7E0B" w:rsidRDefault="005211EE" w:rsidP="008F3A41">
      <w:pPr>
        <w:pStyle w:val="Heading1"/>
        <w:spacing w:line="480" w:lineRule="auto"/>
        <w:rPr>
          <w:rFonts w:ascii="Times New Roman" w:hAnsi="Times New Roman" w:cs="Times New Roman"/>
          <w:sz w:val="24"/>
          <w:szCs w:val="24"/>
        </w:rPr>
      </w:pPr>
      <w:bookmarkStart w:id="193" w:name="_Toc197739661"/>
      <w:r w:rsidRPr="00DB7E0B">
        <w:rPr>
          <w:rFonts w:ascii="Times New Roman" w:hAnsi="Times New Roman" w:cs="Times New Roman"/>
          <w:sz w:val="24"/>
          <w:szCs w:val="24"/>
        </w:rPr>
        <w:t xml:space="preserve">Appendix </w:t>
      </w:r>
      <w:r w:rsidR="00D94907" w:rsidRPr="00DB7E0B">
        <w:rPr>
          <w:rFonts w:ascii="Times New Roman" w:hAnsi="Times New Roman" w:cs="Times New Roman"/>
          <w:sz w:val="24"/>
          <w:szCs w:val="24"/>
        </w:rPr>
        <w:t>1</w:t>
      </w:r>
      <w:r w:rsidR="00827277" w:rsidRPr="00DB7E0B">
        <w:rPr>
          <w:rFonts w:ascii="Times New Roman" w:hAnsi="Times New Roman" w:cs="Times New Roman"/>
          <w:sz w:val="24"/>
          <w:szCs w:val="24"/>
        </w:rPr>
        <w:t>2</w:t>
      </w:r>
      <w:r w:rsidR="00732479" w:rsidRPr="00DB7E0B">
        <w:rPr>
          <w:rFonts w:ascii="Times New Roman" w:hAnsi="Times New Roman" w:cs="Times New Roman"/>
          <w:sz w:val="24"/>
          <w:szCs w:val="24"/>
        </w:rPr>
        <w:t>a</w:t>
      </w:r>
      <w:bookmarkEnd w:id="193"/>
    </w:p>
    <w:p w14:paraId="33C6969C" w14:textId="77777777" w:rsidR="00F40D64" w:rsidRPr="00DB7E0B" w:rsidRDefault="00F40D64" w:rsidP="008F3A41">
      <w:pPr>
        <w:spacing w:line="480" w:lineRule="auto"/>
      </w:pPr>
    </w:p>
    <w:p w14:paraId="4F8BFB41" w14:textId="3E63ABEF" w:rsidR="00F40D64" w:rsidRPr="00DB7E0B" w:rsidRDefault="005211EE" w:rsidP="008F3A41">
      <w:pPr>
        <w:spacing w:line="480" w:lineRule="auto"/>
      </w:pPr>
      <w:r w:rsidRPr="00DB7E0B">
        <w:t xml:space="preserve">Coping Scale </w:t>
      </w:r>
    </w:p>
    <w:tbl>
      <w:tblPr>
        <w:tblStyle w:val="TableGrid"/>
        <w:tblW w:w="0" w:type="auto"/>
        <w:tblLook w:val="04A0" w:firstRow="1" w:lastRow="0" w:firstColumn="1" w:lastColumn="0" w:noHBand="0" w:noVBand="1"/>
      </w:tblPr>
      <w:tblGrid>
        <w:gridCol w:w="3920"/>
        <w:gridCol w:w="1042"/>
        <w:gridCol w:w="1384"/>
        <w:gridCol w:w="1393"/>
        <w:gridCol w:w="1264"/>
        <w:gridCol w:w="13"/>
      </w:tblGrid>
      <w:tr w:rsidR="00B02925" w:rsidRPr="00DB7E0B" w14:paraId="7220ECF1" w14:textId="77777777">
        <w:trPr>
          <w:trHeight w:val="683"/>
        </w:trPr>
        <w:tc>
          <w:tcPr>
            <w:tcW w:w="3920" w:type="dxa"/>
          </w:tcPr>
          <w:p w14:paraId="253E3069" w14:textId="77777777" w:rsidR="00B02925" w:rsidRPr="00DB7E0B" w:rsidRDefault="00B02925" w:rsidP="008F3A41">
            <w:pPr>
              <w:spacing w:line="480" w:lineRule="auto"/>
              <w:rPr>
                <w:sz w:val="24"/>
                <w:szCs w:val="24"/>
              </w:rPr>
            </w:pPr>
          </w:p>
        </w:tc>
        <w:tc>
          <w:tcPr>
            <w:tcW w:w="1042" w:type="dxa"/>
          </w:tcPr>
          <w:p w14:paraId="5DD3E1F1" w14:textId="77777777" w:rsidR="00B02925" w:rsidRPr="00DB7E0B" w:rsidRDefault="00B02925" w:rsidP="008F3A41">
            <w:pPr>
              <w:spacing w:line="480" w:lineRule="auto"/>
              <w:rPr>
                <w:sz w:val="24"/>
                <w:szCs w:val="24"/>
              </w:rPr>
            </w:pPr>
            <w:r w:rsidRPr="00DB7E0B">
              <w:rPr>
                <w:sz w:val="24"/>
                <w:szCs w:val="24"/>
              </w:rPr>
              <w:t>Mostly true about me</w:t>
            </w:r>
          </w:p>
        </w:tc>
        <w:tc>
          <w:tcPr>
            <w:tcW w:w="1384" w:type="dxa"/>
          </w:tcPr>
          <w:p w14:paraId="248FC46D" w14:textId="77777777" w:rsidR="00B02925" w:rsidRPr="00DB7E0B" w:rsidRDefault="00B02925" w:rsidP="008F3A41">
            <w:pPr>
              <w:spacing w:line="480" w:lineRule="auto"/>
              <w:rPr>
                <w:sz w:val="24"/>
                <w:szCs w:val="24"/>
              </w:rPr>
            </w:pPr>
            <w:r w:rsidRPr="00DB7E0B">
              <w:rPr>
                <w:sz w:val="24"/>
                <w:szCs w:val="24"/>
              </w:rPr>
              <w:t xml:space="preserve">Somewhat true about me </w:t>
            </w:r>
          </w:p>
        </w:tc>
        <w:tc>
          <w:tcPr>
            <w:tcW w:w="1393" w:type="dxa"/>
          </w:tcPr>
          <w:p w14:paraId="3A6F5653" w14:textId="77777777" w:rsidR="00B02925" w:rsidRPr="00DB7E0B" w:rsidRDefault="00B02925" w:rsidP="008F3A41">
            <w:pPr>
              <w:spacing w:line="480" w:lineRule="auto"/>
              <w:rPr>
                <w:sz w:val="24"/>
                <w:szCs w:val="24"/>
              </w:rPr>
            </w:pPr>
            <w:r w:rsidRPr="00DB7E0B">
              <w:rPr>
                <w:sz w:val="24"/>
                <w:szCs w:val="24"/>
              </w:rPr>
              <w:t xml:space="preserve">A little true about me </w:t>
            </w:r>
          </w:p>
        </w:tc>
        <w:tc>
          <w:tcPr>
            <w:tcW w:w="1277" w:type="dxa"/>
            <w:gridSpan w:val="2"/>
          </w:tcPr>
          <w:p w14:paraId="5C4F87FD" w14:textId="77777777" w:rsidR="00B02925" w:rsidRPr="00DB7E0B" w:rsidRDefault="00B02925" w:rsidP="008F3A41">
            <w:pPr>
              <w:spacing w:line="480" w:lineRule="auto"/>
              <w:rPr>
                <w:sz w:val="24"/>
                <w:szCs w:val="24"/>
              </w:rPr>
            </w:pPr>
            <w:r w:rsidRPr="00DB7E0B">
              <w:rPr>
                <w:sz w:val="24"/>
                <w:szCs w:val="24"/>
              </w:rPr>
              <w:t xml:space="preserve">Not true about me </w:t>
            </w:r>
          </w:p>
        </w:tc>
      </w:tr>
      <w:tr w:rsidR="00B02925" w:rsidRPr="00DB7E0B" w14:paraId="6F22B570" w14:textId="77777777">
        <w:trPr>
          <w:gridAfter w:val="1"/>
          <w:wAfter w:w="13" w:type="dxa"/>
          <w:trHeight w:val="432"/>
        </w:trPr>
        <w:tc>
          <w:tcPr>
            <w:tcW w:w="3920" w:type="dxa"/>
          </w:tcPr>
          <w:p w14:paraId="742ED94D"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 xml:space="preserve">When dealing with a problem, I spend time trying to understand what happened. </w:t>
            </w:r>
          </w:p>
          <w:p w14:paraId="445353A3" w14:textId="77777777" w:rsidR="00B02925" w:rsidRPr="00DB7E0B" w:rsidRDefault="00B02925" w:rsidP="008F3A41">
            <w:pPr>
              <w:spacing w:line="480" w:lineRule="auto"/>
              <w:rPr>
                <w:sz w:val="24"/>
                <w:szCs w:val="24"/>
              </w:rPr>
            </w:pPr>
          </w:p>
        </w:tc>
        <w:tc>
          <w:tcPr>
            <w:tcW w:w="1042" w:type="dxa"/>
          </w:tcPr>
          <w:p w14:paraId="4BBC6703" w14:textId="77777777" w:rsidR="00B02925" w:rsidRPr="00DB7E0B" w:rsidRDefault="00B02925" w:rsidP="008F3A41">
            <w:pPr>
              <w:spacing w:line="480" w:lineRule="auto"/>
              <w:rPr>
                <w:sz w:val="24"/>
                <w:szCs w:val="24"/>
              </w:rPr>
            </w:pPr>
          </w:p>
        </w:tc>
        <w:tc>
          <w:tcPr>
            <w:tcW w:w="1384" w:type="dxa"/>
          </w:tcPr>
          <w:p w14:paraId="15C8ACEB" w14:textId="77777777" w:rsidR="00B02925" w:rsidRPr="00DB7E0B" w:rsidRDefault="00B02925" w:rsidP="008F3A41">
            <w:pPr>
              <w:spacing w:line="480" w:lineRule="auto"/>
              <w:rPr>
                <w:sz w:val="24"/>
                <w:szCs w:val="24"/>
              </w:rPr>
            </w:pPr>
          </w:p>
        </w:tc>
        <w:tc>
          <w:tcPr>
            <w:tcW w:w="1393" w:type="dxa"/>
          </w:tcPr>
          <w:p w14:paraId="4E9E6A25" w14:textId="77777777" w:rsidR="00B02925" w:rsidRPr="00DB7E0B" w:rsidRDefault="00B02925" w:rsidP="008F3A41">
            <w:pPr>
              <w:spacing w:line="480" w:lineRule="auto"/>
              <w:rPr>
                <w:sz w:val="24"/>
                <w:szCs w:val="24"/>
              </w:rPr>
            </w:pPr>
          </w:p>
        </w:tc>
        <w:tc>
          <w:tcPr>
            <w:tcW w:w="1264" w:type="dxa"/>
          </w:tcPr>
          <w:p w14:paraId="2E5ADED1" w14:textId="77777777" w:rsidR="00B02925" w:rsidRPr="00DB7E0B" w:rsidRDefault="00B02925" w:rsidP="008F3A41">
            <w:pPr>
              <w:spacing w:line="480" w:lineRule="auto"/>
              <w:rPr>
                <w:sz w:val="24"/>
                <w:szCs w:val="24"/>
              </w:rPr>
            </w:pPr>
          </w:p>
        </w:tc>
      </w:tr>
      <w:tr w:rsidR="00B02925" w:rsidRPr="00DB7E0B" w14:paraId="15A7F372" w14:textId="77777777">
        <w:trPr>
          <w:gridAfter w:val="1"/>
          <w:wAfter w:w="13" w:type="dxa"/>
          <w:trHeight w:val="432"/>
        </w:trPr>
        <w:tc>
          <w:tcPr>
            <w:tcW w:w="3920" w:type="dxa"/>
          </w:tcPr>
          <w:p w14:paraId="21978EC3"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try to see the positive side of the situation.</w:t>
            </w:r>
          </w:p>
          <w:p w14:paraId="4E4C9918" w14:textId="77777777" w:rsidR="00B02925" w:rsidRPr="00DB7E0B" w:rsidRDefault="00B02925" w:rsidP="008F3A41">
            <w:pPr>
              <w:spacing w:line="480" w:lineRule="auto"/>
              <w:rPr>
                <w:sz w:val="24"/>
                <w:szCs w:val="24"/>
              </w:rPr>
            </w:pPr>
          </w:p>
        </w:tc>
        <w:tc>
          <w:tcPr>
            <w:tcW w:w="1042" w:type="dxa"/>
          </w:tcPr>
          <w:p w14:paraId="6B9A07C8" w14:textId="77777777" w:rsidR="00B02925" w:rsidRPr="00DB7E0B" w:rsidRDefault="00B02925" w:rsidP="008F3A41">
            <w:pPr>
              <w:spacing w:line="480" w:lineRule="auto"/>
              <w:rPr>
                <w:sz w:val="24"/>
                <w:szCs w:val="24"/>
              </w:rPr>
            </w:pPr>
          </w:p>
        </w:tc>
        <w:tc>
          <w:tcPr>
            <w:tcW w:w="1384" w:type="dxa"/>
          </w:tcPr>
          <w:p w14:paraId="0F296A3D" w14:textId="77777777" w:rsidR="00B02925" w:rsidRPr="00DB7E0B" w:rsidRDefault="00B02925" w:rsidP="008F3A41">
            <w:pPr>
              <w:spacing w:line="480" w:lineRule="auto"/>
              <w:rPr>
                <w:sz w:val="24"/>
                <w:szCs w:val="24"/>
              </w:rPr>
            </w:pPr>
          </w:p>
        </w:tc>
        <w:tc>
          <w:tcPr>
            <w:tcW w:w="1393" w:type="dxa"/>
          </w:tcPr>
          <w:p w14:paraId="42DD4CE6" w14:textId="77777777" w:rsidR="00B02925" w:rsidRPr="00DB7E0B" w:rsidRDefault="00B02925" w:rsidP="008F3A41">
            <w:pPr>
              <w:spacing w:line="480" w:lineRule="auto"/>
              <w:rPr>
                <w:sz w:val="24"/>
                <w:szCs w:val="24"/>
              </w:rPr>
            </w:pPr>
          </w:p>
        </w:tc>
        <w:tc>
          <w:tcPr>
            <w:tcW w:w="1264" w:type="dxa"/>
          </w:tcPr>
          <w:p w14:paraId="3EDBE9DF" w14:textId="77777777" w:rsidR="00B02925" w:rsidRPr="00DB7E0B" w:rsidRDefault="00B02925" w:rsidP="008F3A41">
            <w:pPr>
              <w:spacing w:line="480" w:lineRule="auto"/>
              <w:rPr>
                <w:sz w:val="24"/>
                <w:szCs w:val="24"/>
              </w:rPr>
            </w:pPr>
          </w:p>
        </w:tc>
      </w:tr>
      <w:tr w:rsidR="00B02925" w:rsidRPr="00DB7E0B" w14:paraId="77DC124D" w14:textId="77777777">
        <w:trPr>
          <w:gridAfter w:val="1"/>
          <w:wAfter w:w="13" w:type="dxa"/>
          <w:trHeight w:val="432"/>
        </w:trPr>
        <w:tc>
          <w:tcPr>
            <w:tcW w:w="3920" w:type="dxa"/>
          </w:tcPr>
          <w:p w14:paraId="67331150" w14:textId="77777777" w:rsidR="00B02925" w:rsidRPr="00DB7E0B" w:rsidRDefault="00B02925" w:rsidP="008465F2">
            <w:pPr>
              <w:pStyle w:val="ListParagraph"/>
              <w:numPr>
                <w:ilvl w:val="0"/>
                <w:numId w:val="15"/>
              </w:numPr>
              <w:spacing w:line="480" w:lineRule="auto"/>
              <w:rPr>
                <w:sz w:val="24"/>
                <w:szCs w:val="24"/>
              </w:rPr>
            </w:pPr>
            <w:r w:rsidRPr="00DB7E0B">
              <w:rPr>
                <w:color w:val="000000"/>
                <w:sz w:val="24"/>
                <w:szCs w:val="24"/>
                <w:lang w:val="en-GB"/>
              </w:rPr>
              <w:t>When dealing with a problem, I try to step back from the problem and think about it from a different point of view.</w:t>
            </w:r>
          </w:p>
        </w:tc>
        <w:tc>
          <w:tcPr>
            <w:tcW w:w="1042" w:type="dxa"/>
          </w:tcPr>
          <w:p w14:paraId="2D2C0D0B" w14:textId="77777777" w:rsidR="00B02925" w:rsidRPr="00DB7E0B" w:rsidRDefault="00B02925" w:rsidP="008F3A41">
            <w:pPr>
              <w:spacing w:line="480" w:lineRule="auto"/>
              <w:rPr>
                <w:sz w:val="24"/>
                <w:szCs w:val="24"/>
              </w:rPr>
            </w:pPr>
          </w:p>
        </w:tc>
        <w:tc>
          <w:tcPr>
            <w:tcW w:w="1384" w:type="dxa"/>
          </w:tcPr>
          <w:p w14:paraId="0DFD36D1" w14:textId="77777777" w:rsidR="00B02925" w:rsidRPr="00DB7E0B" w:rsidRDefault="00B02925" w:rsidP="008F3A41">
            <w:pPr>
              <w:spacing w:line="480" w:lineRule="auto"/>
              <w:rPr>
                <w:sz w:val="24"/>
                <w:szCs w:val="24"/>
              </w:rPr>
            </w:pPr>
          </w:p>
        </w:tc>
        <w:tc>
          <w:tcPr>
            <w:tcW w:w="1393" w:type="dxa"/>
          </w:tcPr>
          <w:p w14:paraId="462C9EE8" w14:textId="77777777" w:rsidR="00B02925" w:rsidRPr="00DB7E0B" w:rsidRDefault="00B02925" w:rsidP="008F3A41">
            <w:pPr>
              <w:spacing w:line="480" w:lineRule="auto"/>
              <w:rPr>
                <w:sz w:val="24"/>
                <w:szCs w:val="24"/>
              </w:rPr>
            </w:pPr>
          </w:p>
        </w:tc>
        <w:tc>
          <w:tcPr>
            <w:tcW w:w="1264" w:type="dxa"/>
          </w:tcPr>
          <w:p w14:paraId="38D8FFDA" w14:textId="77777777" w:rsidR="00B02925" w:rsidRPr="00DB7E0B" w:rsidRDefault="00B02925" w:rsidP="008F3A41">
            <w:pPr>
              <w:spacing w:line="480" w:lineRule="auto"/>
              <w:rPr>
                <w:sz w:val="24"/>
                <w:szCs w:val="24"/>
              </w:rPr>
            </w:pPr>
          </w:p>
        </w:tc>
      </w:tr>
      <w:tr w:rsidR="00B02925" w:rsidRPr="00DB7E0B" w14:paraId="0D185986" w14:textId="77777777">
        <w:trPr>
          <w:gridAfter w:val="1"/>
          <w:wAfter w:w="13" w:type="dxa"/>
          <w:trHeight w:val="432"/>
        </w:trPr>
        <w:tc>
          <w:tcPr>
            <w:tcW w:w="3920" w:type="dxa"/>
          </w:tcPr>
          <w:p w14:paraId="50B71872"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consider several alternatives for handling the problem.</w:t>
            </w:r>
          </w:p>
          <w:p w14:paraId="1B31ACA7" w14:textId="77777777" w:rsidR="00B02925" w:rsidRPr="00DB7E0B" w:rsidRDefault="00B02925" w:rsidP="008F3A41">
            <w:pPr>
              <w:spacing w:line="480" w:lineRule="auto"/>
              <w:rPr>
                <w:sz w:val="24"/>
                <w:szCs w:val="24"/>
              </w:rPr>
            </w:pPr>
          </w:p>
        </w:tc>
        <w:tc>
          <w:tcPr>
            <w:tcW w:w="1042" w:type="dxa"/>
          </w:tcPr>
          <w:p w14:paraId="5BB930F9" w14:textId="77777777" w:rsidR="00B02925" w:rsidRPr="00DB7E0B" w:rsidRDefault="00B02925" w:rsidP="008F3A41">
            <w:pPr>
              <w:spacing w:line="480" w:lineRule="auto"/>
              <w:rPr>
                <w:sz w:val="24"/>
                <w:szCs w:val="24"/>
              </w:rPr>
            </w:pPr>
          </w:p>
        </w:tc>
        <w:tc>
          <w:tcPr>
            <w:tcW w:w="1384" w:type="dxa"/>
          </w:tcPr>
          <w:p w14:paraId="6A98A409" w14:textId="77777777" w:rsidR="00B02925" w:rsidRPr="00DB7E0B" w:rsidRDefault="00B02925" w:rsidP="008F3A41">
            <w:pPr>
              <w:spacing w:line="480" w:lineRule="auto"/>
              <w:rPr>
                <w:sz w:val="24"/>
                <w:szCs w:val="24"/>
              </w:rPr>
            </w:pPr>
          </w:p>
        </w:tc>
        <w:tc>
          <w:tcPr>
            <w:tcW w:w="1393" w:type="dxa"/>
          </w:tcPr>
          <w:p w14:paraId="7CD9D677" w14:textId="77777777" w:rsidR="00B02925" w:rsidRPr="00DB7E0B" w:rsidRDefault="00B02925" w:rsidP="008F3A41">
            <w:pPr>
              <w:spacing w:line="480" w:lineRule="auto"/>
              <w:rPr>
                <w:sz w:val="24"/>
                <w:szCs w:val="24"/>
              </w:rPr>
            </w:pPr>
          </w:p>
        </w:tc>
        <w:tc>
          <w:tcPr>
            <w:tcW w:w="1264" w:type="dxa"/>
          </w:tcPr>
          <w:p w14:paraId="4C059455" w14:textId="77777777" w:rsidR="00B02925" w:rsidRPr="00DB7E0B" w:rsidRDefault="00B02925" w:rsidP="008F3A41">
            <w:pPr>
              <w:spacing w:line="480" w:lineRule="auto"/>
              <w:rPr>
                <w:sz w:val="24"/>
                <w:szCs w:val="24"/>
              </w:rPr>
            </w:pPr>
          </w:p>
        </w:tc>
      </w:tr>
      <w:tr w:rsidR="00B02925" w:rsidRPr="00DB7E0B" w14:paraId="3EC81BD6" w14:textId="77777777">
        <w:trPr>
          <w:gridAfter w:val="1"/>
          <w:wAfter w:w="13" w:type="dxa"/>
          <w:trHeight w:val="432"/>
        </w:trPr>
        <w:tc>
          <w:tcPr>
            <w:tcW w:w="3920" w:type="dxa"/>
          </w:tcPr>
          <w:p w14:paraId="7A2F1895" w14:textId="77777777" w:rsidR="00B02925" w:rsidRPr="00DB7E0B" w:rsidRDefault="00B02925" w:rsidP="008465F2">
            <w:pPr>
              <w:pStyle w:val="ListParagraph"/>
              <w:numPr>
                <w:ilvl w:val="0"/>
                <w:numId w:val="15"/>
              </w:numPr>
              <w:spacing w:line="480" w:lineRule="auto"/>
              <w:rPr>
                <w:sz w:val="24"/>
                <w:szCs w:val="24"/>
              </w:rPr>
            </w:pPr>
            <w:r w:rsidRPr="00DB7E0B">
              <w:rPr>
                <w:color w:val="000000"/>
                <w:sz w:val="24"/>
                <w:szCs w:val="24"/>
                <w:lang w:val="en-GB"/>
              </w:rPr>
              <w:t>When dealing with a problem, I try to see the humour in it.</w:t>
            </w:r>
          </w:p>
        </w:tc>
        <w:tc>
          <w:tcPr>
            <w:tcW w:w="1042" w:type="dxa"/>
          </w:tcPr>
          <w:p w14:paraId="7BCF0117" w14:textId="77777777" w:rsidR="00B02925" w:rsidRPr="00DB7E0B" w:rsidRDefault="00B02925" w:rsidP="008F3A41">
            <w:pPr>
              <w:spacing w:line="480" w:lineRule="auto"/>
              <w:rPr>
                <w:sz w:val="24"/>
                <w:szCs w:val="24"/>
              </w:rPr>
            </w:pPr>
          </w:p>
        </w:tc>
        <w:tc>
          <w:tcPr>
            <w:tcW w:w="1384" w:type="dxa"/>
          </w:tcPr>
          <w:p w14:paraId="4F69BE06" w14:textId="77777777" w:rsidR="00B02925" w:rsidRPr="00DB7E0B" w:rsidRDefault="00B02925" w:rsidP="008F3A41">
            <w:pPr>
              <w:spacing w:line="480" w:lineRule="auto"/>
              <w:rPr>
                <w:sz w:val="24"/>
                <w:szCs w:val="24"/>
              </w:rPr>
            </w:pPr>
          </w:p>
        </w:tc>
        <w:tc>
          <w:tcPr>
            <w:tcW w:w="1393" w:type="dxa"/>
          </w:tcPr>
          <w:p w14:paraId="26ABD0F6" w14:textId="77777777" w:rsidR="00B02925" w:rsidRPr="00DB7E0B" w:rsidRDefault="00B02925" w:rsidP="008F3A41">
            <w:pPr>
              <w:spacing w:line="480" w:lineRule="auto"/>
              <w:rPr>
                <w:sz w:val="24"/>
                <w:szCs w:val="24"/>
              </w:rPr>
            </w:pPr>
          </w:p>
        </w:tc>
        <w:tc>
          <w:tcPr>
            <w:tcW w:w="1264" w:type="dxa"/>
          </w:tcPr>
          <w:p w14:paraId="287C2C9C" w14:textId="77777777" w:rsidR="00B02925" w:rsidRPr="00DB7E0B" w:rsidRDefault="00B02925" w:rsidP="008F3A41">
            <w:pPr>
              <w:spacing w:line="480" w:lineRule="auto"/>
              <w:rPr>
                <w:sz w:val="24"/>
                <w:szCs w:val="24"/>
              </w:rPr>
            </w:pPr>
          </w:p>
        </w:tc>
      </w:tr>
      <w:tr w:rsidR="00B02925" w:rsidRPr="00DB7E0B" w14:paraId="1229046C" w14:textId="77777777">
        <w:trPr>
          <w:gridAfter w:val="1"/>
          <w:wAfter w:w="13" w:type="dxa"/>
          <w:trHeight w:val="432"/>
        </w:trPr>
        <w:tc>
          <w:tcPr>
            <w:tcW w:w="3920" w:type="dxa"/>
          </w:tcPr>
          <w:p w14:paraId="1DE0BF4E"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think about what it might say about bigger lifestyle changes I need to make.</w:t>
            </w:r>
          </w:p>
          <w:p w14:paraId="5217CFA7" w14:textId="77777777" w:rsidR="00B02925" w:rsidRPr="00DB7E0B" w:rsidRDefault="00B02925" w:rsidP="008F3A41">
            <w:pPr>
              <w:spacing w:line="480" w:lineRule="auto"/>
              <w:rPr>
                <w:sz w:val="24"/>
                <w:szCs w:val="24"/>
              </w:rPr>
            </w:pPr>
          </w:p>
        </w:tc>
        <w:tc>
          <w:tcPr>
            <w:tcW w:w="1042" w:type="dxa"/>
          </w:tcPr>
          <w:p w14:paraId="76861BF9" w14:textId="77777777" w:rsidR="00B02925" w:rsidRPr="00DB7E0B" w:rsidRDefault="00B02925" w:rsidP="008F3A41">
            <w:pPr>
              <w:spacing w:line="480" w:lineRule="auto"/>
              <w:rPr>
                <w:sz w:val="24"/>
                <w:szCs w:val="24"/>
              </w:rPr>
            </w:pPr>
          </w:p>
        </w:tc>
        <w:tc>
          <w:tcPr>
            <w:tcW w:w="1384" w:type="dxa"/>
          </w:tcPr>
          <w:p w14:paraId="11EC054A" w14:textId="77777777" w:rsidR="00B02925" w:rsidRPr="00DB7E0B" w:rsidRDefault="00B02925" w:rsidP="008F3A41">
            <w:pPr>
              <w:spacing w:line="480" w:lineRule="auto"/>
              <w:rPr>
                <w:sz w:val="24"/>
                <w:szCs w:val="24"/>
              </w:rPr>
            </w:pPr>
          </w:p>
        </w:tc>
        <w:tc>
          <w:tcPr>
            <w:tcW w:w="1393" w:type="dxa"/>
          </w:tcPr>
          <w:p w14:paraId="269395AA" w14:textId="77777777" w:rsidR="00B02925" w:rsidRPr="00DB7E0B" w:rsidRDefault="00B02925" w:rsidP="008F3A41">
            <w:pPr>
              <w:spacing w:line="480" w:lineRule="auto"/>
              <w:rPr>
                <w:sz w:val="24"/>
                <w:szCs w:val="24"/>
              </w:rPr>
            </w:pPr>
          </w:p>
        </w:tc>
        <w:tc>
          <w:tcPr>
            <w:tcW w:w="1264" w:type="dxa"/>
          </w:tcPr>
          <w:p w14:paraId="06E173ED" w14:textId="77777777" w:rsidR="00B02925" w:rsidRPr="00DB7E0B" w:rsidRDefault="00B02925" w:rsidP="008F3A41">
            <w:pPr>
              <w:spacing w:line="480" w:lineRule="auto"/>
              <w:rPr>
                <w:sz w:val="24"/>
                <w:szCs w:val="24"/>
              </w:rPr>
            </w:pPr>
          </w:p>
        </w:tc>
      </w:tr>
      <w:tr w:rsidR="00B02925" w:rsidRPr="00DB7E0B" w14:paraId="275FC085" w14:textId="77777777">
        <w:trPr>
          <w:gridAfter w:val="1"/>
          <w:wAfter w:w="13" w:type="dxa"/>
          <w:trHeight w:val="432"/>
        </w:trPr>
        <w:tc>
          <w:tcPr>
            <w:tcW w:w="3920" w:type="dxa"/>
          </w:tcPr>
          <w:p w14:paraId="4A9B54FD" w14:textId="77777777" w:rsidR="00B02925" w:rsidRPr="00DB7E0B" w:rsidRDefault="00B02925" w:rsidP="008465F2">
            <w:pPr>
              <w:pStyle w:val="ListParagraph"/>
              <w:numPr>
                <w:ilvl w:val="0"/>
                <w:numId w:val="15"/>
              </w:numPr>
              <w:spacing w:line="480" w:lineRule="auto"/>
              <w:rPr>
                <w:sz w:val="24"/>
                <w:szCs w:val="24"/>
              </w:rPr>
            </w:pPr>
            <w:r w:rsidRPr="00DB7E0B">
              <w:rPr>
                <w:color w:val="000000"/>
                <w:sz w:val="24"/>
                <w:szCs w:val="24"/>
                <w:lang w:val="en-GB"/>
              </w:rPr>
              <w:t>When dealing with a problem, I often wait it out and see if it doesn’t take care of itself.</w:t>
            </w:r>
          </w:p>
        </w:tc>
        <w:tc>
          <w:tcPr>
            <w:tcW w:w="1042" w:type="dxa"/>
          </w:tcPr>
          <w:p w14:paraId="441838C3" w14:textId="77777777" w:rsidR="00B02925" w:rsidRPr="00DB7E0B" w:rsidRDefault="00B02925" w:rsidP="008F3A41">
            <w:pPr>
              <w:spacing w:line="480" w:lineRule="auto"/>
              <w:rPr>
                <w:sz w:val="24"/>
                <w:szCs w:val="24"/>
              </w:rPr>
            </w:pPr>
          </w:p>
        </w:tc>
        <w:tc>
          <w:tcPr>
            <w:tcW w:w="1384" w:type="dxa"/>
          </w:tcPr>
          <w:p w14:paraId="70467C49" w14:textId="77777777" w:rsidR="00B02925" w:rsidRPr="00DB7E0B" w:rsidRDefault="00B02925" w:rsidP="008F3A41">
            <w:pPr>
              <w:spacing w:line="480" w:lineRule="auto"/>
              <w:rPr>
                <w:sz w:val="24"/>
                <w:szCs w:val="24"/>
              </w:rPr>
            </w:pPr>
          </w:p>
        </w:tc>
        <w:tc>
          <w:tcPr>
            <w:tcW w:w="1393" w:type="dxa"/>
          </w:tcPr>
          <w:p w14:paraId="5B1AE87D" w14:textId="77777777" w:rsidR="00B02925" w:rsidRPr="00DB7E0B" w:rsidRDefault="00B02925" w:rsidP="008F3A41">
            <w:pPr>
              <w:spacing w:line="480" w:lineRule="auto"/>
              <w:rPr>
                <w:sz w:val="24"/>
                <w:szCs w:val="24"/>
              </w:rPr>
            </w:pPr>
          </w:p>
        </w:tc>
        <w:tc>
          <w:tcPr>
            <w:tcW w:w="1264" w:type="dxa"/>
          </w:tcPr>
          <w:p w14:paraId="3255F9DF" w14:textId="77777777" w:rsidR="00B02925" w:rsidRPr="00DB7E0B" w:rsidRDefault="00B02925" w:rsidP="008F3A41">
            <w:pPr>
              <w:spacing w:line="480" w:lineRule="auto"/>
              <w:rPr>
                <w:sz w:val="24"/>
                <w:szCs w:val="24"/>
              </w:rPr>
            </w:pPr>
          </w:p>
        </w:tc>
      </w:tr>
      <w:tr w:rsidR="00B02925" w:rsidRPr="00DB7E0B" w14:paraId="0E97D073" w14:textId="77777777">
        <w:trPr>
          <w:gridAfter w:val="1"/>
          <w:wAfter w:w="13" w:type="dxa"/>
          <w:trHeight w:val="432"/>
        </w:trPr>
        <w:tc>
          <w:tcPr>
            <w:tcW w:w="3920" w:type="dxa"/>
          </w:tcPr>
          <w:p w14:paraId="1F69865C"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often try to remember that the problem is not as serious as it seems.</w:t>
            </w:r>
          </w:p>
          <w:p w14:paraId="2E543B4F" w14:textId="77777777" w:rsidR="00B02925" w:rsidRPr="00DB7E0B" w:rsidRDefault="00B02925" w:rsidP="008F3A41">
            <w:pPr>
              <w:spacing w:line="480" w:lineRule="auto"/>
              <w:rPr>
                <w:sz w:val="24"/>
                <w:szCs w:val="24"/>
              </w:rPr>
            </w:pPr>
          </w:p>
        </w:tc>
        <w:tc>
          <w:tcPr>
            <w:tcW w:w="1042" w:type="dxa"/>
          </w:tcPr>
          <w:p w14:paraId="70740EE7" w14:textId="77777777" w:rsidR="00B02925" w:rsidRPr="00DB7E0B" w:rsidRDefault="00B02925" w:rsidP="008F3A41">
            <w:pPr>
              <w:spacing w:line="480" w:lineRule="auto"/>
              <w:rPr>
                <w:sz w:val="24"/>
                <w:szCs w:val="24"/>
              </w:rPr>
            </w:pPr>
          </w:p>
        </w:tc>
        <w:tc>
          <w:tcPr>
            <w:tcW w:w="1384" w:type="dxa"/>
          </w:tcPr>
          <w:p w14:paraId="2F6C9F84" w14:textId="77777777" w:rsidR="00B02925" w:rsidRPr="00DB7E0B" w:rsidRDefault="00B02925" w:rsidP="008F3A41">
            <w:pPr>
              <w:spacing w:line="480" w:lineRule="auto"/>
              <w:rPr>
                <w:sz w:val="24"/>
                <w:szCs w:val="24"/>
              </w:rPr>
            </w:pPr>
          </w:p>
        </w:tc>
        <w:tc>
          <w:tcPr>
            <w:tcW w:w="1393" w:type="dxa"/>
          </w:tcPr>
          <w:p w14:paraId="75305E7F" w14:textId="77777777" w:rsidR="00B02925" w:rsidRPr="00DB7E0B" w:rsidRDefault="00B02925" w:rsidP="008F3A41">
            <w:pPr>
              <w:spacing w:line="480" w:lineRule="auto"/>
              <w:rPr>
                <w:sz w:val="24"/>
                <w:szCs w:val="24"/>
              </w:rPr>
            </w:pPr>
          </w:p>
        </w:tc>
        <w:tc>
          <w:tcPr>
            <w:tcW w:w="1264" w:type="dxa"/>
          </w:tcPr>
          <w:p w14:paraId="5BA61C48" w14:textId="77777777" w:rsidR="00B02925" w:rsidRPr="00DB7E0B" w:rsidRDefault="00B02925" w:rsidP="008F3A41">
            <w:pPr>
              <w:spacing w:line="480" w:lineRule="auto"/>
              <w:rPr>
                <w:sz w:val="24"/>
                <w:szCs w:val="24"/>
              </w:rPr>
            </w:pPr>
          </w:p>
        </w:tc>
      </w:tr>
      <w:tr w:rsidR="00B02925" w:rsidRPr="00DB7E0B" w14:paraId="0512D33C" w14:textId="77777777">
        <w:trPr>
          <w:gridAfter w:val="1"/>
          <w:wAfter w:w="13" w:type="dxa"/>
          <w:trHeight w:val="432"/>
        </w:trPr>
        <w:tc>
          <w:tcPr>
            <w:tcW w:w="3920" w:type="dxa"/>
          </w:tcPr>
          <w:p w14:paraId="71247A88"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often use exercise, hobbies, or meditation to help me get through a tough time.</w:t>
            </w:r>
          </w:p>
          <w:p w14:paraId="1F7D9A6F" w14:textId="77777777" w:rsidR="00B02925" w:rsidRPr="00DB7E0B" w:rsidRDefault="00B02925" w:rsidP="008F3A41">
            <w:pPr>
              <w:spacing w:line="480" w:lineRule="auto"/>
              <w:rPr>
                <w:sz w:val="24"/>
                <w:szCs w:val="24"/>
              </w:rPr>
            </w:pPr>
          </w:p>
        </w:tc>
        <w:tc>
          <w:tcPr>
            <w:tcW w:w="1042" w:type="dxa"/>
          </w:tcPr>
          <w:p w14:paraId="309A64E0" w14:textId="77777777" w:rsidR="00B02925" w:rsidRPr="00DB7E0B" w:rsidRDefault="00B02925" w:rsidP="008F3A41">
            <w:pPr>
              <w:spacing w:line="480" w:lineRule="auto"/>
              <w:rPr>
                <w:sz w:val="24"/>
                <w:szCs w:val="24"/>
              </w:rPr>
            </w:pPr>
          </w:p>
        </w:tc>
        <w:tc>
          <w:tcPr>
            <w:tcW w:w="1384" w:type="dxa"/>
          </w:tcPr>
          <w:p w14:paraId="2E1CA2F8" w14:textId="77777777" w:rsidR="00B02925" w:rsidRPr="00DB7E0B" w:rsidRDefault="00B02925" w:rsidP="008F3A41">
            <w:pPr>
              <w:spacing w:line="480" w:lineRule="auto"/>
              <w:rPr>
                <w:sz w:val="24"/>
                <w:szCs w:val="24"/>
              </w:rPr>
            </w:pPr>
          </w:p>
        </w:tc>
        <w:tc>
          <w:tcPr>
            <w:tcW w:w="1393" w:type="dxa"/>
          </w:tcPr>
          <w:p w14:paraId="1BA4C369" w14:textId="77777777" w:rsidR="00B02925" w:rsidRPr="00DB7E0B" w:rsidRDefault="00B02925" w:rsidP="008F3A41">
            <w:pPr>
              <w:spacing w:line="480" w:lineRule="auto"/>
              <w:rPr>
                <w:sz w:val="24"/>
                <w:szCs w:val="24"/>
              </w:rPr>
            </w:pPr>
          </w:p>
        </w:tc>
        <w:tc>
          <w:tcPr>
            <w:tcW w:w="1264" w:type="dxa"/>
          </w:tcPr>
          <w:p w14:paraId="1AE95948" w14:textId="77777777" w:rsidR="00B02925" w:rsidRPr="00DB7E0B" w:rsidRDefault="00B02925" w:rsidP="008F3A41">
            <w:pPr>
              <w:spacing w:line="480" w:lineRule="auto"/>
              <w:rPr>
                <w:sz w:val="24"/>
                <w:szCs w:val="24"/>
              </w:rPr>
            </w:pPr>
          </w:p>
        </w:tc>
      </w:tr>
      <w:tr w:rsidR="00B02925" w:rsidRPr="00DB7E0B" w14:paraId="1D3F43F9" w14:textId="77777777">
        <w:trPr>
          <w:gridAfter w:val="1"/>
          <w:wAfter w:w="13" w:type="dxa"/>
          <w:trHeight w:val="432"/>
        </w:trPr>
        <w:tc>
          <w:tcPr>
            <w:tcW w:w="3920" w:type="dxa"/>
          </w:tcPr>
          <w:p w14:paraId="3E3E617D"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make jokes about it or try to make light of it.</w:t>
            </w:r>
          </w:p>
          <w:p w14:paraId="7A2ED731" w14:textId="77777777" w:rsidR="00B02925" w:rsidRPr="00DB7E0B" w:rsidRDefault="00B02925" w:rsidP="008F3A41">
            <w:pPr>
              <w:spacing w:line="480" w:lineRule="auto"/>
              <w:rPr>
                <w:sz w:val="24"/>
                <w:szCs w:val="24"/>
              </w:rPr>
            </w:pPr>
          </w:p>
        </w:tc>
        <w:tc>
          <w:tcPr>
            <w:tcW w:w="1042" w:type="dxa"/>
          </w:tcPr>
          <w:p w14:paraId="72026A62" w14:textId="77777777" w:rsidR="00B02925" w:rsidRPr="00DB7E0B" w:rsidRDefault="00B02925" w:rsidP="008F3A41">
            <w:pPr>
              <w:spacing w:line="480" w:lineRule="auto"/>
              <w:rPr>
                <w:sz w:val="24"/>
                <w:szCs w:val="24"/>
              </w:rPr>
            </w:pPr>
          </w:p>
        </w:tc>
        <w:tc>
          <w:tcPr>
            <w:tcW w:w="1384" w:type="dxa"/>
          </w:tcPr>
          <w:p w14:paraId="61B82DE8" w14:textId="77777777" w:rsidR="00B02925" w:rsidRPr="00DB7E0B" w:rsidRDefault="00B02925" w:rsidP="008F3A41">
            <w:pPr>
              <w:spacing w:line="480" w:lineRule="auto"/>
              <w:rPr>
                <w:sz w:val="24"/>
                <w:szCs w:val="24"/>
              </w:rPr>
            </w:pPr>
          </w:p>
        </w:tc>
        <w:tc>
          <w:tcPr>
            <w:tcW w:w="1393" w:type="dxa"/>
          </w:tcPr>
          <w:p w14:paraId="71C6044E" w14:textId="77777777" w:rsidR="00B02925" w:rsidRPr="00DB7E0B" w:rsidRDefault="00B02925" w:rsidP="008F3A41">
            <w:pPr>
              <w:spacing w:line="480" w:lineRule="auto"/>
              <w:rPr>
                <w:sz w:val="24"/>
                <w:szCs w:val="24"/>
              </w:rPr>
            </w:pPr>
          </w:p>
        </w:tc>
        <w:tc>
          <w:tcPr>
            <w:tcW w:w="1264" w:type="dxa"/>
          </w:tcPr>
          <w:p w14:paraId="54A01B2C" w14:textId="77777777" w:rsidR="00B02925" w:rsidRPr="00DB7E0B" w:rsidRDefault="00B02925" w:rsidP="008F3A41">
            <w:pPr>
              <w:spacing w:line="480" w:lineRule="auto"/>
              <w:rPr>
                <w:sz w:val="24"/>
                <w:szCs w:val="24"/>
              </w:rPr>
            </w:pPr>
          </w:p>
        </w:tc>
      </w:tr>
      <w:tr w:rsidR="00B02925" w:rsidRPr="00DB7E0B" w14:paraId="4A33FA7C" w14:textId="77777777">
        <w:trPr>
          <w:gridAfter w:val="1"/>
          <w:wAfter w:w="13" w:type="dxa"/>
          <w:trHeight w:val="432"/>
        </w:trPr>
        <w:tc>
          <w:tcPr>
            <w:tcW w:w="3920" w:type="dxa"/>
          </w:tcPr>
          <w:p w14:paraId="1F1F6AE5"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take steps to take better care of myself and my family for the future.</w:t>
            </w:r>
          </w:p>
          <w:p w14:paraId="135498F4" w14:textId="77777777" w:rsidR="00B02925" w:rsidRPr="00DB7E0B" w:rsidRDefault="00B02925" w:rsidP="008F3A41">
            <w:pPr>
              <w:spacing w:line="480" w:lineRule="auto"/>
              <w:rPr>
                <w:sz w:val="24"/>
                <w:szCs w:val="24"/>
              </w:rPr>
            </w:pPr>
          </w:p>
        </w:tc>
        <w:tc>
          <w:tcPr>
            <w:tcW w:w="1042" w:type="dxa"/>
          </w:tcPr>
          <w:p w14:paraId="2F7C803D" w14:textId="77777777" w:rsidR="00B02925" w:rsidRPr="00DB7E0B" w:rsidRDefault="00B02925" w:rsidP="008F3A41">
            <w:pPr>
              <w:spacing w:line="480" w:lineRule="auto"/>
              <w:rPr>
                <w:sz w:val="24"/>
                <w:szCs w:val="24"/>
              </w:rPr>
            </w:pPr>
          </w:p>
        </w:tc>
        <w:tc>
          <w:tcPr>
            <w:tcW w:w="1384" w:type="dxa"/>
          </w:tcPr>
          <w:p w14:paraId="56507575" w14:textId="77777777" w:rsidR="00B02925" w:rsidRPr="00DB7E0B" w:rsidRDefault="00B02925" w:rsidP="008F3A41">
            <w:pPr>
              <w:spacing w:line="480" w:lineRule="auto"/>
              <w:rPr>
                <w:sz w:val="24"/>
                <w:szCs w:val="24"/>
              </w:rPr>
            </w:pPr>
          </w:p>
        </w:tc>
        <w:tc>
          <w:tcPr>
            <w:tcW w:w="1393" w:type="dxa"/>
          </w:tcPr>
          <w:p w14:paraId="67B6E66A" w14:textId="77777777" w:rsidR="00B02925" w:rsidRPr="00DB7E0B" w:rsidRDefault="00B02925" w:rsidP="008F3A41">
            <w:pPr>
              <w:spacing w:line="480" w:lineRule="auto"/>
              <w:rPr>
                <w:sz w:val="24"/>
                <w:szCs w:val="24"/>
              </w:rPr>
            </w:pPr>
          </w:p>
        </w:tc>
        <w:tc>
          <w:tcPr>
            <w:tcW w:w="1264" w:type="dxa"/>
          </w:tcPr>
          <w:p w14:paraId="6EB25356" w14:textId="77777777" w:rsidR="00B02925" w:rsidRPr="00DB7E0B" w:rsidRDefault="00B02925" w:rsidP="008F3A41">
            <w:pPr>
              <w:spacing w:line="480" w:lineRule="auto"/>
              <w:rPr>
                <w:sz w:val="24"/>
                <w:szCs w:val="24"/>
              </w:rPr>
            </w:pPr>
          </w:p>
        </w:tc>
      </w:tr>
      <w:tr w:rsidR="00B02925" w:rsidRPr="00DB7E0B" w14:paraId="105ACC7B" w14:textId="77777777">
        <w:trPr>
          <w:gridAfter w:val="1"/>
          <w:wAfter w:w="13" w:type="dxa"/>
          <w:trHeight w:val="432"/>
        </w:trPr>
        <w:tc>
          <w:tcPr>
            <w:tcW w:w="3920" w:type="dxa"/>
          </w:tcPr>
          <w:p w14:paraId="471D44A2"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make compromises.</w:t>
            </w:r>
          </w:p>
        </w:tc>
        <w:tc>
          <w:tcPr>
            <w:tcW w:w="1042" w:type="dxa"/>
          </w:tcPr>
          <w:p w14:paraId="48DECFAC" w14:textId="77777777" w:rsidR="00B02925" w:rsidRPr="00DB7E0B" w:rsidRDefault="00B02925" w:rsidP="008F3A41">
            <w:pPr>
              <w:spacing w:line="480" w:lineRule="auto"/>
              <w:rPr>
                <w:sz w:val="24"/>
                <w:szCs w:val="24"/>
              </w:rPr>
            </w:pPr>
          </w:p>
        </w:tc>
        <w:tc>
          <w:tcPr>
            <w:tcW w:w="1384" w:type="dxa"/>
          </w:tcPr>
          <w:p w14:paraId="26D1C4A4" w14:textId="77777777" w:rsidR="00B02925" w:rsidRPr="00DB7E0B" w:rsidRDefault="00B02925" w:rsidP="008F3A41">
            <w:pPr>
              <w:spacing w:line="480" w:lineRule="auto"/>
              <w:rPr>
                <w:sz w:val="24"/>
                <w:szCs w:val="24"/>
              </w:rPr>
            </w:pPr>
          </w:p>
        </w:tc>
        <w:tc>
          <w:tcPr>
            <w:tcW w:w="1393" w:type="dxa"/>
          </w:tcPr>
          <w:p w14:paraId="5871822C" w14:textId="77777777" w:rsidR="00B02925" w:rsidRPr="00DB7E0B" w:rsidRDefault="00B02925" w:rsidP="008F3A41">
            <w:pPr>
              <w:spacing w:line="480" w:lineRule="auto"/>
              <w:rPr>
                <w:sz w:val="24"/>
                <w:szCs w:val="24"/>
              </w:rPr>
            </w:pPr>
          </w:p>
        </w:tc>
        <w:tc>
          <w:tcPr>
            <w:tcW w:w="1264" w:type="dxa"/>
          </w:tcPr>
          <w:p w14:paraId="159BAD7A" w14:textId="77777777" w:rsidR="00B02925" w:rsidRPr="00DB7E0B" w:rsidRDefault="00B02925" w:rsidP="008F3A41">
            <w:pPr>
              <w:spacing w:line="480" w:lineRule="auto"/>
              <w:rPr>
                <w:sz w:val="24"/>
                <w:szCs w:val="24"/>
              </w:rPr>
            </w:pPr>
          </w:p>
        </w:tc>
      </w:tr>
      <w:tr w:rsidR="00B02925" w:rsidRPr="00DB7E0B" w14:paraId="3F429BAD" w14:textId="77777777">
        <w:trPr>
          <w:gridAfter w:val="1"/>
          <w:wAfter w:w="13" w:type="dxa"/>
          <w:trHeight w:val="432"/>
        </w:trPr>
        <w:tc>
          <w:tcPr>
            <w:tcW w:w="3920" w:type="dxa"/>
          </w:tcPr>
          <w:p w14:paraId="06635624" w14:textId="77777777" w:rsidR="00B02925" w:rsidRPr="00DB7E0B" w:rsidRDefault="00B02925" w:rsidP="008465F2">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r w:rsidRPr="00DB7E0B">
              <w:rPr>
                <w:color w:val="000000"/>
                <w:sz w:val="24"/>
                <w:szCs w:val="24"/>
                <w:lang w:val="en-GB"/>
              </w:rPr>
              <w:t>When dealing with a problem, I work on making things better for the future by changing my habits, such as diet, exercise, budgeting, or staying in closer touch with people I care about.</w:t>
            </w:r>
          </w:p>
          <w:p w14:paraId="2BEC532F" w14:textId="77777777" w:rsidR="00B02925" w:rsidRPr="00DB7E0B" w:rsidRDefault="00B02925"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p>
        </w:tc>
        <w:tc>
          <w:tcPr>
            <w:tcW w:w="1042" w:type="dxa"/>
          </w:tcPr>
          <w:p w14:paraId="243FFD14" w14:textId="77777777" w:rsidR="00B02925" w:rsidRPr="00DB7E0B" w:rsidRDefault="00B02925" w:rsidP="008F3A41">
            <w:pPr>
              <w:spacing w:line="480" w:lineRule="auto"/>
              <w:rPr>
                <w:sz w:val="24"/>
                <w:szCs w:val="24"/>
              </w:rPr>
            </w:pPr>
          </w:p>
        </w:tc>
        <w:tc>
          <w:tcPr>
            <w:tcW w:w="1384" w:type="dxa"/>
          </w:tcPr>
          <w:p w14:paraId="45DCBB49" w14:textId="77777777" w:rsidR="00B02925" w:rsidRPr="00DB7E0B" w:rsidRDefault="00B02925" w:rsidP="008F3A41">
            <w:pPr>
              <w:spacing w:line="480" w:lineRule="auto"/>
              <w:rPr>
                <w:sz w:val="24"/>
                <w:szCs w:val="24"/>
              </w:rPr>
            </w:pPr>
          </w:p>
        </w:tc>
        <w:tc>
          <w:tcPr>
            <w:tcW w:w="1393" w:type="dxa"/>
          </w:tcPr>
          <w:p w14:paraId="4009C340" w14:textId="77777777" w:rsidR="00B02925" w:rsidRPr="00DB7E0B" w:rsidRDefault="00B02925" w:rsidP="008F3A41">
            <w:pPr>
              <w:spacing w:line="480" w:lineRule="auto"/>
              <w:rPr>
                <w:sz w:val="24"/>
                <w:szCs w:val="24"/>
              </w:rPr>
            </w:pPr>
          </w:p>
        </w:tc>
        <w:tc>
          <w:tcPr>
            <w:tcW w:w="1264" w:type="dxa"/>
          </w:tcPr>
          <w:p w14:paraId="51943F06" w14:textId="77777777" w:rsidR="00B02925" w:rsidRPr="00DB7E0B" w:rsidRDefault="00B02925" w:rsidP="008F3A41">
            <w:pPr>
              <w:spacing w:line="480" w:lineRule="auto"/>
              <w:rPr>
                <w:sz w:val="24"/>
                <w:szCs w:val="24"/>
              </w:rPr>
            </w:pPr>
          </w:p>
        </w:tc>
      </w:tr>
    </w:tbl>
    <w:p w14:paraId="795B1529" w14:textId="77777777" w:rsidR="00B02925" w:rsidRPr="00DB7E0B" w:rsidRDefault="00B02925"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3647B384" w14:textId="77777777" w:rsidR="00B02925" w:rsidRPr="00DB7E0B" w:rsidRDefault="00B02925"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609EFD78" w14:textId="77777777" w:rsidR="00247091" w:rsidRPr="00DB7E0B" w:rsidRDefault="00B02925" w:rsidP="008F3A41">
      <w:pPr>
        <w:spacing w:line="480" w:lineRule="auto"/>
      </w:pPr>
      <w:r w:rsidRPr="00DB7E0B">
        <w:br w:type="page"/>
      </w:r>
    </w:p>
    <w:p w14:paraId="0CDF53B8" w14:textId="77777777" w:rsidR="00247091" w:rsidRPr="00DB7E0B" w:rsidRDefault="00247091" w:rsidP="008F3A41">
      <w:pPr>
        <w:spacing w:line="480" w:lineRule="auto"/>
      </w:pPr>
    </w:p>
    <w:p w14:paraId="5CD767C9" w14:textId="77777777" w:rsidR="00247091" w:rsidRPr="00DB7E0B" w:rsidRDefault="00247091" w:rsidP="008F3A41">
      <w:pPr>
        <w:spacing w:line="480" w:lineRule="auto"/>
      </w:pPr>
    </w:p>
    <w:p w14:paraId="4EB5758B" w14:textId="43B4B370" w:rsidR="00247091" w:rsidRPr="00DB7E0B" w:rsidRDefault="00247091" w:rsidP="008F3A41">
      <w:pPr>
        <w:pStyle w:val="Heading1"/>
        <w:spacing w:line="480" w:lineRule="auto"/>
        <w:rPr>
          <w:rFonts w:ascii="Times New Roman" w:hAnsi="Times New Roman" w:cs="Times New Roman"/>
          <w:sz w:val="24"/>
          <w:szCs w:val="24"/>
        </w:rPr>
      </w:pPr>
      <w:bookmarkStart w:id="194" w:name="_Toc197739662"/>
      <w:r w:rsidRPr="00DB7E0B">
        <w:rPr>
          <w:rFonts w:ascii="Times New Roman" w:hAnsi="Times New Roman" w:cs="Times New Roman"/>
          <w:sz w:val="24"/>
          <w:szCs w:val="24"/>
        </w:rPr>
        <w:t>Appendix 1</w:t>
      </w:r>
      <w:r w:rsidR="00827277" w:rsidRPr="00DB7E0B">
        <w:rPr>
          <w:rFonts w:ascii="Times New Roman" w:hAnsi="Times New Roman" w:cs="Times New Roman"/>
          <w:sz w:val="24"/>
          <w:szCs w:val="24"/>
        </w:rPr>
        <w:t>2</w:t>
      </w:r>
      <w:r w:rsidRPr="00DB7E0B">
        <w:rPr>
          <w:rFonts w:ascii="Times New Roman" w:hAnsi="Times New Roman" w:cs="Times New Roman"/>
          <w:sz w:val="24"/>
          <w:szCs w:val="24"/>
        </w:rPr>
        <w:t>b</w:t>
      </w:r>
      <w:bookmarkEnd w:id="194"/>
    </w:p>
    <w:p w14:paraId="386240CA" w14:textId="77777777" w:rsidR="00247091" w:rsidRPr="00DB7E0B" w:rsidRDefault="00247091" w:rsidP="008F3A41">
      <w:pPr>
        <w:spacing w:line="480" w:lineRule="auto"/>
      </w:pPr>
    </w:p>
    <w:p w14:paraId="62D0C837" w14:textId="0740F963" w:rsidR="00247091" w:rsidRPr="00DB7E0B" w:rsidRDefault="000C14C1" w:rsidP="008F3A41">
      <w:pPr>
        <w:spacing w:line="480" w:lineRule="auto"/>
      </w:pPr>
      <w:r w:rsidRPr="00DB7E0B">
        <w:rPr>
          <w:noProof/>
        </w:rPr>
        <w:drawing>
          <wp:inline distT="0" distB="0" distL="0" distR="0" wp14:anchorId="62ABF7B2" wp14:editId="7B783D41">
            <wp:extent cx="6350000" cy="5313045"/>
            <wp:effectExtent l="0" t="0" r="0" b="0"/>
            <wp:docPr id="912435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5682" name="Picture 91243568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50000" cy="5313045"/>
                    </a:xfrm>
                    <a:prstGeom prst="rect">
                      <a:avLst/>
                    </a:prstGeom>
                  </pic:spPr>
                </pic:pic>
              </a:graphicData>
            </a:graphic>
          </wp:inline>
        </w:drawing>
      </w:r>
      <w:r w:rsidR="00247091" w:rsidRPr="00DB7E0B">
        <w:br w:type="page"/>
      </w:r>
    </w:p>
    <w:p w14:paraId="5001EC63" w14:textId="77777777" w:rsidR="00F40D64" w:rsidRPr="00DB7E0B" w:rsidRDefault="00F40D64" w:rsidP="008F3A41">
      <w:pPr>
        <w:pStyle w:val="Heading1"/>
        <w:spacing w:line="480" w:lineRule="auto"/>
        <w:rPr>
          <w:rFonts w:ascii="Times New Roman" w:hAnsi="Times New Roman" w:cs="Times New Roman"/>
          <w:sz w:val="24"/>
          <w:szCs w:val="24"/>
          <w:lang w:val="en-GB"/>
        </w:rPr>
      </w:pPr>
    </w:p>
    <w:p w14:paraId="71DA6021" w14:textId="77777777" w:rsidR="00F40D64" w:rsidRPr="00DB7E0B" w:rsidRDefault="00F40D64" w:rsidP="008F3A41">
      <w:pPr>
        <w:spacing w:line="480" w:lineRule="auto"/>
        <w:rPr>
          <w:lang w:val="en-GB"/>
        </w:rPr>
      </w:pPr>
    </w:p>
    <w:p w14:paraId="75232938" w14:textId="780FB331" w:rsidR="00F40D64" w:rsidRPr="00DB7E0B" w:rsidRDefault="005211EE" w:rsidP="008F3A41">
      <w:pPr>
        <w:pStyle w:val="Heading1"/>
        <w:spacing w:line="480" w:lineRule="auto"/>
        <w:rPr>
          <w:rFonts w:ascii="Times New Roman" w:hAnsi="Times New Roman" w:cs="Times New Roman"/>
          <w:sz w:val="24"/>
          <w:szCs w:val="24"/>
          <w:lang w:val="en-GB"/>
        </w:rPr>
      </w:pPr>
      <w:bookmarkStart w:id="195" w:name="_Toc197739663"/>
      <w:r w:rsidRPr="00DB7E0B">
        <w:rPr>
          <w:rFonts w:ascii="Times New Roman" w:hAnsi="Times New Roman" w:cs="Times New Roman"/>
          <w:sz w:val="24"/>
          <w:szCs w:val="24"/>
          <w:lang w:val="en-GB"/>
        </w:rPr>
        <w:t>Appendix 1</w:t>
      </w:r>
      <w:r w:rsidR="00827277" w:rsidRPr="00DB7E0B">
        <w:rPr>
          <w:rFonts w:ascii="Times New Roman" w:hAnsi="Times New Roman" w:cs="Times New Roman"/>
          <w:sz w:val="24"/>
          <w:szCs w:val="24"/>
          <w:lang w:val="en-GB"/>
        </w:rPr>
        <w:t>3</w:t>
      </w:r>
      <w:bookmarkEnd w:id="195"/>
    </w:p>
    <w:p w14:paraId="42B207D0" w14:textId="77777777" w:rsidR="00F40D64" w:rsidRPr="00DB7E0B" w:rsidRDefault="00F40D64" w:rsidP="008F3A41">
      <w:pPr>
        <w:spacing w:line="480" w:lineRule="auto"/>
        <w:rPr>
          <w:lang w:val="en-GB"/>
        </w:rPr>
      </w:pPr>
    </w:p>
    <w:p w14:paraId="06BE759E" w14:textId="1AA635EA"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lang w:val="en-GB"/>
        </w:rPr>
      </w:pPr>
      <w:r w:rsidRPr="00DB7E0B">
        <w:rPr>
          <w:lang w:val="en-GB"/>
        </w:rPr>
        <w:t>Paediatric ACEs</w:t>
      </w:r>
    </w:p>
    <w:tbl>
      <w:tblPr>
        <w:tblStyle w:val="TableGrid"/>
        <w:tblW w:w="0" w:type="auto"/>
        <w:tblLook w:val="04A0" w:firstRow="1" w:lastRow="0" w:firstColumn="1" w:lastColumn="0" w:noHBand="0" w:noVBand="1"/>
      </w:tblPr>
      <w:tblGrid>
        <w:gridCol w:w="3005"/>
        <w:gridCol w:w="3005"/>
        <w:gridCol w:w="3006"/>
      </w:tblGrid>
      <w:tr w:rsidR="00C722E2" w:rsidRPr="00DB7E0B" w14:paraId="250F660D" w14:textId="77777777" w:rsidTr="00887AFB">
        <w:tc>
          <w:tcPr>
            <w:tcW w:w="3005" w:type="dxa"/>
          </w:tcPr>
          <w:p w14:paraId="03335D6F" w14:textId="77777777" w:rsidR="00C722E2" w:rsidRPr="00DB7E0B" w:rsidRDefault="00C722E2" w:rsidP="008F3A41">
            <w:pPr>
              <w:spacing w:line="480" w:lineRule="auto"/>
              <w:rPr>
                <w:sz w:val="24"/>
                <w:szCs w:val="24"/>
              </w:rPr>
            </w:pPr>
            <w:r w:rsidRPr="00DB7E0B">
              <w:rPr>
                <w:sz w:val="24"/>
                <w:szCs w:val="24"/>
                <w:lang w:val="en-GB"/>
              </w:rPr>
              <w:t>Did this ever happen to you as a child before you were 10 years old?</w:t>
            </w:r>
          </w:p>
        </w:tc>
        <w:tc>
          <w:tcPr>
            <w:tcW w:w="3005" w:type="dxa"/>
          </w:tcPr>
          <w:p w14:paraId="6494150F" w14:textId="77777777" w:rsidR="00C722E2" w:rsidRPr="00DB7E0B" w:rsidRDefault="00C722E2" w:rsidP="008F3A41">
            <w:pPr>
              <w:spacing w:line="480" w:lineRule="auto"/>
              <w:rPr>
                <w:sz w:val="24"/>
                <w:szCs w:val="24"/>
              </w:rPr>
            </w:pPr>
            <w:r w:rsidRPr="00DB7E0B">
              <w:rPr>
                <w:sz w:val="24"/>
                <w:szCs w:val="24"/>
              </w:rPr>
              <w:t>Yes</w:t>
            </w:r>
          </w:p>
        </w:tc>
        <w:tc>
          <w:tcPr>
            <w:tcW w:w="3006" w:type="dxa"/>
          </w:tcPr>
          <w:p w14:paraId="1FF8C0F6" w14:textId="77777777" w:rsidR="00C722E2" w:rsidRPr="00DB7E0B" w:rsidRDefault="00C722E2" w:rsidP="008F3A41">
            <w:pPr>
              <w:spacing w:line="480" w:lineRule="auto"/>
              <w:rPr>
                <w:sz w:val="24"/>
                <w:szCs w:val="24"/>
              </w:rPr>
            </w:pPr>
            <w:r w:rsidRPr="00DB7E0B">
              <w:rPr>
                <w:sz w:val="24"/>
                <w:szCs w:val="24"/>
              </w:rPr>
              <w:t xml:space="preserve">No </w:t>
            </w:r>
          </w:p>
        </w:tc>
      </w:tr>
      <w:tr w:rsidR="00C722E2" w:rsidRPr="00DB7E0B" w14:paraId="262A4C78" w14:textId="77777777" w:rsidTr="00887AFB">
        <w:tc>
          <w:tcPr>
            <w:tcW w:w="3005" w:type="dxa"/>
          </w:tcPr>
          <w:p w14:paraId="5ACABB8A" w14:textId="12DE0697" w:rsidR="00C722E2" w:rsidRPr="00DB7E0B" w:rsidRDefault="00C722E2" w:rsidP="008465F2">
            <w:pPr>
              <w:pStyle w:val="ListParagraph"/>
              <w:numPr>
                <w:ilvl w:val="0"/>
                <w:numId w:val="2"/>
              </w:numPr>
              <w:spacing w:line="480" w:lineRule="auto"/>
              <w:rPr>
                <w:sz w:val="24"/>
                <w:szCs w:val="24"/>
              </w:rPr>
            </w:pPr>
            <w:r w:rsidRPr="00DB7E0B">
              <w:rPr>
                <w:sz w:val="24"/>
                <w:szCs w:val="24"/>
              </w:rPr>
              <w:t xml:space="preserve">Did a parent or other adult in the household often or very </w:t>
            </w:r>
            <w:r w:rsidR="00004E20" w:rsidRPr="00DB7E0B">
              <w:rPr>
                <w:sz w:val="24"/>
                <w:szCs w:val="24"/>
              </w:rPr>
              <w:t>often,</w:t>
            </w:r>
            <w:r w:rsidRPr="00DB7E0B">
              <w:rPr>
                <w:sz w:val="24"/>
                <w:szCs w:val="24"/>
              </w:rPr>
              <w:t xml:space="preserve"> swear at </w:t>
            </w:r>
            <w:r w:rsidR="00004E20" w:rsidRPr="00DB7E0B">
              <w:rPr>
                <w:sz w:val="24"/>
                <w:szCs w:val="24"/>
              </w:rPr>
              <w:t>you,</w:t>
            </w:r>
            <w:r w:rsidRPr="00DB7E0B">
              <w:rPr>
                <w:sz w:val="24"/>
                <w:szCs w:val="24"/>
              </w:rPr>
              <w:t xml:space="preserve"> insult </w:t>
            </w:r>
            <w:r w:rsidR="00004E20" w:rsidRPr="00DB7E0B">
              <w:rPr>
                <w:sz w:val="24"/>
                <w:szCs w:val="24"/>
              </w:rPr>
              <w:t>you,</w:t>
            </w:r>
            <w:r w:rsidRPr="00DB7E0B">
              <w:rPr>
                <w:sz w:val="24"/>
                <w:szCs w:val="24"/>
              </w:rPr>
              <w:t xml:space="preserve"> put you down and/or threaten you in any way that made you think that you might be physically </w:t>
            </w:r>
            <w:r w:rsidR="00004E20" w:rsidRPr="00DB7E0B">
              <w:rPr>
                <w:sz w:val="24"/>
                <w:szCs w:val="24"/>
              </w:rPr>
              <w:t>hurt?</w:t>
            </w:r>
            <w:r w:rsidRPr="00DB7E0B">
              <w:rPr>
                <w:sz w:val="24"/>
                <w:szCs w:val="24"/>
              </w:rPr>
              <w:t xml:space="preserve"> </w:t>
            </w:r>
          </w:p>
        </w:tc>
        <w:tc>
          <w:tcPr>
            <w:tcW w:w="3005" w:type="dxa"/>
          </w:tcPr>
          <w:p w14:paraId="2E898D87" w14:textId="77777777" w:rsidR="00C722E2" w:rsidRPr="00DB7E0B" w:rsidRDefault="00C722E2" w:rsidP="008F3A41">
            <w:pPr>
              <w:spacing w:line="480" w:lineRule="auto"/>
              <w:rPr>
                <w:sz w:val="24"/>
                <w:szCs w:val="24"/>
              </w:rPr>
            </w:pPr>
          </w:p>
        </w:tc>
        <w:tc>
          <w:tcPr>
            <w:tcW w:w="3006" w:type="dxa"/>
          </w:tcPr>
          <w:p w14:paraId="6E073933" w14:textId="77777777" w:rsidR="00C722E2" w:rsidRPr="00DB7E0B" w:rsidRDefault="00C722E2" w:rsidP="008F3A41">
            <w:pPr>
              <w:spacing w:line="480" w:lineRule="auto"/>
              <w:rPr>
                <w:sz w:val="24"/>
                <w:szCs w:val="24"/>
              </w:rPr>
            </w:pPr>
          </w:p>
        </w:tc>
      </w:tr>
      <w:tr w:rsidR="00C722E2" w:rsidRPr="00DB7E0B" w14:paraId="5AACE521" w14:textId="77777777" w:rsidTr="00887AFB">
        <w:tc>
          <w:tcPr>
            <w:tcW w:w="3005" w:type="dxa"/>
          </w:tcPr>
          <w:p w14:paraId="3FC4637F" w14:textId="0D899E09" w:rsidR="00C722E2" w:rsidRPr="00DB7E0B" w:rsidRDefault="00C722E2" w:rsidP="008465F2">
            <w:pPr>
              <w:pStyle w:val="ListParagraph"/>
              <w:numPr>
                <w:ilvl w:val="0"/>
                <w:numId w:val="2"/>
              </w:numPr>
              <w:spacing w:line="480" w:lineRule="auto"/>
              <w:rPr>
                <w:sz w:val="24"/>
                <w:szCs w:val="24"/>
              </w:rPr>
            </w:pPr>
            <w:r w:rsidRPr="00DB7E0B">
              <w:rPr>
                <w:sz w:val="24"/>
                <w:szCs w:val="24"/>
              </w:rPr>
              <w:t xml:space="preserve">Did a parent or other adult in the household often or very often </w:t>
            </w:r>
            <w:r w:rsidR="00004E20" w:rsidRPr="00DB7E0B">
              <w:rPr>
                <w:sz w:val="24"/>
                <w:szCs w:val="24"/>
              </w:rPr>
              <w:t>…. pus</w:t>
            </w:r>
            <w:r w:rsidR="00004E20" w:rsidRPr="00DB7E0B">
              <w:t>h</w:t>
            </w:r>
            <w:r w:rsidRPr="00DB7E0B">
              <w:rPr>
                <w:sz w:val="24"/>
                <w:szCs w:val="24"/>
              </w:rPr>
              <w:t xml:space="preserve">, </w:t>
            </w:r>
            <w:r w:rsidR="00004E20" w:rsidRPr="00DB7E0B">
              <w:rPr>
                <w:sz w:val="24"/>
                <w:szCs w:val="24"/>
              </w:rPr>
              <w:t>grab.</w:t>
            </w:r>
            <w:r w:rsidRPr="00DB7E0B">
              <w:rPr>
                <w:sz w:val="24"/>
                <w:szCs w:val="24"/>
              </w:rPr>
              <w:t xml:space="preserve"> slap or throw </w:t>
            </w:r>
            <w:r w:rsidR="007E4F22" w:rsidRPr="00DB7E0B">
              <w:rPr>
                <w:sz w:val="24"/>
                <w:szCs w:val="24"/>
              </w:rPr>
              <w:t>something</w:t>
            </w:r>
            <w:r w:rsidRPr="00DB7E0B">
              <w:rPr>
                <w:sz w:val="24"/>
                <w:szCs w:val="24"/>
              </w:rPr>
              <w:t xml:space="preserve"> at </w:t>
            </w:r>
            <w:r w:rsidR="00004E20" w:rsidRPr="00DB7E0B">
              <w:rPr>
                <w:sz w:val="24"/>
                <w:szCs w:val="24"/>
              </w:rPr>
              <w:t>you?</w:t>
            </w:r>
            <w:r w:rsidRPr="00DB7E0B">
              <w:rPr>
                <w:sz w:val="24"/>
                <w:szCs w:val="24"/>
              </w:rPr>
              <w:t xml:space="preserve"> Or ever hit you so hard that you had marks or were </w:t>
            </w:r>
            <w:r w:rsidR="00004E20" w:rsidRPr="00DB7E0B">
              <w:rPr>
                <w:sz w:val="24"/>
                <w:szCs w:val="24"/>
              </w:rPr>
              <w:t>injured?</w:t>
            </w:r>
            <w:r w:rsidRPr="00DB7E0B">
              <w:rPr>
                <w:sz w:val="24"/>
                <w:szCs w:val="24"/>
              </w:rPr>
              <w:t xml:space="preserve"> </w:t>
            </w:r>
          </w:p>
        </w:tc>
        <w:tc>
          <w:tcPr>
            <w:tcW w:w="3005" w:type="dxa"/>
          </w:tcPr>
          <w:p w14:paraId="6C29D90C" w14:textId="77777777" w:rsidR="00C722E2" w:rsidRPr="00DB7E0B" w:rsidRDefault="00C722E2" w:rsidP="008F3A41">
            <w:pPr>
              <w:spacing w:line="480" w:lineRule="auto"/>
              <w:rPr>
                <w:sz w:val="24"/>
                <w:szCs w:val="24"/>
              </w:rPr>
            </w:pPr>
          </w:p>
        </w:tc>
        <w:tc>
          <w:tcPr>
            <w:tcW w:w="3006" w:type="dxa"/>
          </w:tcPr>
          <w:p w14:paraId="1C78A05E" w14:textId="77777777" w:rsidR="00C722E2" w:rsidRPr="00DB7E0B" w:rsidRDefault="00C722E2" w:rsidP="008F3A41">
            <w:pPr>
              <w:spacing w:line="480" w:lineRule="auto"/>
              <w:rPr>
                <w:sz w:val="24"/>
                <w:szCs w:val="24"/>
              </w:rPr>
            </w:pPr>
          </w:p>
        </w:tc>
      </w:tr>
      <w:tr w:rsidR="00C722E2" w:rsidRPr="00DB7E0B" w14:paraId="3DCA0FD2" w14:textId="77777777" w:rsidTr="00887AFB">
        <w:tc>
          <w:tcPr>
            <w:tcW w:w="3005" w:type="dxa"/>
          </w:tcPr>
          <w:p w14:paraId="35DEF88F" w14:textId="77777777" w:rsidR="00C722E2" w:rsidRPr="00DB7E0B" w:rsidRDefault="00C722E2" w:rsidP="008465F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sz w:val="24"/>
                <w:szCs w:val="24"/>
                <w:lang w:val="en-GB"/>
              </w:rPr>
            </w:pPr>
            <w:r w:rsidRPr="00DB7E0B">
              <w:rPr>
                <w:sz w:val="24"/>
                <w:szCs w:val="24"/>
                <w:lang w:val="en-GB"/>
              </w:rPr>
              <w:t>Did an adult or person at least 5 years older ever touch or fondle or have you touch their body in a sexual way?</w:t>
            </w:r>
          </w:p>
          <w:p w14:paraId="45F24A0F" w14:textId="77777777" w:rsidR="00C722E2" w:rsidRPr="00DB7E0B" w:rsidRDefault="00C722E2" w:rsidP="008465F2">
            <w:pPr>
              <w:pStyle w:val="ListParagraph"/>
              <w:numPr>
                <w:ilvl w:val="0"/>
                <w:numId w:val="2"/>
              </w:numPr>
              <w:spacing w:line="480" w:lineRule="auto"/>
              <w:rPr>
                <w:sz w:val="24"/>
                <w:szCs w:val="24"/>
              </w:rPr>
            </w:pPr>
            <w:r w:rsidRPr="00DB7E0B">
              <w:rPr>
                <w:sz w:val="24"/>
                <w:szCs w:val="24"/>
                <w:lang w:val="en-GB"/>
              </w:rPr>
              <w:t xml:space="preserve">Did anyone attempt or </w:t>
            </w:r>
            <w:proofErr w:type="gramStart"/>
            <w:r w:rsidRPr="00DB7E0B">
              <w:rPr>
                <w:sz w:val="24"/>
                <w:szCs w:val="24"/>
                <w:lang w:val="en-GB"/>
              </w:rPr>
              <w:t>actually have</w:t>
            </w:r>
            <w:proofErr w:type="gramEnd"/>
            <w:r w:rsidRPr="00DB7E0B">
              <w:rPr>
                <w:sz w:val="24"/>
                <w:szCs w:val="24"/>
                <w:lang w:val="en-GB"/>
              </w:rPr>
              <w:t xml:space="preserve"> oral, anal, or vaginal intercourse with you?</w:t>
            </w:r>
          </w:p>
        </w:tc>
        <w:tc>
          <w:tcPr>
            <w:tcW w:w="3005" w:type="dxa"/>
          </w:tcPr>
          <w:p w14:paraId="7B0FFF8E" w14:textId="77777777" w:rsidR="00C722E2" w:rsidRPr="00DB7E0B" w:rsidRDefault="00C722E2" w:rsidP="008F3A41">
            <w:pPr>
              <w:spacing w:line="480" w:lineRule="auto"/>
              <w:rPr>
                <w:sz w:val="24"/>
                <w:szCs w:val="24"/>
              </w:rPr>
            </w:pPr>
          </w:p>
        </w:tc>
        <w:tc>
          <w:tcPr>
            <w:tcW w:w="3006" w:type="dxa"/>
          </w:tcPr>
          <w:p w14:paraId="2FCBF02F" w14:textId="77777777" w:rsidR="00C722E2" w:rsidRPr="00DB7E0B" w:rsidRDefault="00C722E2" w:rsidP="008F3A41">
            <w:pPr>
              <w:spacing w:line="480" w:lineRule="auto"/>
              <w:rPr>
                <w:sz w:val="24"/>
                <w:szCs w:val="24"/>
              </w:rPr>
            </w:pPr>
          </w:p>
        </w:tc>
      </w:tr>
      <w:tr w:rsidR="00C722E2" w:rsidRPr="00DB7E0B" w14:paraId="204052A6" w14:textId="77777777" w:rsidTr="00887AFB">
        <w:tc>
          <w:tcPr>
            <w:tcW w:w="3005" w:type="dxa"/>
          </w:tcPr>
          <w:p w14:paraId="0BCDAF7A" w14:textId="77777777" w:rsidR="00C722E2" w:rsidRPr="00DB7E0B" w:rsidRDefault="00C722E2" w:rsidP="008465F2">
            <w:pPr>
              <w:pStyle w:val="ListParagraph"/>
              <w:numPr>
                <w:ilvl w:val="0"/>
                <w:numId w:val="2"/>
              </w:numPr>
              <w:spacing w:line="480" w:lineRule="auto"/>
              <w:rPr>
                <w:sz w:val="24"/>
                <w:szCs w:val="24"/>
              </w:rPr>
            </w:pPr>
            <w:r w:rsidRPr="00DB7E0B">
              <w:rPr>
                <w:sz w:val="24"/>
                <w:szCs w:val="24"/>
                <w:lang w:val="en-GB"/>
              </w:rPr>
              <w:t xml:space="preserve">Did you often or very often feel that no one in your family loved you or thought you were important or special? Or your family didn't look out for each other, feel close to each other, or support each </w:t>
            </w:r>
            <w:proofErr w:type="gramStart"/>
            <w:r w:rsidRPr="00DB7E0B">
              <w:rPr>
                <w:sz w:val="24"/>
                <w:szCs w:val="24"/>
                <w:lang w:val="en-GB"/>
              </w:rPr>
              <w:t>other ?</w:t>
            </w:r>
            <w:proofErr w:type="gramEnd"/>
          </w:p>
        </w:tc>
        <w:tc>
          <w:tcPr>
            <w:tcW w:w="3005" w:type="dxa"/>
          </w:tcPr>
          <w:p w14:paraId="6CD19A08" w14:textId="77777777" w:rsidR="00C722E2" w:rsidRPr="00DB7E0B" w:rsidRDefault="00C722E2" w:rsidP="008F3A41">
            <w:pPr>
              <w:spacing w:line="480" w:lineRule="auto"/>
              <w:rPr>
                <w:sz w:val="24"/>
                <w:szCs w:val="24"/>
              </w:rPr>
            </w:pPr>
          </w:p>
        </w:tc>
        <w:tc>
          <w:tcPr>
            <w:tcW w:w="3006" w:type="dxa"/>
          </w:tcPr>
          <w:p w14:paraId="400F2662" w14:textId="77777777" w:rsidR="00C722E2" w:rsidRPr="00DB7E0B" w:rsidRDefault="00C722E2" w:rsidP="008F3A41">
            <w:pPr>
              <w:spacing w:line="480" w:lineRule="auto"/>
              <w:rPr>
                <w:sz w:val="24"/>
                <w:szCs w:val="24"/>
              </w:rPr>
            </w:pPr>
          </w:p>
        </w:tc>
      </w:tr>
      <w:tr w:rsidR="00C722E2" w:rsidRPr="00DB7E0B" w14:paraId="6E745155" w14:textId="77777777" w:rsidTr="00887AFB">
        <w:tc>
          <w:tcPr>
            <w:tcW w:w="3005" w:type="dxa"/>
          </w:tcPr>
          <w:p w14:paraId="5EAF63FF" w14:textId="77777777" w:rsidR="00C722E2" w:rsidRPr="00DB7E0B" w:rsidRDefault="00C722E2" w:rsidP="008465F2">
            <w:pPr>
              <w:pStyle w:val="ListParagraph"/>
              <w:numPr>
                <w:ilvl w:val="0"/>
                <w:numId w:val="2"/>
              </w:numPr>
              <w:spacing w:line="480" w:lineRule="auto"/>
              <w:rPr>
                <w:sz w:val="24"/>
                <w:szCs w:val="24"/>
              </w:rPr>
            </w:pPr>
            <w:r w:rsidRPr="00DB7E0B">
              <w:rPr>
                <w:sz w:val="24"/>
                <w:szCs w:val="24"/>
                <w:lang w:val="en-GB"/>
              </w:rPr>
              <w:t xml:space="preserve">Did you often or very often feel that you didn't have enough to eat, had to wear dirty clothes, and had no one to protect you? Or your parents were too drunk or high to take care of you or take you to the doctor if you needed </w:t>
            </w:r>
            <w:proofErr w:type="gramStart"/>
            <w:r w:rsidRPr="00DB7E0B">
              <w:rPr>
                <w:sz w:val="24"/>
                <w:szCs w:val="24"/>
                <w:lang w:val="en-GB"/>
              </w:rPr>
              <w:t>it ?</w:t>
            </w:r>
            <w:proofErr w:type="gramEnd"/>
            <w:r w:rsidRPr="00DB7E0B">
              <w:rPr>
                <w:sz w:val="24"/>
                <w:szCs w:val="24"/>
                <w:lang w:val="en-GB"/>
              </w:rPr>
              <w:t xml:space="preserve"> </w:t>
            </w:r>
          </w:p>
        </w:tc>
        <w:tc>
          <w:tcPr>
            <w:tcW w:w="3005" w:type="dxa"/>
          </w:tcPr>
          <w:p w14:paraId="099C2899" w14:textId="77777777" w:rsidR="00C722E2" w:rsidRPr="00DB7E0B" w:rsidRDefault="00C722E2" w:rsidP="008F3A41">
            <w:pPr>
              <w:spacing w:line="480" w:lineRule="auto"/>
              <w:rPr>
                <w:sz w:val="24"/>
                <w:szCs w:val="24"/>
              </w:rPr>
            </w:pPr>
          </w:p>
        </w:tc>
        <w:tc>
          <w:tcPr>
            <w:tcW w:w="3006" w:type="dxa"/>
          </w:tcPr>
          <w:p w14:paraId="46CE2BD4" w14:textId="77777777" w:rsidR="00C722E2" w:rsidRPr="00DB7E0B" w:rsidRDefault="00C722E2" w:rsidP="008F3A41">
            <w:pPr>
              <w:spacing w:line="480" w:lineRule="auto"/>
              <w:rPr>
                <w:sz w:val="24"/>
                <w:szCs w:val="24"/>
              </w:rPr>
            </w:pPr>
          </w:p>
        </w:tc>
      </w:tr>
      <w:tr w:rsidR="00C722E2" w:rsidRPr="00DB7E0B" w14:paraId="7E5B874C" w14:textId="77777777" w:rsidTr="00887AFB">
        <w:tc>
          <w:tcPr>
            <w:tcW w:w="3005" w:type="dxa"/>
          </w:tcPr>
          <w:p w14:paraId="7F612A9A" w14:textId="11E3EC81" w:rsidR="00C722E2" w:rsidRPr="00DB7E0B" w:rsidRDefault="00C722E2" w:rsidP="008465F2">
            <w:pPr>
              <w:pStyle w:val="ListParagraph"/>
              <w:numPr>
                <w:ilvl w:val="0"/>
                <w:numId w:val="2"/>
              </w:numPr>
              <w:spacing w:line="480" w:lineRule="auto"/>
              <w:rPr>
                <w:sz w:val="24"/>
                <w:szCs w:val="24"/>
              </w:rPr>
            </w:pPr>
            <w:r w:rsidRPr="00DB7E0B">
              <w:rPr>
                <w:sz w:val="24"/>
                <w:szCs w:val="24"/>
                <w:lang w:val="en-GB"/>
              </w:rPr>
              <w:t xml:space="preserve">Was your mother or stepmother often, or very often pushed, grabbed, slapped; or had something thrown at her? Sometimes, often, or very often kicked, bitten, hit with a fist or something hard? Ever threatened or hurt by a knife or gun or </w:t>
            </w:r>
            <w:r w:rsidR="00004E20" w:rsidRPr="00DB7E0B">
              <w:rPr>
                <w:sz w:val="24"/>
                <w:szCs w:val="24"/>
                <w:lang w:val="en-GB"/>
              </w:rPr>
              <w:t>anoth</w:t>
            </w:r>
            <w:r w:rsidR="00004E20" w:rsidRPr="00DB7E0B">
              <w:rPr>
                <w:lang w:val="en-GB"/>
              </w:rPr>
              <w:t>er</w:t>
            </w:r>
            <w:r w:rsidRPr="00DB7E0B">
              <w:rPr>
                <w:sz w:val="24"/>
                <w:szCs w:val="24"/>
                <w:lang w:val="en-GB"/>
              </w:rPr>
              <w:t xml:space="preserve"> weapon?</w:t>
            </w:r>
          </w:p>
        </w:tc>
        <w:tc>
          <w:tcPr>
            <w:tcW w:w="3005" w:type="dxa"/>
          </w:tcPr>
          <w:p w14:paraId="4DAC5865" w14:textId="77777777" w:rsidR="00C722E2" w:rsidRPr="00DB7E0B" w:rsidRDefault="00C722E2" w:rsidP="008F3A41">
            <w:pPr>
              <w:spacing w:line="480" w:lineRule="auto"/>
              <w:rPr>
                <w:sz w:val="24"/>
                <w:szCs w:val="24"/>
              </w:rPr>
            </w:pPr>
          </w:p>
        </w:tc>
        <w:tc>
          <w:tcPr>
            <w:tcW w:w="3006" w:type="dxa"/>
          </w:tcPr>
          <w:p w14:paraId="67C7FDAB" w14:textId="77777777" w:rsidR="00C722E2" w:rsidRPr="00DB7E0B" w:rsidRDefault="00C722E2" w:rsidP="008F3A41">
            <w:pPr>
              <w:spacing w:line="480" w:lineRule="auto"/>
              <w:rPr>
                <w:sz w:val="24"/>
                <w:szCs w:val="24"/>
              </w:rPr>
            </w:pPr>
          </w:p>
        </w:tc>
      </w:tr>
      <w:tr w:rsidR="00C722E2" w:rsidRPr="00DB7E0B" w14:paraId="747F8362" w14:textId="77777777" w:rsidTr="00887AFB">
        <w:tc>
          <w:tcPr>
            <w:tcW w:w="3005" w:type="dxa"/>
          </w:tcPr>
          <w:p w14:paraId="18626A52" w14:textId="77777777" w:rsidR="00C722E2" w:rsidRPr="00DB7E0B" w:rsidRDefault="00C722E2" w:rsidP="008465F2">
            <w:pPr>
              <w:pStyle w:val="ListParagraph"/>
              <w:numPr>
                <w:ilvl w:val="0"/>
                <w:numId w:val="2"/>
              </w:numPr>
              <w:spacing w:line="480" w:lineRule="auto"/>
              <w:rPr>
                <w:sz w:val="24"/>
                <w:szCs w:val="24"/>
              </w:rPr>
            </w:pPr>
            <w:r w:rsidRPr="00DB7E0B">
              <w:rPr>
                <w:sz w:val="24"/>
                <w:szCs w:val="24"/>
                <w:lang w:val="en-GB"/>
              </w:rPr>
              <w:t xml:space="preserve">As a child, did you ever live with anyone who was a problem drinker or alcoholic or lived with anyone who used street </w:t>
            </w:r>
            <w:proofErr w:type="gramStart"/>
            <w:r w:rsidRPr="00DB7E0B">
              <w:rPr>
                <w:sz w:val="24"/>
                <w:szCs w:val="24"/>
                <w:lang w:val="en-GB"/>
              </w:rPr>
              <w:t>drugs ?</w:t>
            </w:r>
            <w:proofErr w:type="gramEnd"/>
          </w:p>
        </w:tc>
        <w:tc>
          <w:tcPr>
            <w:tcW w:w="3005" w:type="dxa"/>
          </w:tcPr>
          <w:p w14:paraId="12957B12" w14:textId="77777777" w:rsidR="00C722E2" w:rsidRPr="00DB7E0B" w:rsidRDefault="00C722E2" w:rsidP="008F3A41">
            <w:pPr>
              <w:spacing w:line="480" w:lineRule="auto"/>
              <w:rPr>
                <w:sz w:val="24"/>
                <w:szCs w:val="24"/>
              </w:rPr>
            </w:pPr>
          </w:p>
        </w:tc>
        <w:tc>
          <w:tcPr>
            <w:tcW w:w="3006" w:type="dxa"/>
          </w:tcPr>
          <w:p w14:paraId="0B9F2C9F" w14:textId="77777777" w:rsidR="00C722E2" w:rsidRPr="00DB7E0B" w:rsidRDefault="00C722E2" w:rsidP="008F3A41">
            <w:pPr>
              <w:spacing w:line="480" w:lineRule="auto"/>
              <w:rPr>
                <w:sz w:val="24"/>
                <w:szCs w:val="24"/>
              </w:rPr>
            </w:pPr>
          </w:p>
        </w:tc>
      </w:tr>
      <w:tr w:rsidR="00C722E2" w:rsidRPr="00DB7E0B" w14:paraId="1D0BC64B" w14:textId="77777777" w:rsidTr="00887AFB">
        <w:tc>
          <w:tcPr>
            <w:tcW w:w="3005" w:type="dxa"/>
          </w:tcPr>
          <w:p w14:paraId="5AE04C92" w14:textId="77777777" w:rsidR="00C722E2" w:rsidRPr="00DB7E0B" w:rsidRDefault="00C722E2" w:rsidP="008465F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sz w:val="24"/>
                <w:szCs w:val="24"/>
                <w:lang w:val="en-GB"/>
              </w:rPr>
            </w:pPr>
            <w:r w:rsidRPr="00DB7E0B">
              <w:rPr>
                <w:sz w:val="24"/>
                <w:szCs w:val="24"/>
                <w:lang w:val="en-GB"/>
              </w:rPr>
              <w:t>Was a household member ever depressed; mentally ill or sent to a mental hospital?</w:t>
            </w:r>
          </w:p>
          <w:p w14:paraId="69E6748C" w14:textId="77777777" w:rsidR="00C722E2" w:rsidRPr="00DB7E0B" w:rsidRDefault="00C722E2" w:rsidP="008465F2">
            <w:pPr>
              <w:pStyle w:val="ListParagraph"/>
              <w:numPr>
                <w:ilvl w:val="0"/>
                <w:numId w:val="2"/>
              </w:numPr>
              <w:spacing w:line="480" w:lineRule="auto"/>
              <w:rPr>
                <w:sz w:val="24"/>
                <w:szCs w:val="24"/>
              </w:rPr>
            </w:pPr>
            <w:r w:rsidRPr="00DB7E0B">
              <w:rPr>
                <w:sz w:val="24"/>
                <w:szCs w:val="24"/>
                <w:lang w:val="en-GB"/>
              </w:rPr>
              <w:t xml:space="preserve">Has a family member ever attempted </w:t>
            </w:r>
            <w:proofErr w:type="gramStart"/>
            <w:r w:rsidRPr="00DB7E0B">
              <w:rPr>
                <w:sz w:val="24"/>
                <w:szCs w:val="24"/>
                <w:lang w:val="en-GB"/>
              </w:rPr>
              <w:t>suicide ?</w:t>
            </w:r>
            <w:proofErr w:type="gramEnd"/>
            <w:r w:rsidRPr="00DB7E0B">
              <w:rPr>
                <w:sz w:val="24"/>
                <w:szCs w:val="24"/>
                <w:lang w:val="en-GB"/>
              </w:rPr>
              <w:t xml:space="preserve"> </w:t>
            </w:r>
          </w:p>
        </w:tc>
        <w:tc>
          <w:tcPr>
            <w:tcW w:w="3005" w:type="dxa"/>
          </w:tcPr>
          <w:p w14:paraId="49121432" w14:textId="77777777" w:rsidR="00C722E2" w:rsidRPr="00DB7E0B" w:rsidRDefault="00C722E2" w:rsidP="008F3A41">
            <w:pPr>
              <w:spacing w:line="480" w:lineRule="auto"/>
              <w:rPr>
                <w:sz w:val="24"/>
                <w:szCs w:val="24"/>
              </w:rPr>
            </w:pPr>
          </w:p>
        </w:tc>
        <w:tc>
          <w:tcPr>
            <w:tcW w:w="3006" w:type="dxa"/>
          </w:tcPr>
          <w:p w14:paraId="559DAD3C" w14:textId="77777777" w:rsidR="00C722E2" w:rsidRPr="00DB7E0B" w:rsidRDefault="00C722E2" w:rsidP="008F3A41">
            <w:pPr>
              <w:spacing w:line="480" w:lineRule="auto"/>
              <w:rPr>
                <w:sz w:val="24"/>
                <w:szCs w:val="24"/>
              </w:rPr>
            </w:pPr>
          </w:p>
        </w:tc>
      </w:tr>
      <w:tr w:rsidR="00C722E2" w:rsidRPr="00DB7E0B" w14:paraId="34643A6A" w14:textId="77777777" w:rsidTr="00887AFB">
        <w:tc>
          <w:tcPr>
            <w:tcW w:w="3005" w:type="dxa"/>
          </w:tcPr>
          <w:p w14:paraId="67C2E982" w14:textId="10099E99" w:rsidR="00C722E2" w:rsidRPr="00DB7E0B" w:rsidRDefault="00C722E2" w:rsidP="008465F2">
            <w:pPr>
              <w:pStyle w:val="ListParagraph"/>
              <w:numPr>
                <w:ilvl w:val="0"/>
                <w:numId w:val="2"/>
              </w:numPr>
              <w:spacing w:line="480" w:lineRule="auto"/>
              <w:rPr>
                <w:sz w:val="24"/>
                <w:szCs w:val="24"/>
              </w:rPr>
            </w:pPr>
            <w:r w:rsidRPr="00DB7E0B">
              <w:rPr>
                <w:sz w:val="24"/>
                <w:szCs w:val="24"/>
              </w:rPr>
              <w:t xml:space="preserve">As a child were your parents ever separated </w:t>
            </w:r>
            <w:r w:rsidR="00004E20" w:rsidRPr="00DB7E0B">
              <w:rPr>
                <w:sz w:val="24"/>
                <w:szCs w:val="24"/>
              </w:rPr>
              <w:t>(didn’t</w:t>
            </w:r>
            <w:r w:rsidRPr="00DB7E0B">
              <w:rPr>
                <w:sz w:val="24"/>
                <w:szCs w:val="24"/>
              </w:rPr>
              <w:t xml:space="preserve"> live </w:t>
            </w:r>
            <w:r w:rsidR="00004E20" w:rsidRPr="00DB7E0B">
              <w:rPr>
                <w:sz w:val="24"/>
                <w:szCs w:val="24"/>
              </w:rPr>
              <w:t>together)</w:t>
            </w:r>
            <w:r w:rsidRPr="00DB7E0B">
              <w:rPr>
                <w:sz w:val="24"/>
                <w:szCs w:val="24"/>
              </w:rPr>
              <w:t xml:space="preserve"> or </w:t>
            </w:r>
            <w:r w:rsidR="00004E20" w:rsidRPr="00DB7E0B">
              <w:rPr>
                <w:sz w:val="24"/>
                <w:szCs w:val="24"/>
              </w:rPr>
              <w:t>divorced?</w:t>
            </w:r>
          </w:p>
        </w:tc>
        <w:tc>
          <w:tcPr>
            <w:tcW w:w="3005" w:type="dxa"/>
          </w:tcPr>
          <w:p w14:paraId="3B851E42" w14:textId="77777777" w:rsidR="00C722E2" w:rsidRPr="00DB7E0B" w:rsidRDefault="00C722E2" w:rsidP="008F3A41">
            <w:pPr>
              <w:spacing w:line="480" w:lineRule="auto"/>
              <w:rPr>
                <w:sz w:val="24"/>
                <w:szCs w:val="24"/>
              </w:rPr>
            </w:pPr>
          </w:p>
        </w:tc>
        <w:tc>
          <w:tcPr>
            <w:tcW w:w="3006" w:type="dxa"/>
          </w:tcPr>
          <w:p w14:paraId="7CE69161" w14:textId="77777777" w:rsidR="00C722E2" w:rsidRPr="00DB7E0B" w:rsidRDefault="00C722E2" w:rsidP="008F3A41">
            <w:pPr>
              <w:spacing w:line="480" w:lineRule="auto"/>
              <w:rPr>
                <w:sz w:val="24"/>
                <w:szCs w:val="24"/>
              </w:rPr>
            </w:pPr>
          </w:p>
        </w:tc>
      </w:tr>
      <w:tr w:rsidR="00C722E2" w:rsidRPr="00DB7E0B" w14:paraId="35F8CE82" w14:textId="77777777" w:rsidTr="00887AFB">
        <w:tc>
          <w:tcPr>
            <w:tcW w:w="3005" w:type="dxa"/>
          </w:tcPr>
          <w:p w14:paraId="0421B7DF" w14:textId="56433E94" w:rsidR="00C722E2" w:rsidRPr="00DB7E0B" w:rsidRDefault="00C722E2" w:rsidP="008465F2">
            <w:pPr>
              <w:pStyle w:val="ListParagraph"/>
              <w:numPr>
                <w:ilvl w:val="0"/>
                <w:numId w:val="2"/>
              </w:numPr>
              <w:spacing w:line="480" w:lineRule="auto"/>
              <w:rPr>
                <w:sz w:val="24"/>
                <w:szCs w:val="24"/>
              </w:rPr>
            </w:pPr>
            <w:r w:rsidRPr="00DB7E0B">
              <w:rPr>
                <w:sz w:val="24"/>
                <w:szCs w:val="24"/>
              </w:rPr>
              <w:t xml:space="preserve">Did a household member ever go to </w:t>
            </w:r>
            <w:r w:rsidR="00004E20" w:rsidRPr="00DB7E0B">
              <w:rPr>
                <w:sz w:val="24"/>
                <w:szCs w:val="24"/>
              </w:rPr>
              <w:t>prison,</w:t>
            </w:r>
            <w:r w:rsidRPr="00DB7E0B">
              <w:rPr>
                <w:sz w:val="24"/>
                <w:szCs w:val="24"/>
              </w:rPr>
              <w:t xml:space="preserve"> or was constantly in and out of </w:t>
            </w:r>
            <w:r w:rsidR="00004E20" w:rsidRPr="00DB7E0B">
              <w:rPr>
                <w:sz w:val="24"/>
                <w:szCs w:val="24"/>
              </w:rPr>
              <w:t>jail?</w:t>
            </w:r>
          </w:p>
        </w:tc>
        <w:tc>
          <w:tcPr>
            <w:tcW w:w="3005" w:type="dxa"/>
          </w:tcPr>
          <w:p w14:paraId="1C97A4CE" w14:textId="77777777" w:rsidR="00C722E2" w:rsidRPr="00DB7E0B" w:rsidRDefault="00C722E2" w:rsidP="008F3A41">
            <w:pPr>
              <w:spacing w:line="480" w:lineRule="auto"/>
              <w:rPr>
                <w:sz w:val="24"/>
                <w:szCs w:val="24"/>
              </w:rPr>
            </w:pPr>
          </w:p>
        </w:tc>
        <w:tc>
          <w:tcPr>
            <w:tcW w:w="3006" w:type="dxa"/>
          </w:tcPr>
          <w:p w14:paraId="009A2E8F" w14:textId="77777777" w:rsidR="00C722E2" w:rsidRPr="00DB7E0B" w:rsidRDefault="00C722E2" w:rsidP="008F3A41">
            <w:pPr>
              <w:spacing w:line="480" w:lineRule="auto"/>
              <w:rPr>
                <w:sz w:val="24"/>
                <w:szCs w:val="24"/>
              </w:rPr>
            </w:pPr>
          </w:p>
        </w:tc>
      </w:tr>
    </w:tbl>
    <w:p w14:paraId="0D6EF98C" w14:textId="77777777" w:rsidR="00D94907" w:rsidRPr="00DB7E0B" w:rsidRDefault="00D94907" w:rsidP="008F3A41">
      <w:pPr>
        <w:spacing w:line="480" w:lineRule="auto"/>
        <w:rPr>
          <w:color w:val="222321"/>
          <w:lang w:val="en-GB"/>
        </w:rPr>
      </w:pPr>
    </w:p>
    <w:p w14:paraId="598A16E9" w14:textId="77777777" w:rsidR="00D94907" w:rsidRPr="00DB7E0B" w:rsidRDefault="00D94907" w:rsidP="008F3A41">
      <w:pPr>
        <w:spacing w:line="480" w:lineRule="auto"/>
        <w:rPr>
          <w:color w:val="222321"/>
          <w:lang w:val="en-GB"/>
        </w:rPr>
      </w:pPr>
    </w:p>
    <w:p w14:paraId="40934EAB" w14:textId="77777777" w:rsidR="00D94907" w:rsidRPr="00DB7E0B" w:rsidRDefault="00D94907" w:rsidP="008F3A41">
      <w:pPr>
        <w:spacing w:line="480" w:lineRule="auto"/>
        <w:rPr>
          <w:color w:val="222321"/>
          <w:lang w:val="en-GB"/>
        </w:rPr>
      </w:pPr>
    </w:p>
    <w:p w14:paraId="6753A69C" w14:textId="77777777" w:rsidR="00612C20" w:rsidRPr="00DB7E0B" w:rsidRDefault="00612C20" w:rsidP="008F3A41">
      <w:pPr>
        <w:spacing w:line="480" w:lineRule="auto"/>
        <w:rPr>
          <w:lang w:val="en-GB"/>
        </w:rPr>
      </w:pPr>
    </w:p>
    <w:p w14:paraId="5CFD2854" w14:textId="5BD69F52" w:rsidR="00F40D64" w:rsidRPr="00DB7E0B" w:rsidRDefault="005211EE" w:rsidP="008F3A41">
      <w:pPr>
        <w:pStyle w:val="Heading1"/>
        <w:spacing w:line="480" w:lineRule="auto"/>
        <w:rPr>
          <w:rFonts w:ascii="Times New Roman" w:hAnsi="Times New Roman" w:cs="Times New Roman"/>
          <w:sz w:val="24"/>
          <w:szCs w:val="24"/>
          <w:lang w:val="en-GB"/>
        </w:rPr>
      </w:pPr>
      <w:bookmarkStart w:id="196" w:name="_Toc197739664"/>
      <w:r w:rsidRPr="00DB7E0B">
        <w:rPr>
          <w:rFonts w:ascii="Times New Roman" w:hAnsi="Times New Roman" w:cs="Times New Roman"/>
          <w:sz w:val="24"/>
          <w:szCs w:val="24"/>
          <w:lang w:val="en-GB"/>
        </w:rPr>
        <w:t>Appendix 1</w:t>
      </w:r>
      <w:r w:rsidR="00827277" w:rsidRPr="00DB7E0B">
        <w:rPr>
          <w:rFonts w:ascii="Times New Roman" w:hAnsi="Times New Roman" w:cs="Times New Roman"/>
          <w:sz w:val="24"/>
          <w:szCs w:val="24"/>
          <w:lang w:val="en-GB"/>
        </w:rPr>
        <w:t>4</w:t>
      </w:r>
      <w:r w:rsidR="000F7F34" w:rsidRPr="00DB7E0B">
        <w:rPr>
          <w:rFonts w:ascii="Times New Roman" w:hAnsi="Times New Roman" w:cs="Times New Roman"/>
          <w:sz w:val="24"/>
          <w:szCs w:val="24"/>
          <w:lang w:val="en-GB"/>
        </w:rPr>
        <w:t>a</w:t>
      </w:r>
      <w:bookmarkEnd w:id="196"/>
    </w:p>
    <w:p w14:paraId="3864A527" w14:textId="52FB405B" w:rsidR="006C7AF7" w:rsidRPr="00DB7E0B" w:rsidRDefault="006C7AF7"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Sociocultural Attitudes Towards Appearance Questionnaire – 4R – female</w:t>
      </w:r>
    </w:p>
    <w:p w14:paraId="08209AC5" w14:textId="77777777" w:rsidR="006C7AF7" w:rsidRPr="00DB7E0B" w:rsidRDefault="006C7AF7"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65DE239F" w14:textId="77777777" w:rsidR="006C7AF7" w:rsidRPr="00DB7E0B" w:rsidRDefault="006C7AF7"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Directions: Please read each of the following items carefully and indicate the number that</w:t>
      </w:r>
    </w:p>
    <w:p w14:paraId="16098379" w14:textId="77777777" w:rsidR="006C7AF7" w:rsidRPr="00DB7E0B" w:rsidRDefault="006C7AF7"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best reflects your agreement with the statement.</w:t>
      </w:r>
    </w:p>
    <w:p w14:paraId="4E14584A" w14:textId="77777777" w:rsidR="00F06DA5" w:rsidRPr="00DB7E0B" w:rsidRDefault="00F06DA5" w:rsidP="008F3A41">
      <w:pPr>
        <w:spacing w:line="480" w:lineRule="auto"/>
        <w:rPr>
          <w:lang w:val="en-GB"/>
        </w:rPr>
      </w:pPr>
    </w:p>
    <w:p w14:paraId="142A63E1" w14:textId="77777777" w:rsidR="00F40D64" w:rsidRPr="00DB7E0B" w:rsidRDefault="00F40D64" w:rsidP="008F3A41">
      <w:pPr>
        <w:spacing w:line="480" w:lineRule="auto"/>
        <w:rPr>
          <w:lang w:val="en-GB"/>
        </w:rPr>
      </w:pPr>
    </w:p>
    <w:tbl>
      <w:tblPr>
        <w:tblpPr w:leftFromText="180" w:rightFromText="180" w:vertAnchor="text" w:horzAnchor="margin" w:tblpXSpec="center" w:tblpY="-69"/>
        <w:tblW w:w="5720" w:type="pct"/>
        <w:tblBorders>
          <w:insideH w:val="single" w:sz="4" w:space="0" w:color="auto"/>
          <w:insideV w:val="single" w:sz="4" w:space="0" w:color="auto"/>
        </w:tblBorders>
        <w:tblLook w:val="01E0" w:firstRow="1" w:lastRow="1" w:firstColumn="1" w:lastColumn="1" w:noHBand="0" w:noVBand="0"/>
      </w:tblPr>
      <w:tblGrid>
        <w:gridCol w:w="4758"/>
        <w:gridCol w:w="1437"/>
        <w:gridCol w:w="1364"/>
        <w:gridCol w:w="1364"/>
        <w:gridCol w:w="1082"/>
        <w:gridCol w:w="1435"/>
      </w:tblGrid>
      <w:tr w:rsidR="006C7AF7" w:rsidRPr="00DB7E0B" w14:paraId="773D3E80" w14:textId="77777777" w:rsidTr="006C7AF7">
        <w:trPr>
          <w:cantSplit/>
          <w:tblHeader/>
        </w:trPr>
        <w:tc>
          <w:tcPr>
            <w:tcW w:w="2080" w:type="pct"/>
            <w:shd w:val="clear" w:color="auto" w:fill="BFBFBF" w:themeFill="background1" w:themeFillShade="BF"/>
          </w:tcPr>
          <w:p w14:paraId="2E4802BC" w14:textId="77777777" w:rsidR="006C7AF7" w:rsidRPr="00DB7E0B" w:rsidRDefault="006C7AF7" w:rsidP="008F3A41">
            <w:pPr>
              <w:spacing w:before="120" w:after="120" w:line="480" w:lineRule="auto"/>
            </w:pPr>
          </w:p>
          <w:p w14:paraId="1B9DB978" w14:textId="77777777" w:rsidR="006C7AF7" w:rsidRPr="00DB7E0B" w:rsidRDefault="006C7AF7" w:rsidP="008F3A41">
            <w:pPr>
              <w:spacing w:line="480" w:lineRule="auto"/>
              <w:jc w:val="center"/>
            </w:pPr>
          </w:p>
        </w:tc>
        <w:tc>
          <w:tcPr>
            <w:tcW w:w="628" w:type="pct"/>
            <w:shd w:val="clear" w:color="auto" w:fill="BFBFBF" w:themeFill="background1" w:themeFillShade="BF"/>
          </w:tcPr>
          <w:p w14:paraId="0CE0FBE6" w14:textId="77777777" w:rsidR="006C7AF7" w:rsidRPr="00DB7E0B" w:rsidRDefault="006C7AF7" w:rsidP="008F3A41">
            <w:pPr>
              <w:spacing w:before="120" w:after="120" w:line="480" w:lineRule="auto"/>
              <w:jc w:val="center"/>
            </w:pPr>
            <w:proofErr w:type="gramStart"/>
            <w:r w:rsidRPr="00DB7E0B">
              <w:t>Definitely Disagree</w:t>
            </w:r>
            <w:proofErr w:type="gramEnd"/>
          </w:p>
        </w:tc>
        <w:tc>
          <w:tcPr>
            <w:tcW w:w="596" w:type="pct"/>
            <w:shd w:val="clear" w:color="auto" w:fill="BFBFBF" w:themeFill="background1" w:themeFillShade="BF"/>
          </w:tcPr>
          <w:p w14:paraId="2E2C6F16" w14:textId="77777777" w:rsidR="006C7AF7" w:rsidRPr="00DB7E0B" w:rsidRDefault="006C7AF7" w:rsidP="008F3A41">
            <w:pPr>
              <w:spacing w:before="120" w:after="120" w:line="480" w:lineRule="auto"/>
              <w:jc w:val="center"/>
            </w:pPr>
            <w:r w:rsidRPr="00DB7E0B">
              <w:t xml:space="preserve">Mostly </w:t>
            </w:r>
          </w:p>
          <w:p w14:paraId="79AE723C" w14:textId="77777777" w:rsidR="006C7AF7" w:rsidRPr="00DB7E0B" w:rsidRDefault="006C7AF7" w:rsidP="008F3A41">
            <w:pPr>
              <w:spacing w:before="120" w:after="120" w:line="480" w:lineRule="auto"/>
              <w:jc w:val="center"/>
            </w:pPr>
            <w:r w:rsidRPr="00DB7E0B">
              <w:t>Disagree</w:t>
            </w:r>
          </w:p>
        </w:tc>
        <w:tc>
          <w:tcPr>
            <w:tcW w:w="596" w:type="pct"/>
            <w:shd w:val="clear" w:color="auto" w:fill="BFBFBF" w:themeFill="background1" w:themeFillShade="BF"/>
          </w:tcPr>
          <w:p w14:paraId="3461606F" w14:textId="77777777" w:rsidR="006C7AF7" w:rsidRPr="00DB7E0B" w:rsidRDefault="006C7AF7" w:rsidP="008F3A41">
            <w:pPr>
              <w:spacing w:before="120" w:after="120" w:line="480" w:lineRule="auto"/>
              <w:jc w:val="center"/>
            </w:pPr>
            <w:r w:rsidRPr="00DB7E0B">
              <w:t>Neither Agree Nor</w:t>
            </w:r>
          </w:p>
          <w:p w14:paraId="16BD46BD" w14:textId="77777777" w:rsidR="006C7AF7" w:rsidRPr="00DB7E0B" w:rsidRDefault="006C7AF7" w:rsidP="008F3A41">
            <w:pPr>
              <w:spacing w:before="120" w:after="120" w:line="480" w:lineRule="auto"/>
              <w:jc w:val="center"/>
            </w:pPr>
            <w:r w:rsidRPr="00DB7E0B">
              <w:t>Disagree</w:t>
            </w:r>
          </w:p>
        </w:tc>
        <w:tc>
          <w:tcPr>
            <w:tcW w:w="473" w:type="pct"/>
            <w:shd w:val="clear" w:color="auto" w:fill="BFBFBF" w:themeFill="background1" w:themeFillShade="BF"/>
          </w:tcPr>
          <w:p w14:paraId="764F6DEA" w14:textId="77777777" w:rsidR="006C7AF7" w:rsidRPr="00DB7E0B" w:rsidRDefault="006C7AF7" w:rsidP="008F3A41">
            <w:pPr>
              <w:spacing w:before="120" w:after="120" w:line="480" w:lineRule="auto"/>
              <w:jc w:val="center"/>
            </w:pPr>
            <w:r w:rsidRPr="00DB7E0B">
              <w:t>Mostly Agree</w:t>
            </w:r>
          </w:p>
        </w:tc>
        <w:tc>
          <w:tcPr>
            <w:tcW w:w="627" w:type="pct"/>
            <w:shd w:val="clear" w:color="auto" w:fill="BFBFBF" w:themeFill="background1" w:themeFillShade="BF"/>
          </w:tcPr>
          <w:p w14:paraId="60389F1E" w14:textId="77777777" w:rsidR="006C7AF7" w:rsidRPr="00DB7E0B" w:rsidRDefault="006C7AF7" w:rsidP="008F3A41">
            <w:pPr>
              <w:spacing w:before="120" w:after="120" w:line="480" w:lineRule="auto"/>
              <w:jc w:val="center"/>
            </w:pPr>
            <w:proofErr w:type="gramStart"/>
            <w:r w:rsidRPr="00DB7E0B">
              <w:t>Definitely Agree</w:t>
            </w:r>
            <w:proofErr w:type="gramEnd"/>
          </w:p>
        </w:tc>
      </w:tr>
      <w:tr w:rsidR="006C7AF7" w:rsidRPr="00DB7E0B" w14:paraId="2AF6307B" w14:textId="77777777" w:rsidTr="006C7AF7">
        <w:trPr>
          <w:cantSplit/>
          <w:trHeight w:val="522"/>
        </w:trPr>
        <w:tc>
          <w:tcPr>
            <w:tcW w:w="2080" w:type="pct"/>
          </w:tcPr>
          <w:p w14:paraId="0393B754" w14:textId="77777777" w:rsidR="006C7AF7" w:rsidRPr="00DB7E0B" w:rsidRDefault="006C7AF7"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It is important for me to look</w:t>
            </w:r>
          </w:p>
          <w:p w14:paraId="54ECCA89" w14:textId="77777777" w:rsidR="006C7AF7" w:rsidRPr="00DB7E0B" w:rsidRDefault="006C7AF7" w:rsidP="008F3A41">
            <w:pPr>
              <w:pStyle w:val="Questions"/>
              <w:spacing w:beforeLines="0" w:afterLines="0" w:after="120" w:line="480" w:lineRule="auto"/>
              <w:ind w:left="720" w:right="0"/>
              <w:jc w:val="left"/>
              <w:rPr>
                <w:rFonts w:ascii="Times New Roman" w:hAnsi="Times New Roman"/>
                <w:sz w:val="24"/>
              </w:rPr>
            </w:pPr>
            <w:r w:rsidRPr="00DB7E0B">
              <w:rPr>
                <w:rFonts w:ascii="Times New Roman" w:hAnsi="Times New Roman"/>
                <w:color w:val="000000"/>
                <w:sz w:val="24"/>
                <w:lang w:val="en-GB"/>
              </w:rPr>
              <w:t>muscular.</w:t>
            </w:r>
          </w:p>
        </w:tc>
        <w:tc>
          <w:tcPr>
            <w:tcW w:w="628" w:type="pct"/>
          </w:tcPr>
          <w:p w14:paraId="1B22CC61"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21075A37"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321CB391" w14:textId="77777777" w:rsidR="006C7AF7" w:rsidRPr="00DB7E0B" w:rsidRDefault="006C7AF7" w:rsidP="008F3A41">
            <w:pPr>
              <w:pStyle w:val="Boxes"/>
              <w:spacing w:line="480" w:lineRule="auto"/>
              <w:rPr>
                <w:rFonts w:ascii="Times New Roman" w:hAnsi="Times New Roman" w:cs="Times New Roman"/>
              </w:rPr>
            </w:pPr>
          </w:p>
        </w:tc>
        <w:tc>
          <w:tcPr>
            <w:tcW w:w="473" w:type="pct"/>
          </w:tcPr>
          <w:p w14:paraId="12219560" w14:textId="77777777" w:rsidR="006C7AF7" w:rsidRPr="00DB7E0B" w:rsidRDefault="006C7AF7" w:rsidP="008F3A41">
            <w:pPr>
              <w:pStyle w:val="Boxes"/>
              <w:spacing w:line="480" w:lineRule="auto"/>
              <w:rPr>
                <w:rFonts w:ascii="Times New Roman" w:hAnsi="Times New Roman" w:cs="Times New Roman"/>
              </w:rPr>
            </w:pPr>
          </w:p>
        </w:tc>
        <w:tc>
          <w:tcPr>
            <w:tcW w:w="627" w:type="pct"/>
          </w:tcPr>
          <w:p w14:paraId="2D6C333B"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36222525" w14:textId="77777777" w:rsidTr="006C7AF7">
        <w:trPr>
          <w:cantSplit/>
        </w:trPr>
        <w:tc>
          <w:tcPr>
            <w:tcW w:w="2080" w:type="pct"/>
            <w:shd w:val="clear" w:color="auto" w:fill="E8E8E8" w:themeFill="background2"/>
          </w:tcPr>
          <w:p w14:paraId="41AEB48D" w14:textId="77777777" w:rsidR="006C7AF7" w:rsidRPr="00DB7E0B" w:rsidRDefault="006C7AF7"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It is important for me to look good in </w:t>
            </w:r>
            <w:r w:rsidRPr="00DB7E0B">
              <w:rPr>
                <w:rFonts w:ascii="Times New Roman" w:hAnsi="Times New Roman" w:cs="Times New Roman"/>
                <w:color w:val="000000"/>
                <w:lang w:val="en-GB"/>
              </w:rPr>
              <w:t>the clothes I wear</w:t>
            </w:r>
          </w:p>
        </w:tc>
        <w:tc>
          <w:tcPr>
            <w:tcW w:w="628" w:type="pct"/>
            <w:shd w:val="clear" w:color="auto" w:fill="E8E8E8" w:themeFill="background2"/>
          </w:tcPr>
          <w:p w14:paraId="66516534"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5BA46FE1"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4E64EB78" w14:textId="77777777" w:rsidR="006C7AF7" w:rsidRPr="00DB7E0B" w:rsidRDefault="006C7AF7" w:rsidP="008F3A41">
            <w:pPr>
              <w:pStyle w:val="Boxes"/>
              <w:spacing w:line="480" w:lineRule="auto"/>
              <w:rPr>
                <w:rFonts w:ascii="Times New Roman" w:hAnsi="Times New Roman" w:cs="Times New Roman"/>
              </w:rPr>
            </w:pPr>
          </w:p>
        </w:tc>
        <w:tc>
          <w:tcPr>
            <w:tcW w:w="473" w:type="pct"/>
            <w:shd w:val="clear" w:color="auto" w:fill="E8E8E8" w:themeFill="background2"/>
          </w:tcPr>
          <w:p w14:paraId="10AA478B" w14:textId="77777777" w:rsidR="006C7AF7" w:rsidRPr="00DB7E0B" w:rsidRDefault="006C7AF7" w:rsidP="008F3A41">
            <w:pPr>
              <w:pStyle w:val="Boxes"/>
              <w:spacing w:line="480" w:lineRule="auto"/>
              <w:rPr>
                <w:rFonts w:ascii="Times New Roman" w:hAnsi="Times New Roman" w:cs="Times New Roman"/>
              </w:rPr>
            </w:pPr>
          </w:p>
        </w:tc>
        <w:tc>
          <w:tcPr>
            <w:tcW w:w="627" w:type="pct"/>
            <w:shd w:val="clear" w:color="auto" w:fill="E8E8E8" w:themeFill="background2"/>
          </w:tcPr>
          <w:p w14:paraId="6F875704"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669DD44E" w14:textId="77777777" w:rsidTr="006C7AF7">
        <w:trPr>
          <w:cantSplit/>
        </w:trPr>
        <w:tc>
          <w:tcPr>
            <w:tcW w:w="2080" w:type="pct"/>
          </w:tcPr>
          <w:p w14:paraId="56F7DD79" w14:textId="77777777" w:rsidR="006C7AF7" w:rsidRPr="00DB7E0B" w:rsidRDefault="006C7AF7"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want my body to look very thin.</w:t>
            </w:r>
          </w:p>
        </w:tc>
        <w:tc>
          <w:tcPr>
            <w:tcW w:w="628" w:type="pct"/>
          </w:tcPr>
          <w:p w14:paraId="7DF84D69"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39BEA8E9"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6262BE8C" w14:textId="77777777" w:rsidR="006C7AF7" w:rsidRPr="00DB7E0B" w:rsidRDefault="006C7AF7" w:rsidP="008F3A41">
            <w:pPr>
              <w:pStyle w:val="Boxes"/>
              <w:spacing w:line="480" w:lineRule="auto"/>
              <w:rPr>
                <w:rFonts w:ascii="Times New Roman" w:hAnsi="Times New Roman" w:cs="Times New Roman"/>
              </w:rPr>
            </w:pPr>
          </w:p>
        </w:tc>
        <w:tc>
          <w:tcPr>
            <w:tcW w:w="473" w:type="pct"/>
          </w:tcPr>
          <w:p w14:paraId="0134DAC7" w14:textId="77777777" w:rsidR="006C7AF7" w:rsidRPr="00DB7E0B" w:rsidRDefault="006C7AF7" w:rsidP="008F3A41">
            <w:pPr>
              <w:pStyle w:val="Boxes"/>
              <w:spacing w:line="480" w:lineRule="auto"/>
              <w:rPr>
                <w:rFonts w:ascii="Times New Roman" w:hAnsi="Times New Roman" w:cs="Times New Roman"/>
              </w:rPr>
            </w:pPr>
          </w:p>
        </w:tc>
        <w:tc>
          <w:tcPr>
            <w:tcW w:w="627" w:type="pct"/>
          </w:tcPr>
          <w:p w14:paraId="63B9B691"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20FB0A30" w14:textId="77777777" w:rsidTr="006C7AF7">
        <w:trPr>
          <w:cantSplit/>
        </w:trPr>
        <w:tc>
          <w:tcPr>
            <w:tcW w:w="2080" w:type="pct"/>
            <w:shd w:val="clear" w:color="auto" w:fill="E8E8E8" w:themeFill="background2"/>
          </w:tcPr>
          <w:p w14:paraId="4FE6B4C3" w14:textId="77777777" w:rsidR="006C7AF7" w:rsidRPr="00DB7E0B" w:rsidRDefault="006C7AF7"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think a lot about looking muscular</w:t>
            </w:r>
          </w:p>
        </w:tc>
        <w:tc>
          <w:tcPr>
            <w:tcW w:w="628" w:type="pct"/>
            <w:shd w:val="clear" w:color="auto" w:fill="E8E8E8" w:themeFill="background2"/>
          </w:tcPr>
          <w:p w14:paraId="60B1836A"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150B6CE6"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725D82E7" w14:textId="77777777" w:rsidR="006C7AF7" w:rsidRPr="00DB7E0B" w:rsidRDefault="006C7AF7" w:rsidP="008F3A41">
            <w:pPr>
              <w:pStyle w:val="Boxes"/>
              <w:spacing w:line="480" w:lineRule="auto"/>
              <w:rPr>
                <w:rFonts w:ascii="Times New Roman" w:hAnsi="Times New Roman" w:cs="Times New Roman"/>
              </w:rPr>
            </w:pPr>
          </w:p>
        </w:tc>
        <w:tc>
          <w:tcPr>
            <w:tcW w:w="473" w:type="pct"/>
            <w:shd w:val="clear" w:color="auto" w:fill="E8E8E8" w:themeFill="background2"/>
          </w:tcPr>
          <w:p w14:paraId="0873BF79" w14:textId="77777777" w:rsidR="006C7AF7" w:rsidRPr="00DB7E0B" w:rsidRDefault="006C7AF7" w:rsidP="008F3A41">
            <w:pPr>
              <w:pStyle w:val="Boxes"/>
              <w:spacing w:line="480" w:lineRule="auto"/>
              <w:rPr>
                <w:rFonts w:ascii="Times New Roman" w:hAnsi="Times New Roman" w:cs="Times New Roman"/>
              </w:rPr>
            </w:pPr>
          </w:p>
        </w:tc>
        <w:tc>
          <w:tcPr>
            <w:tcW w:w="627" w:type="pct"/>
            <w:shd w:val="clear" w:color="auto" w:fill="E8E8E8" w:themeFill="background2"/>
          </w:tcPr>
          <w:p w14:paraId="5B85397B"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52FD636C" w14:textId="77777777" w:rsidTr="006C7AF7">
        <w:trPr>
          <w:cantSplit/>
        </w:trPr>
        <w:tc>
          <w:tcPr>
            <w:tcW w:w="2080" w:type="pct"/>
          </w:tcPr>
          <w:p w14:paraId="59C2997F" w14:textId="77777777" w:rsidR="006C7AF7" w:rsidRPr="00DB7E0B" w:rsidRDefault="006C7AF7"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 think a lot about my appearance. </w:t>
            </w:r>
          </w:p>
          <w:p w14:paraId="1987709C" w14:textId="77777777" w:rsidR="006C7AF7" w:rsidRPr="00DB7E0B" w:rsidRDefault="006C7AF7" w:rsidP="008F3A41">
            <w:pPr>
              <w:pStyle w:val="Questions"/>
              <w:spacing w:beforeLines="0" w:afterLines="0" w:after="120" w:line="480" w:lineRule="auto"/>
              <w:ind w:right="0"/>
              <w:jc w:val="left"/>
              <w:rPr>
                <w:rFonts w:ascii="Times New Roman" w:hAnsi="Times New Roman"/>
                <w:sz w:val="24"/>
              </w:rPr>
            </w:pPr>
          </w:p>
        </w:tc>
        <w:tc>
          <w:tcPr>
            <w:tcW w:w="628" w:type="pct"/>
          </w:tcPr>
          <w:p w14:paraId="7BF7D17B"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6D2C6074"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5A7D3D3F" w14:textId="77777777" w:rsidR="006C7AF7" w:rsidRPr="00DB7E0B" w:rsidRDefault="006C7AF7" w:rsidP="008F3A41">
            <w:pPr>
              <w:pStyle w:val="Boxes"/>
              <w:spacing w:line="480" w:lineRule="auto"/>
              <w:rPr>
                <w:rFonts w:ascii="Times New Roman" w:hAnsi="Times New Roman" w:cs="Times New Roman"/>
              </w:rPr>
            </w:pPr>
          </w:p>
        </w:tc>
        <w:tc>
          <w:tcPr>
            <w:tcW w:w="473" w:type="pct"/>
          </w:tcPr>
          <w:p w14:paraId="11A38483" w14:textId="77777777" w:rsidR="006C7AF7" w:rsidRPr="00DB7E0B" w:rsidRDefault="006C7AF7" w:rsidP="008F3A41">
            <w:pPr>
              <w:pStyle w:val="Boxes"/>
              <w:spacing w:line="480" w:lineRule="auto"/>
              <w:rPr>
                <w:rFonts w:ascii="Times New Roman" w:hAnsi="Times New Roman" w:cs="Times New Roman"/>
              </w:rPr>
            </w:pPr>
          </w:p>
        </w:tc>
        <w:tc>
          <w:tcPr>
            <w:tcW w:w="627" w:type="pct"/>
          </w:tcPr>
          <w:p w14:paraId="491F5B46"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54BB9AE1" w14:textId="77777777" w:rsidTr="006C7AF7">
        <w:trPr>
          <w:cantSplit/>
        </w:trPr>
        <w:tc>
          <w:tcPr>
            <w:tcW w:w="2080" w:type="pct"/>
          </w:tcPr>
          <w:p w14:paraId="5DDBFBA7" w14:textId="77777777" w:rsidR="006C7AF7" w:rsidRPr="00DB7E0B" w:rsidRDefault="006C7AF7"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think a lot about looking thin.</w:t>
            </w:r>
          </w:p>
        </w:tc>
        <w:tc>
          <w:tcPr>
            <w:tcW w:w="628" w:type="pct"/>
          </w:tcPr>
          <w:p w14:paraId="5B521234"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76913B3D"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3C9A9802" w14:textId="77777777" w:rsidR="006C7AF7" w:rsidRPr="00DB7E0B" w:rsidRDefault="006C7AF7" w:rsidP="008F3A41">
            <w:pPr>
              <w:pStyle w:val="Boxes"/>
              <w:spacing w:line="480" w:lineRule="auto"/>
              <w:rPr>
                <w:rFonts w:ascii="Times New Roman" w:hAnsi="Times New Roman" w:cs="Times New Roman"/>
              </w:rPr>
            </w:pPr>
          </w:p>
        </w:tc>
        <w:tc>
          <w:tcPr>
            <w:tcW w:w="473" w:type="pct"/>
          </w:tcPr>
          <w:p w14:paraId="11C66084" w14:textId="77777777" w:rsidR="006C7AF7" w:rsidRPr="00DB7E0B" w:rsidRDefault="006C7AF7" w:rsidP="008F3A41">
            <w:pPr>
              <w:pStyle w:val="Boxes"/>
              <w:spacing w:line="480" w:lineRule="auto"/>
              <w:rPr>
                <w:rFonts w:ascii="Times New Roman" w:hAnsi="Times New Roman" w:cs="Times New Roman"/>
              </w:rPr>
            </w:pPr>
          </w:p>
        </w:tc>
        <w:tc>
          <w:tcPr>
            <w:tcW w:w="627" w:type="pct"/>
          </w:tcPr>
          <w:p w14:paraId="02716EFD"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6110A59D" w14:textId="77777777" w:rsidTr="006C7AF7">
        <w:trPr>
          <w:cantSplit/>
        </w:trPr>
        <w:tc>
          <w:tcPr>
            <w:tcW w:w="2080" w:type="pct"/>
            <w:shd w:val="clear" w:color="auto" w:fill="E8E8E8" w:themeFill="background2"/>
          </w:tcPr>
          <w:p w14:paraId="3C3181B5" w14:textId="77777777" w:rsidR="006C7AF7" w:rsidRPr="00DB7E0B" w:rsidRDefault="006C7AF7"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want to be good looking.</w:t>
            </w:r>
          </w:p>
        </w:tc>
        <w:tc>
          <w:tcPr>
            <w:tcW w:w="628" w:type="pct"/>
            <w:shd w:val="clear" w:color="auto" w:fill="E8E8E8" w:themeFill="background2"/>
          </w:tcPr>
          <w:p w14:paraId="5249D0AC"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74D7411B"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00E994DC" w14:textId="77777777" w:rsidR="006C7AF7" w:rsidRPr="00DB7E0B" w:rsidRDefault="006C7AF7" w:rsidP="008F3A41">
            <w:pPr>
              <w:pStyle w:val="Boxes"/>
              <w:spacing w:line="480" w:lineRule="auto"/>
              <w:rPr>
                <w:rFonts w:ascii="Times New Roman" w:hAnsi="Times New Roman" w:cs="Times New Roman"/>
              </w:rPr>
            </w:pPr>
          </w:p>
        </w:tc>
        <w:tc>
          <w:tcPr>
            <w:tcW w:w="473" w:type="pct"/>
            <w:shd w:val="clear" w:color="auto" w:fill="E8E8E8" w:themeFill="background2"/>
          </w:tcPr>
          <w:p w14:paraId="1C006C8E" w14:textId="77777777" w:rsidR="006C7AF7" w:rsidRPr="00DB7E0B" w:rsidRDefault="006C7AF7" w:rsidP="008F3A41">
            <w:pPr>
              <w:pStyle w:val="Boxes"/>
              <w:spacing w:line="480" w:lineRule="auto"/>
              <w:rPr>
                <w:rFonts w:ascii="Times New Roman" w:hAnsi="Times New Roman" w:cs="Times New Roman"/>
              </w:rPr>
            </w:pPr>
          </w:p>
        </w:tc>
        <w:tc>
          <w:tcPr>
            <w:tcW w:w="627" w:type="pct"/>
            <w:shd w:val="clear" w:color="auto" w:fill="E8E8E8" w:themeFill="background2"/>
          </w:tcPr>
          <w:p w14:paraId="575132A4"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4371E914" w14:textId="77777777" w:rsidTr="006C7AF7">
        <w:trPr>
          <w:cantSplit/>
        </w:trPr>
        <w:tc>
          <w:tcPr>
            <w:tcW w:w="2080" w:type="pct"/>
          </w:tcPr>
          <w:p w14:paraId="56AE6D12" w14:textId="77777777" w:rsidR="006C7AF7" w:rsidRPr="00DB7E0B" w:rsidRDefault="006C7AF7"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want my body to look muscular.</w:t>
            </w:r>
          </w:p>
        </w:tc>
        <w:tc>
          <w:tcPr>
            <w:tcW w:w="628" w:type="pct"/>
          </w:tcPr>
          <w:p w14:paraId="7C9B4119"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6B1D5C0F" w14:textId="77777777" w:rsidR="006C7AF7" w:rsidRPr="00DB7E0B" w:rsidRDefault="006C7AF7" w:rsidP="008F3A41">
            <w:pPr>
              <w:pStyle w:val="Boxes"/>
              <w:spacing w:line="480" w:lineRule="auto"/>
              <w:rPr>
                <w:rFonts w:ascii="Times New Roman" w:hAnsi="Times New Roman" w:cs="Times New Roman"/>
              </w:rPr>
            </w:pPr>
          </w:p>
        </w:tc>
        <w:tc>
          <w:tcPr>
            <w:tcW w:w="596" w:type="pct"/>
          </w:tcPr>
          <w:p w14:paraId="60618E94" w14:textId="77777777" w:rsidR="006C7AF7" w:rsidRPr="00DB7E0B" w:rsidRDefault="006C7AF7" w:rsidP="008F3A41">
            <w:pPr>
              <w:pStyle w:val="Boxes"/>
              <w:spacing w:line="480" w:lineRule="auto"/>
              <w:rPr>
                <w:rFonts w:ascii="Times New Roman" w:hAnsi="Times New Roman" w:cs="Times New Roman"/>
              </w:rPr>
            </w:pPr>
          </w:p>
        </w:tc>
        <w:tc>
          <w:tcPr>
            <w:tcW w:w="473" w:type="pct"/>
          </w:tcPr>
          <w:p w14:paraId="19A7A999" w14:textId="77777777" w:rsidR="006C7AF7" w:rsidRPr="00DB7E0B" w:rsidRDefault="006C7AF7" w:rsidP="008F3A41">
            <w:pPr>
              <w:pStyle w:val="Boxes"/>
              <w:spacing w:line="480" w:lineRule="auto"/>
              <w:rPr>
                <w:rFonts w:ascii="Times New Roman" w:hAnsi="Times New Roman" w:cs="Times New Roman"/>
              </w:rPr>
            </w:pPr>
          </w:p>
        </w:tc>
        <w:tc>
          <w:tcPr>
            <w:tcW w:w="627" w:type="pct"/>
          </w:tcPr>
          <w:p w14:paraId="5022004A"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61690198" w14:textId="77777777" w:rsidTr="006C7AF7">
        <w:trPr>
          <w:cantSplit/>
        </w:trPr>
        <w:tc>
          <w:tcPr>
            <w:tcW w:w="2080" w:type="pct"/>
            <w:shd w:val="clear" w:color="auto" w:fill="E8E8E8" w:themeFill="background2"/>
          </w:tcPr>
          <w:p w14:paraId="04078813" w14:textId="77777777" w:rsidR="006C7AF7" w:rsidRPr="00DB7E0B" w:rsidRDefault="006C7AF7"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don't really think much about my appearance.</w:t>
            </w:r>
          </w:p>
          <w:p w14:paraId="2FFBF248" w14:textId="77777777" w:rsidR="006C7AF7" w:rsidRPr="00DB7E0B" w:rsidRDefault="006C7AF7" w:rsidP="008F3A41">
            <w:pPr>
              <w:pStyle w:val="Questions"/>
              <w:spacing w:beforeLines="0" w:afterLines="0" w:after="120" w:line="480" w:lineRule="auto"/>
              <w:ind w:right="0"/>
              <w:jc w:val="left"/>
              <w:rPr>
                <w:rFonts w:ascii="Times New Roman" w:hAnsi="Times New Roman"/>
                <w:sz w:val="24"/>
              </w:rPr>
            </w:pPr>
          </w:p>
        </w:tc>
        <w:tc>
          <w:tcPr>
            <w:tcW w:w="628" w:type="pct"/>
            <w:shd w:val="clear" w:color="auto" w:fill="E8E8E8" w:themeFill="background2"/>
          </w:tcPr>
          <w:p w14:paraId="6F8A8287"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2FBE7519"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389F03E5" w14:textId="77777777" w:rsidR="006C7AF7" w:rsidRPr="00DB7E0B" w:rsidRDefault="006C7AF7" w:rsidP="008F3A41">
            <w:pPr>
              <w:pStyle w:val="Boxes"/>
              <w:spacing w:line="480" w:lineRule="auto"/>
              <w:rPr>
                <w:rFonts w:ascii="Times New Roman" w:hAnsi="Times New Roman" w:cs="Times New Roman"/>
              </w:rPr>
            </w:pPr>
          </w:p>
        </w:tc>
        <w:tc>
          <w:tcPr>
            <w:tcW w:w="473" w:type="pct"/>
            <w:shd w:val="clear" w:color="auto" w:fill="E8E8E8" w:themeFill="background2"/>
          </w:tcPr>
          <w:p w14:paraId="47652A6E" w14:textId="77777777" w:rsidR="006C7AF7" w:rsidRPr="00DB7E0B" w:rsidRDefault="006C7AF7" w:rsidP="008F3A41">
            <w:pPr>
              <w:pStyle w:val="Boxes"/>
              <w:spacing w:line="480" w:lineRule="auto"/>
              <w:rPr>
                <w:rFonts w:ascii="Times New Roman" w:hAnsi="Times New Roman" w:cs="Times New Roman"/>
              </w:rPr>
            </w:pPr>
          </w:p>
        </w:tc>
        <w:tc>
          <w:tcPr>
            <w:tcW w:w="627" w:type="pct"/>
            <w:shd w:val="clear" w:color="auto" w:fill="E8E8E8" w:themeFill="background2"/>
          </w:tcPr>
          <w:p w14:paraId="0F198752"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736A732E" w14:textId="77777777" w:rsidTr="006C7AF7">
        <w:trPr>
          <w:cantSplit/>
        </w:trPr>
        <w:tc>
          <w:tcPr>
            <w:tcW w:w="2080" w:type="pct"/>
            <w:shd w:val="clear" w:color="auto" w:fill="E8E8E8" w:themeFill="background2"/>
          </w:tcPr>
          <w:p w14:paraId="146F15E3" w14:textId="77777777" w:rsidR="006C7AF7" w:rsidRPr="00DB7E0B" w:rsidRDefault="006C7AF7"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don't want my body to look</w:t>
            </w:r>
          </w:p>
          <w:p w14:paraId="04A76E00" w14:textId="77777777" w:rsidR="006C7AF7" w:rsidRPr="00DB7E0B" w:rsidRDefault="006C7AF7"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muscular</w:t>
            </w:r>
          </w:p>
        </w:tc>
        <w:tc>
          <w:tcPr>
            <w:tcW w:w="628" w:type="pct"/>
            <w:shd w:val="clear" w:color="auto" w:fill="E8E8E8" w:themeFill="background2"/>
          </w:tcPr>
          <w:p w14:paraId="2633A2E2"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25FC8A60"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64554948" w14:textId="77777777" w:rsidR="006C7AF7" w:rsidRPr="00DB7E0B" w:rsidRDefault="006C7AF7" w:rsidP="008F3A41">
            <w:pPr>
              <w:pStyle w:val="Boxes"/>
              <w:spacing w:line="480" w:lineRule="auto"/>
              <w:rPr>
                <w:rFonts w:ascii="Times New Roman" w:hAnsi="Times New Roman" w:cs="Times New Roman"/>
              </w:rPr>
            </w:pPr>
          </w:p>
        </w:tc>
        <w:tc>
          <w:tcPr>
            <w:tcW w:w="473" w:type="pct"/>
            <w:shd w:val="clear" w:color="auto" w:fill="E8E8E8" w:themeFill="background2"/>
          </w:tcPr>
          <w:p w14:paraId="36E94924" w14:textId="77777777" w:rsidR="006C7AF7" w:rsidRPr="00DB7E0B" w:rsidRDefault="006C7AF7" w:rsidP="008F3A41">
            <w:pPr>
              <w:pStyle w:val="Boxes"/>
              <w:spacing w:line="480" w:lineRule="auto"/>
              <w:rPr>
                <w:rFonts w:ascii="Times New Roman" w:hAnsi="Times New Roman" w:cs="Times New Roman"/>
              </w:rPr>
            </w:pPr>
          </w:p>
        </w:tc>
        <w:tc>
          <w:tcPr>
            <w:tcW w:w="627" w:type="pct"/>
            <w:shd w:val="clear" w:color="auto" w:fill="E8E8E8" w:themeFill="background2"/>
          </w:tcPr>
          <w:p w14:paraId="2EA7B8D4"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173FAC1F" w14:textId="77777777" w:rsidTr="006C7AF7">
        <w:trPr>
          <w:cantSplit/>
        </w:trPr>
        <w:tc>
          <w:tcPr>
            <w:tcW w:w="2080" w:type="pct"/>
            <w:shd w:val="clear" w:color="auto" w:fill="E8E8E8" w:themeFill="background2"/>
          </w:tcPr>
          <w:p w14:paraId="55D1A791" w14:textId="77777777" w:rsidR="006C7AF7" w:rsidRPr="00DB7E0B" w:rsidRDefault="006C7AF7"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want my body to look very lean.</w:t>
            </w:r>
          </w:p>
        </w:tc>
        <w:tc>
          <w:tcPr>
            <w:tcW w:w="628" w:type="pct"/>
            <w:shd w:val="clear" w:color="auto" w:fill="E8E8E8" w:themeFill="background2"/>
          </w:tcPr>
          <w:p w14:paraId="67164941"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5D052BD0"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2A6EA54D" w14:textId="77777777" w:rsidR="006C7AF7" w:rsidRPr="00DB7E0B" w:rsidRDefault="006C7AF7" w:rsidP="008F3A41">
            <w:pPr>
              <w:pStyle w:val="Boxes"/>
              <w:spacing w:line="480" w:lineRule="auto"/>
              <w:rPr>
                <w:rFonts w:ascii="Times New Roman" w:hAnsi="Times New Roman" w:cs="Times New Roman"/>
              </w:rPr>
            </w:pPr>
          </w:p>
        </w:tc>
        <w:tc>
          <w:tcPr>
            <w:tcW w:w="473" w:type="pct"/>
            <w:shd w:val="clear" w:color="auto" w:fill="E8E8E8" w:themeFill="background2"/>
          </w:tcPr>
          <w:p w14:paraId="71C85389" w14:textId="77777777" w:rsidR="006C7AF7" w:rsidRPr="00DB7E0B" w:rsidRDefault="006C7AF7" w:rsidP="008F3A41">
            <w:pPr>
              <w:pStyle w:val="Boxes"/>
              <w:spacing w:line="480" w:lineRule="auto"/>
              <w:rPr>
                <w:rFonts w:ascii="Times New Roman" w:hAnsi="Times New Roman" w:cs="Times New Roman"/>
              </w:rPr>
            </w:pPr>
          </w:p>
        </w:tc>
        <w:tc>
          <w:tcPr>
            <w:tcW w:w="627" w:type="pct"/>
            <w:shd w:val="clear" w:color="auto" w:fill="E8E8E8" w:themeFill="background2"/>
          </w:tcPr>
          <w:p w14:paraId="2D39A36F"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718E7BE1" w14:textId="77777777" w:rsidTr="006C7AF7">
        <w:trPr>
          <w:cantSplit/>
        </w:trPr>
        <w:tc>
          <w:tcPr>
            <w:tcW w:w="2080" w:type="pct"/>
            <w:shd w:val="clear" w:color="auto" w:fill="E8E8E8" w:themeFill="background2"/>
          </w:tcPr>
          <w:p w14:paraId="00BAF017" w14:textId="77777777" w:rsidR="006C7AF7" w:rsidRPr="00DB7E0B" w:rsidRDefault="006C7AF7"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It is important to me to be attractive</w:t>
            </w:r>
          </w:p>
          <w:p w14:paraId="1E995921" w14:textId="77777777" w:rsidR="006C7AF7" w:rsidRPr="00DB7E0B" w:rsidRDefault="006C7AF7"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7BFD185C"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379C70CE"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07A055CC" w14:textId="77777777" w:rsidR="006C7AF7" w:rsidRPr="00DB7E0B" w:rsidRDefault="006C7AF7" w:rsidP="008F3A41">
            <w:pPr>
              <w:pStyle w:val="Boxes"/>
              <w:spacing w:line="480" w:lineRule="auto"/>
              <w:rPr>
                <w:rFonts w:ascii="Times New Roman" w:hAnsi="Times New Roman" w:cs="Times New Roman"/>
              </w:rPr>
            </w:pPr>
          </w:p>
        </w:tc>
        <w:tc>
          <w:tcPr>
            <w:tcW w:w="473" w:type="pct"/>
            <w:shd w:val="clear" w:color="auto" w:fill="E8E8E8" w:themeFill="background2"/>
          </w:tcPr>
          <w:p w14:paraId="2D08271C" w14:textId="77777777" w:rsidR="006C7AF7" w:rsidRPr="00DB7E0B" w:rsidRDefault="006C7AF7" w:rsidP="008F3A41">
            <w:pPr>
              <w:pStyle w:val="Boxes"/>
              <w:spacing w:line="480" w:lineRule="auto"/>
              <w:rPr>
                <w:rFonts w:ascii="Times New Roman" w:hAnsi="Times New Roman" w:cs="Times New Roman"/>
              </w:rPr>
            </w:pPr>
          </w:p>
        </w:tc>
        <w:tc>
          <w:tcPr>
            <w:tcW w:w="627" w:type="pct"/>
            <w:shd w:val="clear" w:color="auto" w:fill="E8E8E8" w:themeFill="background2"/>
          </w:tcPr>
          <w:p w14:paraId="2CD13943" w14:textId="77777777" w:rsidR="006C7AF7" w:rsidRPr="00DB7E0B" w:rsidRDefault="006C7AF7" w:rsidP="008F3A41">
            <w:pPr>
              <w:pStyle w:val="Boxes"/>
              <w:spacing w:line="480" w:lineRule="auto"/>
              <w:rPr>
                <w:rFonts w:ascii="Times New Roman" w:hAnsi="Times New Roman" w:cs="Times New Roman"/>
              </w:rPr>
            </w:pPr>
          </w:p>
        </w:tc>
      </w:tr>
      <w:tr w:rsidR="006C7AF7" w:rsidRPr="00DB7E0B" w14:paraId="62F93CD7" w14:textId="77777777" w:rsidTr="006C7AF7">
        <w:trPr>
          <w:cantSplit/>
        </w:trPr>
        <w:tc>
          <w:tcPr>
            <w:tcW w:w="2080" w:type="pct"/>
            <w:shd w:val="clear" w:color="auto" w:fill="E8E8E8" w:themeFill="background2"/>
          </w:tcPr>
          <w:p w14:paraId="02335DF4" w14:textId="77777777" w:rsidR="006C7AF7" w:rsidRPr="00DB7E0B" w:rsidRDefault="006C7AF7"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think a lot about having very little body fat</w:t>
            </w:r>
          </w:p>
          <w:p w14:paraId="07A80CD2" w14:textId="77777777" w:rsidR="006C7AF7" w:rsidRPr="00DB7E0B" w:rsidRDefault="006C7AF7"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55008A17"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10BE6EDD" w14:textId="77777777" w:rsidR="006C7AF7" w:rsidRPr="00DB7E0B" w:rsidRDefault="006C7AF7" w:rsidP="008F3A41">
            <w:pPr>
              <w:pStyle w:val="Boxes"/>
              <w:spacing w:line="480" w:lineRule="auto"/>
              <w:rPr>
                <w:rFonts w:ascii="Times New Roman" w:hAnsi="Times New Roman" w:cs="Times New Roman"/>
              </w:rPr>
            </w:pPr>
          </w:p>
        </w:tc>
        <w:tc>
          <w:tcPr>
            <w:tcW w:w="596" w:type="pct"/>
            <w:shd w:val="clear" w:color="auto" w:fill="E8E8E8" w:themeFill="background2"/>
          </w:tcPr>
          <w:p w14:paraId="74AFC8A8" w14:textId="77777777" w:rsidR="006C7AF7" w:rsidRPr="00DB7E0B" w:rsidRDefault="006C7AF7" w:rsidP="008F3A41">
            <w:pPr>
              <w:pStyle w:val="Boxes"/>
              <w:spacing w:line="480" w:lineRule="auto"/>
              <w:rPr>
                <w:rFonts w:ascii="Times New Roman" w:hAnsi="Times New Roman" w:cs="Times New Roman"/>
              </w:rPr>
            </w:pPr>
          </w:p>
        </w:tc>
        <w:tc>
          <w:tcPr>
            <w:tcW w:w="473" w:type="pct"/>
            <w:shd w:val="clear" w:color="auto" w:fill="E8E8E8" w:themeFill="background2"/>
          </w:tcPr>
          <w:p w14:paraId="16B1D3F6" w14:textId="77777777" w:rsidR="006C7AF7" w:rsidRPr="00DB7E0B" w:rsidRDefault="006C7AF7" w:rsidP="008F3A41">
            <w:pPr>
              <w:pStyle w:val="Boxes"/>
              <w:spacing w:line="480" w:lineRule="auto"/>
              <w:rPr>
                <w:rFonts w:ascii="Times New Roman" w:hAnsi="Times New Roman" w:cs="Times New Roman"/>
              </w:rPr>
            </w:pPr>
          </w:p>
        </w:tc>
        <w:tc>
          <w:tcPr>
            <w:tcW w:w="627" w:type="pct"/>
            <w:shd w:val="clear" w:color="auto" w:fill="E8E8E8" w:themeFill="background2"/>
          </w:tcPr>
          <w:p w14:paraId="3F1D52AB" w14:textId="77777777" w:rsidR="006C7AF7" w:rsidRPr="00DB7E0B" w:rsidRDefault="006C7AF7" w:rsidP="008F3A41">
            <w:pPr>
              <w:pStyle w:val="Boxes"/>
              <w:spacing w:line="480" w:lineRule="auto"/>
              <w:rPr>
                <w:rFonts w:ascii="Times New Roman" w:hAnsi="Times New Roman" w:cs="Times New Roman"/>
              </w:rPr>
            </w:pPr>
          </w:p>
        </w:tc>
      </w:tr>
    </w:tbl>
    <w:p w14:paraId="73312A1C" w14:textId="798C892E" w:rsidR="00F40D64" w:rsidRPr="00DB7E0B" w:rsidRDefault="00F40D64"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672ED4C1" w14:textId="77777777" w:rsidR="00F40D64" w:rsidRPr="00DB7E0B" w:rsidRDefault="00F40D64"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bl>
      <w:tblPr>
        <w:tblpPr w:leftFromText="180" w:rightFromText="180" w:vertAnchor="page" w:horzAnchor="margin" w:tblpXSpec="center" w:tblpY="4156"/>
        <w:tblW w:w="5720" w:type="pct"/>
        <w:tblBorders>
          <w:insideH w:val="single" w:sz="4" w:space="0" w:color="auto"/>
          <w:insideV w:val="single" w:sz="4" w:space="0" w:color="auto"/>
        </w:tblBorders>
        <w:tblLook w:val="01E0" w:firstRow="1" w:lastRow="1" w:firstColumn="1" w:lastColumn="1" w:noHBand="0" w:noVBand="0"/>
      </w:tblPr>
      <w:tblGrid>
        <w:gridCol w:w="4758"/>
        <w:gridCol w:w="1437"/>
        <w:gridCol w:w="1364"/>
        <w:gridCol w:w="1364"/>
        <w:gridCol w:w="1082"/>
        <w:gridCol w:w="1435"/>
      </w:tblGrid>
      <w:tr w:rsidR="006E1D23" w:rsidRPr="00DB7E0B" w14:paraId="08166CFB" w14:textId="77777777">
        <w:trPr>
          <w:cantSplit/>
          <w:tblHeader/>
        </w:trPr>
        <w:tc>
          <w:tcPr>
            <w:tcW w:w="2080" w:type="pct"/>
            <w:shd w:val="clear" w:color="auto" w:fill="BFBFBF" w:themeFill="background1" w:themeFillShade="BF"/>
          </w:tcPr>
          <w:p w14:paraId="721C52B6" w14:textId="77777777" w:rsidR="006E1D23" w:rsidRPr="00DB7E0B" w:rsidRDefault="006E1D23" w:rsidP="008F3A41">
            <w:pPr>
              <w:spacing w:before="120" w:after="120" w:line="480" w:lineRule="auto"/>
            </w:pPr>
          </w:p>
          <w:p w14:paraId="439DF2A6" w14:textId="77777777" w:rsidR="006E1D23" w:rsidRPr="00DB7E0B" w:rsidRDefault="006E1D23" w:rsidP="008F3A41">
            <w:pPr>
              <w:spacing w:line="480" w:lineRule="auto"/>
              <w:jc w:val="center"/>
            </w:pPr>
          </w:p>
        </w:tc>
        <w:tc>
          <w:tcPr>
            <w:tcW w:w="628" w:type="pct"/>
            <w:shd w:val="clear" w:color="auto" w:fill="BFBFBF" w:themeFill="background1" w:themeFillShade="BF"/>
          </w:tcPr>
          <w:p w14:paraId="1D729EC0" w14:textId="77777777" w:rsidR="006E1D23" w:rsidRPr="00DB7E0B" w:rsidRDefault="006E1D23" w:rsidP="008F3A41">
            <w:pPr>
              <w:spacing w:before="120" w:after="120" w:line="480" w:lineRule="auto"/>
              <w:jc w:val="center"/>
            </w:pPr>
            <w:proofErr w:type="gramStart"/>
            <w:r w:rsidRPr="00DB7E0B">
              <w:t>Definitely Disagree</w:t>
            </w:r>
            <w:proofErr w:type="gramEnd"/>
          </w:p>
        </w:tc>
        <w:tc>
          <w:tcPr>
            <w:tcW w:w="596" w:type="pct"/>
            <w:shd w:val="clear" w:color="auto" w:fill="BFBFBF" w:themeFill="background1" w:themeFillShade="BF"/>
          </w:tcPr>
          <w:p w14:paraId="5140FA6D" w14:textId="77777777" w:rsidR="006E1D23" w:rsidRPr="00DB7E0B" w:rsidRDefault="006E1D23" w:rsidP="008F3A41">
            <w:pPr>
              <w:spacing w:before="120" w:after="120" w:line="480" w:lineRule="auto"/>
              <w:jc w:val="center"/>
            </w:pPr>
            <w:r w:rsidRPr="00DB7E0B">
              <w:t xml:space="preserve">Mostly </w:t>
            </w:r>
          </w:p>
          <w:p w14:paraId="44D3F6CC" w14:textId="77777777" w:rsidR="006E1D23" w:rsidRPr="00DB7E0B" w:rsidRDefault="006E1D23" w:rsidP="008F3A41">
            <w:pPr>
              <w:spacing w:before="120" w:after="120" w:line="480" w:lineRule="auto"/>
              <w:jc w:val="center"/>
            </w:pPr>
            <w:r w:rsidRPr="00DB7E0B">
              <w:t>Disagree</w:t>
            </w:r>
          </w:p>
        </w:tc>
        <w:tc>
          <w:tcPr>
            <w:tcW w:w="596" w:type="pct"/>
            <w:shd w:val="clear" w:color="auto" w:fill="BFBFBF" w:themeFill="background1" w:themeFillShade="BF"/>
          </w:tcPr>
          <w:p w14:paraId="12AFC9BA" w14:textId="77777777" w:rsidR="006E1D23" w:rsidRPr="00DB7E0B" w:rsidRDefault="006E1D23" w:rsidP="008F3A41">
            <w:pPr>
              <w:spacing w:before="120" w:after="120" w:line="480" w:lineRule="auto"/>
              <w:jc w:val="center"/>
            </w:pPr>
            <w:r w:rsidRPr="00DB7E0B">
              <w:t>Neither Agree Nor</w:t>
            </w:r>
          </w:p>
          <w:p w14:paraId="7CDAA155" w14:textId="77777777" w:rsidR="006E1D23" w:rsidRPr="00DB7E0B" w:rsidRDefault="006E1D23" w:rsidP="008F3A41">
            <w:pPr>
              <w:spacing w:before="120" w:after="120" w:line="480" w:lineRule="auto"/>
              <w:jc w:val="center"/>
            </w:pPr>
            <w:r w:rsidRPr="00DB7E0B">
              <w:t>Disagree</w:t>
            </w:r>
          </w:p>
        </w:tc>
        <w:tc>
          <w:tcPr>
            <w:tcW w:w="473" w:type="pct"/>
            <w:shd w:val="clear" w:color="auto" w:fill="BFBFBF" w:themeFill="background1" w:themeFillShade="BF"/>
          </w:tcPr>
          <w:p w14:paraId="6A6C45FE" w14:textId="77777777" w:rsidR="006E1D23" w:rsidRPr="00DB7E0B" w:rsidRDefault="006E1D23" w:rsidP="008F3A41">
            <w:pPr>
              <w:spacing w:before="120" w:after="120" w:line="480" w:lineRule="auto"/>
              <w:jc w:val="center"/>
            </w:pPr>
            <w:r w:rsidRPr="00DB7E0B">
              <w:t>Mostly Agree</w:t>
            </w:r>
          </w:p>
        </w:tc>
        <w:tc>
          <w:tcPr>
            <w:tcW w:w="628" w:type="pct"/>
            <w:shd w:val="clear" w:color="auto" w:fill="BFBFBF" w:themeFill="background1" w:themeFillShade="BF"/>
          </w:tcPr>
          <w:p w14:paraId="56C614BD" w14:textId="77777777" w:rsidR="006E1D23" w:rsidRPr="00DB7E0B" w:rsidRDefault="006E1D23" w:rsidP="008F3A41">
            <w:pPr>
              <w:spacing w:before="120" w:after="120" w:line="480" w:lineRule="auto"/>
              <w:jc w:val="center"/>
            </w:pPr>
            <w:proofErr w:type="gramStart"/>
            <w:r w:rsidRPr="00DB7E0B">
              <w:t>Definitely Agree</w:t>
            </w:r>
            <w:proofErr w:type="gramEnd"/>
          </w:p>
        </w:tc>
      </w:tr>
      <w:tr w:rsidR="006E1D23" w:rsidRPr="00DB7E0B" w14:paraId="1D263756" w14:textId="77777777">
        <w:trPr>
          <w:cantSplit/>
          <w:trHeight w:val="522"/>
        </w:trPr>
        <w:tc>
          <w:tcPr>
            <w:tcW w:w="2080" w:type="pct"/>
          </w:tcPr>
          <w:p w14:paraId="5F5F9640"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It is important for me to look</w:t>
            </w:r>
          </w:p>
          <w:p w14:paraId="7113F083" w14:textId="77777777" w:rsidR="006E1D23" w:rsidRPr="00DB7E0B" w:rsidRDefault="006E1D23" w:rsidP="008F3A41">
            <w:pPr>
              <w:pStyle w:val="Questions"/>
              <w:spacing w:beforeLines="0" w:afterLines="0" w:after="120" w:line="480" w:lineRule="auto"/>
              <w:ind w:left="720" w:right="0"/>
              <w:jc w:val="left"/>
              <w:rPr>
                <w:rFonts w:ascii="Times New Roman" w:hAnsi="Times New Roman"/>
                <w:sz w:val="24"/>
              </w:rPr>
            </w:pPr>
            <w:r w:rsidRPr="00DB7E0B">
              <w:rPr>
                <w:rFonts w:ascii="Times New Roman" w:hAnsi="Times New Roman"/>
                <w:color w:val="000000"/>
                <w:sz w:val="24"/>
                <w:lang w:val="en-GB"/>
              </w:rPr>
              <w:t>muscular.</w:t>
            </w:r>
          </w:p>
        </w:tc>
        <w:tc>
          <w:tcPr>
            <w:tcW w:w="628" w:type="pct"/>
          </w:tcPr>
          <w:p w14:paraId="24FEB492"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5A621CEE"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00FCB2C7" w14:textId="77777777" w:rsidR="006E1D23" w:rsidRPr="00DB7E0B" w:rsidRDefault="006E1D23" w:rsidP="008F3A41">
            <w:pPr>
              <w:pStyle w:val="Boxes"/>
              <w:spacing w:line="480" w:lineRule="auto"/>
              <w:rPr>
                <w:rFonts w:ascii="Times New Roman" w:hAnsi="Times New Roman" w:cs="Times New Roman"/>
              </w:rPr>
            </w:pPr>
          </w:p>
        </w:tc>
        <w:tc>
          <w:tcPr>
            <w:tcW w:w="473" w:type="pct"/>
          </w:tcPr>
          <w:p w14:paraId="79632760" w14:textId="77777777" w:rsidR="006E1D23" w:rsidRPr="00DB7E0B" w:rsidRDefault="006E1D23" w:rsidP="008F3A41">
            <w:pPr>
              <w:pStyle w:val="Boxes"/>
              <w:spacing w:line="480" w:lineRule="auto"/>
              <w:rPr>
                <w:rFonts w:ascii="Times New Roman" w:hAnsi="Times New Roman" w:cs="Times New Roman"/>
              </w:rPr>
            </w:pPr>
          </w:p>
        </w:tc>
        <w:tc>
          <w:tcPr>
            <w:tcW w:w="628" w:type="pct"/>
          </w:tcPr>
          <w:p w14:paraId="6BEA78B9"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0879F0F0" w14:textId="77777777">
        <w:trPr>
          <w:cantSplit/>
        </w:trPr>
        <w:tc>
          <w:tcPr>
            <w:tcW w:w="2080" w:type="pct"/>
            <w:shd w:val="clear" w:color="auto" w:fill="E8E8E8" w:themeFill="background2"/>
          </w:tcPr>
          <w:p w14:paraId="5E25A7E5"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It is important for me to look good in </w:t>
            </w:r>
            <w:r w:rsidRPr="00DB7E0B">
              <w:rPr>
                <w:rFonts w:ascii="Times New Roman" w:hAnsi="Times New Roman" w:cs="Times New Roman"/>
                <w:color w:val="000000"/>
                <w:lang w:val="en-GB"/>
              </w:rPr>
              <w:t>the clothes I wear</w:t>
            </w:r>
          </w:p>
        </w:tc>
        <w:tc>
          <w:tcPr>
            <w:tcW w:w="628" w:type="pct"/>
            <w:shd w:val="clear" w:color="auto" w:fill="E8E8E8" w:themeFill="background2"/>
          </w:tcPr>
          <w:p w14:paraId="65A6EB3C"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4F9B3DFA"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1A59037"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179A5324" w14:textId="77777777" w:rsidR="006E1D23" w:rsidRPr="00DB7E0B" w:rsidRDefault="006E1D23" w:rsidP="008F3A41">
            <w:pPr>
              <w:pStyle w:val="Boxes"/>
              <w:spacing w:line="480" w:lineRule="auto"/>
              <w:rPr>
                <w:rFonts w:ascii="Times New Roman" w:hAnsi="Times New Roman" w:cs="Times New Roman"/>
              </w:rPr>
            </w:pPr>
          </w:p>
        </w:tc>
        <w:tc>
          <w:tcPr>
            <w:tcW w:w="628" w:type="pct"/>
            <w:shd w:val="clear" w:color="auto" w:fill="E8E8E8" w:themeFill="background2"/>
          </w:tcPr>
          <w:p w14:paraId="167458A8"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3CFBACE5" w14:textId="77777777">
        <w:trPr>
          <w:cantSplit/>
        </w:trPr>
        <w:tc>
          <w:tcPr>
            <w:tcW w:w="2080" w:type="pct"/>
          </w:tcPr>
          <w:p w14:paraId="491CDABD" w14:textId="77777777" w:rsidR="006E1D23" w:rsidRPr="00DB7E0B" w:rsidRDefault="006E1D23"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want my body to look very thin.</w:t>
            </w:r>
          </w:p>
        </w:tc>
        <w:tc>
          <w:tcPr>
            <w:tcW w:w="628" w:type="pct"/>
          </w:tcPr>
          <w:p w14:paraId="73005D4C"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7008283D"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03FCA121" w14:textId="77777777" w:rsidR="006E1D23" w:rsidRPr="00DB7E0B" w:rsidRDefault="006E1D23" w:rsidP="008F3A41">
            <w:pPr>
              <w:pStyle w:val="Boxes"/>
              <w:spacing w:line="480" w:lineRule="auto"/>
              <w:rPr>
                <w:rFonts w:ascii="Times New Roman" w:hAnsi="Times New Roman" w:cs="Times New Roman"/>
              </w:rPr>
            </w:pPr>
          </w:p>
        </w:tc>
        <w:tc>
          <w:tcPr>
            <w:tcW w:w="473" w:type="pct"/>
          </w:tcPr>
          <w:p w14:paraId="0DBE10EF" w14:textId="77777777" w:rsidR="006E1D23" w:rsidRPr="00DB7E0B" w:rsidRDefault="006E1D23" w:rsidP="008F3A41">
            <w:pPr>
              <w:pStyle w:val="Boxes"/>
              <w:spacing w:line="480" w:lineRule="auto"/>
              <w:rPr>
                <w:rFonts w:ascii="Times New Roman" w:hAnsi="Times New Roman" w:cs="Times New Roman"/>
              </w:rPr>
            </w:pPr>
          </w:p>
        </w:tc>
        <w:tc>
          <w:tcPr>
            <w:tcW w:w="628" w:type="pct"/>
          </w:tcPr>
          <w:p w14:paraId="4F9C5F2A"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54DFE989" w14:textId="77777777">
        <w:trPr>
          <w:cantSplit/>
        </w:trPr>
        <w:tc>
          <w:tcPr>
            <w:tcW w:w="2080" w:type="pct"/>
            <w:shd w:val="clear" w:color="auto" w:fill="E8E8E8" w:themeFill="background2"/>
          </w:tcPr>
          <w:p w14:paraId="1E24907B" w14:textId="77777777" w:rsidR="006E1D23" w:rsidRPr="00DB7E0B" w:rsidRDefault="006E1D23"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think a lot about looking muscular</w:t>
            </w:r>
          </w:p>
        </w:tc>
        <w:tc>
          <w:tcPr>
            <w:tcW w:w="628" w:type="pct"/>
            <w:shd w:val="clear" w:color="auto" w:fill="E8E8E8" w:themeFill="background2"/>
          </w:tcPr>
          <w:p w14:paraId="7BC77680"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2E1A1911"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3A4071B9"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5557AA29" w14:textId="77777777" w:rsidR="006E1D23" w:rsidRPr="00DB7E0B" w:rsidRDefault="006E1D23" w:rsidP="008F3A41">
            <w:pPr>
              <w:pStyle w:val="Boxes"/>
              <w:spacing w:line="480" w:lineRule="auto"/>
              <w:rPr>
                <w:rFonts w:ascii="Times New Roman" w:hAnsi="Times New Roman" w:cs="Times New Roman"/>
              </w:rPr>
            </w:pPr>
          </w:p>
        </w:tc>
        <w:tc>
          <w:tcPr>
            <w:tcW w:w="628" w:type="pct"/>
            <w:shd w:val="clear" w:color="auto" w:fill="E8E8E8" w:themeFill="background2"/>
          </w:tcPr>
          <w:p w14:paraId="1F27CC93"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51B343A9" w14:textId="77777777">
        <w:trPr>
          <w:cantSplit/>
        </w:trPr>
        <w:tc>
          <w:tcPr>
            <w:tcW w:w="2080" w:type="pct"/>
          </w:tcPr>
          <w:p w14:paraId="2D0F0736"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 think a lot about my appearance. </w:t>
            </w:r>
          </w:p>
          <w:p w14:paraId="34945F4F" w14:textId="77777777" w:rsidR="006E1D23" w:rsidRPr="00DB7E0B" w:rsidRDefault="006E1D23" w:rsidP="008F3A41">
            <w:pPr>
              <w:pStyle w:val="Questions"/>
              <w:spacing w:beforeLines="0" w:afterLines="0" w:after="120" w:line="480" w:lineRule="auto"/>
              <w:ind w:right="0"/>
              <w:jc w:val="left"/>
              <w:rPr>
                <w:rFonts w:ascii="Times New Roman" w:hAnsi="Times New Roman"/>
                <w:sz w:val="24"/>
              </w:rPr>
            </w:pPr>
          </w:p>
        </w:tc>
        <w:tc>
          <w:tcPr>
            <w:tcW w:w="628" w:type="pct"/>
          </w:tcPr>
          <w:p w14:paraId="3B19387C"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5198BE45"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6BC83302" w14:textId="77777777" w:rsidR="006E1D23" w:rsidRPr="00DB7E0B" w:rsidRDefault="006E1D23" w:rsidP="008F3A41">
            <w:pPr>
              <w:pStyle w:val="Boxes"/>
              <w:spacing w:line="480" w:lineRule="auto"/>
              <w:rPr>
                <w:rFonts w:ascii="Times New Roman" w:hAnsi="Times New Roman" w:cs="Times New Roman"/>
              </w:rPr>
            </w:pPr>
          </w:p>
        </w:tc>
        <w:tc>
          <w:tcPr>
            <w:tcW w:w="473" w:type="pct"/>
          </w:tcPr>
          <w:p w14:paraId="7A59BAAD" w14:textId="77777777" w:rsidR="006E1D23" w:rsidRPr="00DB7E0B" w:rsidRDefault="006E1D23" w:rsidP="008F3A41">
            <w:pPr>
              <w:pStyle w:val="Boxes"/>
              <w:spacing w:line="480" w:lineRule="auto"/>
              <w:rPr>
                <w:rFonts w:ascii="Times New Roman" w:hAnsi="Times New Roman" w:cs="Times New Roman"/>
              </w:rPr>
            </w:pPr>
          </w:p>
        </w:tc>
        <w:tc>
          <w:tcPr>
            <w:tcW w:w="628" w:type="pct"/>
          </w:tcPr>
          <w:p w14:paraId="5F5B6EB7"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6441A098" w14:textId="77777777">
        <w:trPr>
          <w:cantSplit/>
        </w:trPr>
        <w:tc>
          <w:tcPr>
            <w:tcW w:w="2080" w:type="pct"/>
          </w:tcPr>
          <w:p w14:paraId="65379AC9" w14:textId="77777777" w:rsidR="006E1D23" w:rsidRPr="00DB7E0B" w:rsidRDefault="006E1D23"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think a lot about looking thin.</w:t>
            </w:r>
          </w:p>
        </w:tc>
        <w:tc>
          <w:tcPr>
            <w:tcW w:w="628" w:type="pct"/>
          </w:tcPr>
          <w:p w14:paraId="2139FC8B"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489A2D13"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5DBFFDCE" w14:textId="77777777" w:rsidR="006E1D23" w:rsidRPr="00DB7E0B" w:rsidRDefault="006E1D23" w:rsidP="008F3A41">
            <w:pPr>
              <w:pStyle w:val="Boxes"/>
              <w:spacing w:line="480" w:lineRule="auto"/>
              <w:rPr>
                <w:rFonts w:ascii="Times New Roman" w:hAnsi="Times New Roman" w:cs="Times New Roman"/>
              </w:rPr>
            </w:pPr>
          </w:p>
        </w:tc>
        <w:tc>
          <w:tcPr>
            <w:tcW w:w="473" w:type="pct"/>
          </w:tcPr>
          <w:p w14:paraId="2978A1C0" w14:textId="77777777" w:rsidR="006E1D23" w:rsidRPr="00DB7E0B" w:rsidRDefault="006E1D23" w:rsidP="008F3A41">
            <w:pPr>
              <w:pStyle w:val="Boxes"/>
              <w:spacing w:line="480" w:lineRule="auto"/>
              <w:rPr>
                <w:rFonts w:ascii="Times New Roman" w:hAnsi="Times New Roman" w:cs="Times New Roman"/>
              </w:rPr>
            </w:pPr>
          </w:p>
        </w:tc>
        <w:tc>
          <w:tcPr>
            <w:tcW w:w="628" w:type="pct"/>
          </w:tcPr>
          <w:p w14:paraId="13E21B65"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6B0ECA9F" w14:textId="77777777">
        <w:trPr>
          <w:cantSplit/>
        </w:trPr>
        <w:tc>
          <w:tcPr>
            <w:tcW w:w="2080" w:type="pct"/>
            <w:shd w:val="clear" w:color="auto" w:fill="E8E8E8" w:themeFill="background2"/>
          </w:tcPr>
          <w:p w14:paraId="44BADC2F" w14:textId="77777777" w:rsidR="006E1D23" w:rsidRPr="00DB7E0B" w:rsidRDefault="006E1D23"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want to be good looking.</w:t>
            </w:r>
          </w:p>
        </w:tc>
        <w:tc>
          <w:tcPr>
            <w:tcW w:w="628" w:type="pct"/>
            <w:shd w:val="clear" w:color="auto" w:fill="E8E8E8" w:themeFill="background2"/>
          </w:tcPr>
          <w:p w14:paraId="4F9DBF4E"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71C0F112"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1ED224C"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51498085" w14:textId="77777777" w:rsidR="006E1D23" w:rsidRPr="00DB7E0B" w:rsidRDefault="006E1D23" w:rsidP="008F3A41">
            <w:pPr>
              <w:pStyle w:val="Boxes"/>
              <w:spacing w:line="480" w:lineRule="auto"/>
              <w:rPr>
                <w:rFonts w:ascii="Times New Roman" w:hAnsi="Times New Roman" w:cs="Times New Roman"/>
              </w:rPr>
            </w:pPr>
          </w:p>
        </w:tc>
        <w:tc>
          <w:tcPr>
            <w:tcW w:w="628" w:type="pct"/>
            <w:shd w:val="clear" w:color="auto" w:fill="E8E8E8" w:themeFill="background2"/>
          </w:tcPr>
          <w:p w14:paraId="0BD45007"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6770265A" w14:textId="77777777">
        <w:trPr>
          <w:cantSplit/>
        </w:trPr>
        <w:tc>
          <w:tcPr>
            <w:tcW w:w="2080" w:type="pct"/>
          </w:tcPr>
          <w:p w14:paraId="31802ACD" w14:textId="77777777" w:rsidR="006E1D23" w:rsidRPr="00DB7E0B" w:rsidRDefault="006E1D23" w:rsidP="008465F2">
            <w:pPr>
              <w:pStyle w:val="Questions"/>
              <w:numPr>
                <w:ilvl w:val="0"/>
                <w:numId w:val="16"/>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want my body to look muscular.</w:t>
            </w:r>
          </w:p>
        </w:tc>
        <w:tc>
          <w:tcPr>
            <w:tcW w:w="628" w:type="pct"/>
          </w:tcPr>
          <w:p w14:paraId="1CF6C9AD"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42A3A519" w14:textId="77777777" w:rsidR="006E1D23" w:rsidRPr="00DB7E0B" w:rsidRDefault="006E1D23" w:rsidP="008F3A41">
            <w:pPr>
              <w:pStyle w:val="Boxes"/>
              <w:spacing w:line="480" w:lineRule="auto"/>
              <w:rPr>
                <w:rFonts w:ascii="Times New Roman" w:hAnsi="Times New Roman" w:cs="Times New Roman"/>
              </w:rPr>
            </w:pPr>
          </w:p>
        </w:tc>
        <w:tc>
          <w:tcPr>
            <w:tcW w:w="596" w:type="pct"/>
          </w:tcPr>
          <w:p w14:paraId="1B019337" w14:textId="77777777" w:rsidR="006E1D23" w:rsidRPr="00DB7E0B" w:rsidRDefault="006E1D23" w:rsidP="008F3A41">
            <w:pPr>
              <w:pStyle w:val="Boxes"/>
              <w:spacing w:line="480" w:lineRule="auto"/>
              <w:rPr>
                <w:rFonts w:ascii="Times New Roman" w:hAnsi="Times New Roman" w:cs="Times New Roman"/>
              </w:rPr>
            </w:pPr>
          </w:p>
        </w:tc>
        <w:tc>
          <w:tcPr>
            <w:tcW w:w="473" w:type="pct"/>
          </w:tcPr>
          <w:p w14:paraId="2679645F" w14:textId="77777777" w:rsidR="006E1D23" w:rsidRPr="00DB7E0B" w:rsidRDefault="006E1D23" w:rsidP="008F3A41">
            <w:pPr>
              <w:pStyle w:val="Boxes"/>
              <w:spacing w:line="480" w:lineRule="auto"/>
              <w:rPr>
                <w:rFonts w:ascii="Times New Roman" w:hAnsi="Times New Roman" w:cs="Times New Roman"/>
              </w:rPr>
            </w:pPr>
          </w:p>
        </w:tc>
        <w:tc>
          <w:tcPr>
            <w:tcW w:w="628" w:type="pct"/>
          </w:tcPr>
          <w:p w14:paraId="1A0C5D9E"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54BBE9CD" w14:textId="77777777">
        <w:trPr>
          <w:cantSplit/>
        </w:trPr>
        <w:tc>
          <w:tcPr>
            <w:tcW w:w="2080" w:type="pct"/>
            <w:shd w:val="clear" w:color="auto" w:fill="E8E8E8" w:themeFill="background2"/>
          </w:tcPr>
          <w:p w14:paraId="547C2E20"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don't really think much about my appearance.</w:t>
            </w:r>
          </w:p>
          <w:p w14:paraId="3B025CE3" w14:textId="77777777" w:rsidR="006E1D23" w:rsidRPr="00DB7E0B" w:rsidRDefault="006E1D23" w:rsidP="008F3A41">
            <w:pPr>
              <w:pStyle w:val="Questions"/>
              <w:spacing w:beforeLines="0" w:afterLines="0" w:after="120" w:line="480" w:lineRule="auto"/>
              <w:ind w:right="0"/>
              <w:jc w:val="left"/>
              <w:rPr>
                <w:rFonts w:ascii="Times New Roman" w:hAnsi="Times New Roman"/>
                <w:sz w:val="24"/>
              </w:rPr>
            </w:pPr>
          </w:p>
        </w:tc>
        <w:tc>
          <w:tcPr>
            <w:tcW w:w="628" w:type="pct"/>
            <w:shd w:val="clear" w:color="auto" w:fill="E8E8E8" w:themeFill="background2"/>
          </w:tcPr>
          <w:p w14:paraId="64B25371"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2838143B"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0A6CF0C8"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105DD7DD" w14:textId="77777777" w:rsidR="006E1D23" w:rsidRPr="00DB7E0B" w:rsidRDefault="006E1D23" w:rsidP="008F3A41">
            <w:pPr>
              <w:pStyle w:val="Boxes"/>
              <w:spacing w:line="480" w:lineRule="auto"/>
              <w:rPr>
                <w:rFonts w:ascii="Times New Roman" w:hAnsi="Times New Roman" w:cs="Times New Roman"/>
              </w:rPr>
            </w:pPr>
          </w:p>
        </w:tc>
        <w:tc>
          <w:tcPr>
            <w:tcW w:w="628" w:type="pct"/>
            <w:shd w:val="clear" w:color="auto" w:fill="E8E8E8" w:themeFill="background2"/>
          </w:tcPr>
          <w:p w14:paraId="7B2EFD64"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72D8096E" w14:textId="77777777">
        <w:trPr>
          <w:cantSplit/>
        </w:trPr>
        <w:tc>
          <w:tcPr>
            <w:tcW w:w="2080" w:type="pct"/>
            <w:shd w:val="clear" w:color="auto" w:fill="E8E8E8" w:themeFill="background2"/>
          </w:tcPr>
          <w:p w14:paraId="48053CB5"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don't want my body to look</w:t>
            </w:r>
          </w:p>
          <w:p w14:paraId="0BF6C06D" w14:textId="77777777" w:rsidR="006E1D23" w:rsidRPr="00DB7E0B" w:rsidRDefault="006E1D23"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muscular</w:t>
            </w:r>
          </w:p>
        </w:tc>
        <w:tc>
          <w:tcPr>
            <w:tcW w:w="628" w:type="pct"/>
            <w:shd w:val="clear" w:color="auto" w:fill="E8E8E8" w:themeFill="background2"/>
          </w:tcPr>
          <w:p w14:paraId="1440D2D1"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5E45EC4"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75143993"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23F1BB55" w14:textId="77777777" w:rsidR="006E1D23" w:rsidRPr="00DB7E0B" w:rsidRDefault="006E1D23" w:rsidP="008F3A41">
            <w:pPr>
              <w:pStyle w:val="Boxes"/>
              <w:spacing w:line="480" w:lineRule="auto"/>
              <w:rPr>
                <w:rFonts w:ascii="Times New Roman" w:hAnsi="Times New Roman" w:cs="Times New Roman"/>
              </w:rPr>
            </w:pPr>
          </w:p>
        </w:tc>
        <w:tc>
          <w:tcPr>
            <w:tcW w:w="628" w:type="pct"/>
            <w:shd w:val="clear" w:color="auto" w:fill="E8E8E8" w:themeFill="background2"/>
          </w:tcPr>
          <w:p w14:paraId="0BAC7A2F"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3BDA232F" w14:textId="77777777">
        <w:trPr>
          <w:cantSplit/>
        </w:trPr>
        <w:tc>
          <w:tcPr>
            <w:tcW w:w="2080" w:type="pct"/>
            <w:shd w:val="clear" w:color="auto" w:fill="E8E8E8" w:themeFill="background2"/>
          </w:tcPr>
          <w:p w14:paraId="64EEAF2E"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want my body to look very lean.</w:t>
            </w:r>
          </w:p>
        </w:tc>
        <w:tc>
          <w:tcPr>
            <w:tcW w:w="628" w:type="pct"/>
            <w:shd w:val="clear" w:color="auto" w:fill="E8E8E8" w:themeFill="background2"/>
          </w:tcPr>
          <w:p w14:paraId="33C3590B"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683BD2F6"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5A190AA5"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0DBA4FA2" w14:textId="77777777" w:rsidR="006E1D23" w:rsidRPr="00DB7E0B" w:rsidRDefault="006E1D23" w:rsidP="008F3A41">
            <w:pPr>
              <w:pStyle w:val="Boxes"/>
              <w:spacing w:line="480" w:lineRule="auto"/>
              <w:rPr>
                <w:rFonts w:ascii="Times New Roman" w:hAnsi="Times New Roman" w:cs="Times New Roman"/>
              </w:rPr>
            </w:pPr>
          </w:p>
        </w:tc>
        <w:tc>
          <w:tcPr>
            <w:tcW w:w="628" w:type="pct"/>
            <w:shd w:val="clear" w:color="auto" w:fill="E8E8E8" w:themeFill="background2"/>
          </w:tcPr>
          <w:p w14:paraId="3F8DBEB6"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68498EE0" w14:textId="77777777">
        <w:trPr>
          <w:cantSplit/>
        </w:trPr>
        <w:tc>
          <w:tcPr>
            <w:tcW w:w="2080" w:type="pct"/>
            <w:shd w:val="clear" w:color="auto" w:fill="E8E8E8" w:themeFill="background2"/>
          </w:tcPr>
          <w:p w14:paraId="3A849E76"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It is important to me to be attractive</w:t>
            </w:r>
          </w:p>
          <w:p w14:paraId="0CBFED49"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39FEC9E2"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7E93BE10"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04EF5949"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6D410787" w14:textId="77777777" w:rsidR="006E1D23" w:rsidRPr="00DB7E0B" w:rsidRDefault="006E1D23" w:rsidP="008F3A41">
            <w:pPr>
              <w:pStyle w:val="Boxes"/>
              <w:spacing w:line="480" w:lineRule="auto"/>
              <w:rPr>
                <w:rFonts w:ascii="Times New Roman" w:hAnsi="Times New Roman" w:cs="Times New Roman"/>
              </w:rPr>
            </w:pPr>
          </w:p>
        </w:tc>
        <w:tc>
          <w:tcPr>
            <w:tcW w:w="628" w:type="pct"/>
            <w:shd w:val="clear" w:color="auto" w:fill="E8E8E8" w:themeFill="background2"/>
          </w:tcPr>
          <w:p w14:paraId="72CAC737"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6119E1D0" w14:textId="77777777">
        <w:trPr>
          <w:cantSplit/>
        </w:trPr>
        <w:tc>
          <w:tcPr>
            <w:tcW w:w="2080" w:type="pct"/>
            <w:shd w:val="clear" w:color="auto" w:fill="E8E8E8" w:themeFill="background2"/>
          </w:tcPr>
          <w:p w14:paraId="68FB17FD"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think a lot about having very little body fat</w:t>
            </w:r>
          </w:p>
          <w:p w14:paraId="03D44557"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0174DAD3"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7AFB7750"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C1D2DC7"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2671F7F2" w14:textId="77777777" w:rsidR="006E1D23" w:rsidRPr="00DB7E0B" w:rsidRDefault="006E1D23" w:rsidP="008F3A41">
            <w:pPr>
              <w:pStyle w:val="Boxes"/>
              <w:spacing w:line="480" w:lineRule="auto"/>
              <w:rPr>
                <w:rFonts w:ascii="Times New Roman" w:hAnsi="Times New Roman" w:cs="Times New Roman"/>
              </w:rPr>
            </w:pPr>
          </w:p>
        </w:tc>
        <w:tc>
          <w:tcPr>
            <w:tcW w:w="628" w:type="pct"/>
            <w:shd w:val="clear" w:color="auto" w:fill="E8E8E8" w:themeFill="background2"/>
          </w:tcPr>
          <w:p w14:paraId="7D41D1C8" w14:textId="77777777" w:rsidR="006E1D23" w:rsidRPr="00DB7E0B" w:rsidRDefault="006E1D23" w:rsidP="008F3A41">
            <w:pPr>
              <w:pStyle w:val="Boxes"/>
              <w:spacing w:line="480" w:lineRule="auto"/>
              <w:rPr>
                <w:rFonts w:ascii="Times New Roman" w:hAnsi="Times New Roman" w:cs="Times New Roman"/>
              </w:rPr>
            </w:pPr>
          </w:p>
        </w:tc>
      </w:tr>
    </w:tbl>
    <w:p w14:paraId="38F8C1A7" w14:textId="77777777" w:rsidR="006E1D23" w:rsidRPr="00DB7E0B" w:rsidRDefault="006E1D23" w:rsidP="008F3A41">
      <w:pPr>
        <w:tabs>
          <w:tab w:val="left" w:pos="1825"/>
        </w:tabs>
        <w:spacing w:line="480" w:lineRule="auto"/>
      </w:pPr>
    </w:p>
    <w:tbl>
      <w:tblPr>
        <w:tblpPr w:leftFromText="180" w:rightFromText="180" w:vertAnchor="page" w:horzAnchor="margin" w:tblpXSpec="center" w:tblpY="3432"/>
        <w:tblW w:w="5720" w:type="pct"/>
        <w:tblBorders>
          <w:insideH w:val="single" w:sz="4" w:space="0" w:color="auto"/>
          <w:insideV w:val="single" w:sz="4" w:space="0" w:color="auto"/>
        </w:tblBorders>
        <w:tblLook w:val="01E0" w:firstRow="1" w:lastRow="1" w:firstColumn="1" w:lastColumn="1" w:noHBand="0" w:noVBand="0"/>
      </w:tblPr>
      <w:tblGrid>
        <w:gridCol w:w="4758"/>
        <w:gridCol w:w="1437"/>
        <w:gridCol w:w="1364"/>
        <w:gridCol w:w="1364"/>
        <w:gridCol w:w="1082"/>
        <w:gridCol w:w="1435"/>
      </w:tblGrid>
      <w:tr w:rsidR="006E1D23" w:rsidRPr="00DB7E0B" w14:paraId="0E3927A1" w14:textId="77777777">
        <w:trPr>
          <w:cantSplit/>
        </w:trPr>
        <w:tc>
          <w:tcPr>
            <w:tcW w:w="2080" w:type="pct"/>
            <w:shd w:val="clear" w:color="auto" w:fill="E8E8E8" w:themeFill="background2"/>
          </w:tcPr>
          <w:p w14:paraId="3A29FC62"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don't think much about how I look.</w:t>
            </w:r>
          </w:p>
        </w:tc>
        <w:tc>
          <w:tcPr>
            <w:tcW w:w="628" w:type="pct"/>
            <w:shd w:val="clear" w:color="auto" w:fill="E8E8E8" w:themeFill="background2"/>
          </w:tcPr>
          <w:p w14:paraId="77C417D6"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38D35D96"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FBA0C1A"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3F6EF54C"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1EC532C3"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17C280AB" w14:textId="77777777">
        <w:trPr>
          <w:cantSplit/>
        </w:trPr>
        <w:tc>
          <w:tcPr>
            <w:tcW w:w="2080" w:type="pct"/>
            <w:shd w:val="clear" w:color="auto" w:fill="E8E8E8" w:themeFill="background2"/>
          </w:tcPr>
          <w:p w14:paraId="41B1F539"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would like to have a body that looks very muscular</w:t>
            </w:r>
          </w:p>
          <w:p w14:paraId="63196C36"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1595205"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3AAC7411"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04ED7962"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255669D6"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7F270A49"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2BEB831E" w14:textId="77777777">
        <w:trPr>
          <w:cantSplit/>
        </w:trPr>
        <w:tc>
          <w:tcPr>
            <w:tcW w:w="2080" w:type="pct"/>
            <w:shd w:val="clear" w:color="auto" w:fill="E8E8E8" w:themeFill="background2"/>
          </w:tcPr>
          <w:p w14:paraId="1BCED40D"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family members to look thinner</w:t>
            </w:r>
          </w:p>
        </w:tc>
        <w:tc>
          <w:tcPr>
            <w:tcW w:w="628" w:type="pct"/>
            <w:shd w:val="clear" w:color="auto" w:fill="E8E8E8" w:themeFill="background2"/>
          </w:tcPr>
          <w:p w14:paraId="68A9A57A"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4F3E2059"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D6BC6CF"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4AB6A9D2"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5C9DC716"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71E8790C" w14:textId="77777777">
        <w:trPr>
          <w:cantSplit/>
        </w:trPr>
        <w:tc>
          <w:tcPr>
            <w:tcW w:w="2080" w:type="pct"/>
            <w:shd w:val="clear" w:color="auto" w:fill="E8E8E8" w:themeFill="background2"/>
          </w:tcPr>
          <w:p w14:paraId="0511CD80"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family members to improve my appearance.</w:t>
            </w:r>
          </w:p>
          <w:p w14:paraId="17055270"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4238493C"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045E65A2"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346D9B5E"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6BEE42BB"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2E82FB1E"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02B81465" w14:textId="77777777">
        <w:trPr>
          <w:cantSplit/>
        </w:trPr>
        <w:tc>
          <w:tcPr>
            <w:tcW w:w="2080" w:type="pct"/>
            <w:shd w:val="clear" w:color="auto" w:fill="E8E8E8" w:themeFill="background2"/>
          </w:tcPr>
          <w:p w14:paraId="7E78C8AD"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Family members encouraged me to decrease my level of body fat.</w:t>
            </w:r>
          </w:p>
          <w:p w14:paraId="7AB796B2"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701D229F"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28C6269F"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54C47B26"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10B55565"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1799CF72"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37721014" w14:textId="77777777">
        <w:trPr>
          <w:cantSplit/>
        </w:trPr>
        <w:tc>
          <w:tcPr>
            <w:tcW w:w="2080" w:type="pct"/>
            <w:shd w:val="clear" w:color="auto" w:fill="E8E8E8" w:themeFill="background2"/>
          </w:tcPr>
          <w:p w14:paraId="6AF32135"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Family members encourage me to get in better shape.</w:t>
            </w:r>
          </w:p>
          <w:p w14:paraId="0C4DE924"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23F5D04A"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284461EE"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626DA008"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22A13211"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1D0A83E1"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0E7E78FC" w14:textId="77777777">
        <w:trPr>
          <w:cantSplit/>
        </w:trPr>
        <w:tc>
          <w:tcPr>
            <w:tcW w:w="2080" w:type="pct"/>
            <w:shd w:val="clear" w:color="auto" w:fill="E8E8E8" w:themeFill="background2"/>
          </w:tcPr>
          <w:p w14:paraId="2DDF91BA"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My peers encourage me to get thinner.</w:t>
            </w:r>
          </w:p>
          <w:p w14:paraId="74E66AD4"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469D3430"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7E7E1F1"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35D39F7C"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129A3616"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41199BE5"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53F8EE79" w14:textId="77777777">
        <w:trPr>
          <w:cantSplit/>
        </w:trPr>
        <w:tc>
          <w:tcPr>
            <w:tcW w:w="2080" w:type="pct"/>
            <w:shd w:val="clear" w:color="auto" w:fill="E8E8E8" w:themeFill="background2"/>
          </w:tcPr>
          <w:p w14:paraId="24F41864"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my peers to improve my appearance.</w:t>
            </w:r>
          </w:p>
          <w:p w14:paraId="43587AB0"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34677AEB"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00E36011"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2DE925B9"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6458F0DD"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431D3EA4"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183DE410" w14:textId="77777777">
        <w:trPr>
          <w:cantSplit/>
        </w:trPr>
        <w:tc>
          <w:tcPr>
            <w:tcW w:w="2080" w:type="pct"/>
            <w:shd w:val="clear" w:color="auto" w:fill="E8E8E8" w:themeFill="background2"/>
          </w:tcPr>
          <w:p w14:paraId="0FE16A15"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my peers to look in better shape.</w:t>
            </w:r>
          </w:p>
          <w:p w14:paraId="55AF5E1A"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43B9E74F"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4DEB8FB3"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60F4A33D"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24273381"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0EEF9543"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4196CDCF" w14:textId="77777777">
        <w:trPr>
          <w:cantSplit/>
        </w:trPr>
        <w:tc>
          <w:tcPr>
            <w:tcW w:w="2080" w:type="pct"/>
            <w:shd w:val="clear" w:color="auto" w:fill="E8E8E8" w:themeFill="background2"/>
          </w:tcPr>
          <w:p w14:paraId="1963008C"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get pressure from my peers to decrease my level of body fat.</w:t>
            </w:r>
          </w:p>
          <w:p w14:paraId="0618C052"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7E96CBDF"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7A183227"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0D490406"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452C056A"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44D885EE"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685B1E11" w14:textId="77777777">
        <w:trPr>
          <w:cantSplit/>
        </w:trPr>
        <w:tc>
          <w:tcPr>
            <w:tcW w:w="2080" w:type="pct"/>
            <w:shd w:val="clear" w:color="auto" w:fill="E8E8E8" w:themeFill="background2"/>
          </w:tcPr>
          <w:p w14:paraId="51624994"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Significant others encourage me to get thinner.</w:t>
            </w:r>
          </w:p>
          <w:p w14:paraId="42AD8244"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156B39D5"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4D964CA9"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A07D6A6"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39C25D52"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7082E369"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67AAE5BC" w14:textId="77777777">
        <w:trPr>
          <w:cantSplit/>
        </w:trPr>
        <w:tc>
          <w:tcPr>
            <w:tcW w:w="2080" w:type="pct"/>
            <w:shd w:val="clear" w:color="auto" w:fill="E8E8E8" w:themeFill="background2"/>
          </w:tcPr>
          <w:p w14:paraId="0A9D53D0"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significant others to improve my appearance.</w:t>
            </w:r>
          </w:p>
          <w:p w14:paraId="50A4F9AD"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40B34A4"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CEF6CC5"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282C7857"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4D1172FA"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3174C4B3"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16EF007A" w14:textId="77777777">
        <w:trPr>
          <w:cantSplit/>
        </w:trPr>
        <w:tc>
          <w:tcPr>
            <w:tcW w:w="2080" w:type="pct"/>
            <w:shd w:val="clear" w:color="auto" w:fill="E8E8E8" w:themeFill="background2"/>
          </w:tcPr>
          <w:p w14:paraId="223C4DEB"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significant others</w:t>
            </w:r>
          </w:p>
          <w:p w14:paraId="7E85E411" w14:textId="77777777" w:rsidR="006E1D23" w:rsidRPr="00DB7E0B" w:rsidRDefault="006E1D23"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to look in better shape.</w:t>
            </w:r>
          </w:p>
        </w:tc>
        <w:tc>
          <w:tcPr>
            <w:tcW w:w="628" w:type="pct"/>
            <w:shd w:val="clear" w:color="auto" w:fill="E8E8E8" w:themeFill="background2"/>
          </w:tcPr>
          <w:p w14:paraId="718B6D1D"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0CE5E501"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6A8F0764"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0C1B71BB"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13E6C3B7"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2C77D02C" w14:textId="77777777">
        <w:trPr>
          <w:cantSplit/>
        </w:trPr>
        <w:tc>
          <w:tcPr>
            <w:tcW w:w="2080" w:type="pct"/>
            <w:shd w:val="clear" w:color="auto" w:fill="E8E8E8" w:themeFill="background2"/>
          </w:tcPr>
          <w:p w14:paraId="69F1F640"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 get pressure from significant others to decrease my level of body fat </w:t>
            </w:r>
          </w:p>
        </w:tc>
        <w:tc>
          <w:tcPr>
            <w:tcW w:w="628" w:type="pct"/>
            <w:shd w:val="clear" w:color="auto" w:fill="E8E8E8" w:themeFill="background2"/>
          </w:tcPr>
          <w:p w14:paraId="0280DC5B"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24924023"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9B35796"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1033C9F2"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2DD70216"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427FA5B6" w14:textId="77777777">
        <w:trPr>
          <w:cantSplit/>
        </w:trPr>
        <w:tc>
          <w:tcPr>
            <w:tcW w:w="2080" w:type="pct"/>
            <w:shd w:val="clear" w:color="auto" w:fill="E8E8E8" w:themeFill="background2"/>
          </w:tcPr>
          <w:p w14:paraId="0B79FB15"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 look</w:t>
            </w:r>
          </w:p>
          <w:p w14:paraId="61A218F6" w14:textId="77777777" w:rsidR="006E1D23" w:rsidRPr="00DB7E0B" w:rsidRDefault="006E1D23"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in better shape.</w:t>
            </w:r>
          </w:p>
        </w:tc>
        <w:tc>
          <w:tcPr>
            <w:tcW w:w="628" w:type="pct"/>
            <w:shd w:val="clear" w:color="auto" w:fill="E8E8E8" w:themeFill="background2"/>
          </w:tcPr>
          <w:p w14:paraId="22A48862"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D10EA7A"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2CFFF9C0"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731D13C3"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3D8C17F3"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41EC2480" w14:textId="77777777">
        <w:trPr>
          <w:cantSplit/>
        </w:trPr>
        <w:tc>
          <w:tcPr>
            <w:tcW w:w="2080" w:type="pct"/>
            <w:shd w:val="clear" w:color="auto" w:fill="E8E8E8" w:themeFill="background2"/>
          </w:tcPr>
          <w:p w14:paraId="36050831"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 look</w:t>
            </w:r>
          </w:p>
          <w:p w14:paraId="7A1807CE" w14:textId="77777777" w:rsidR="006E1D23" w:rsidRPr="00DB7E0B" w:rsidRDefault="006E1D23"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thinner.</w:t>
            </w:r>
          </w:p>
        </w:tc>
        <w:tc>
          <w:tcPr>
            <w:tcW w:w="628" w:type="pct"/>
            <w:shd w:val="clear" w:color="auto" w:fill="E8E8E8" w:themeFill="background2"/>
          </w:tcPr>
          <w:p w14:paraId="06F05909"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4D9450A9"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4DE74B8B"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3D49FFC5"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5AE5EE19"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3CA5CC9F" w14:textId="77777777">
        <w:trPr>
          <w:cantSplit/>
        </w:trPr>
        <w:tc>
          <w:tcPr>
            <w:tcW w:w="2080" w:type="pct"/>
            <w:shd w:val="clear" w:color="auto" w:fill="E8E8E8" w:themeFill="background2"/>
          </w:tcPr>
          <w:p w14:paraId="1B41202A"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w:t>
            </w:r>
          </w:p>
          <w:p w14:paraId="2C7BA0AF" w14:textId="77777777" w:rsidR="006E1D23" w:rsidRPr="00DB7E0B" w:rsidRDefault="006E1D23"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improve my appearance.</w:t>
            </w:r>
          </w:p>
        </w:tc>
        <w:tc>
          <w:tcPr>
            <w:tcW w:w="628" w:type="pct"/>
            <w:shd w:val="clear" w:color="auto" w:fill="E8E8E8" w:themeFill="background2"/>
          </w:tcPr>
          <w:p w14:paraId="1DD0209C"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547FBBA4"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434E5A8B"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2FF469C7"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4E8AC49E" w14:textId="77777777" w:rsidR="006E1D23" w:rsidRPr="00DB7E0B" w:rsidRDefault="006E1D23" w:rsidP="008F3A41">
            <w:pPr>
              <w:pStyle w:val="Boxes"/>
              <w:spacing w:line="480" w:lineRule="auto"/>
              <w:rPr>
                <w:rFonts w:ascii="Times New Roman" w:hAnsi="Times New Roman" w:cs="Times New Roman"/>
              </w:rPr>
            </w:pPr>
          </w:p>
        </w:tc>
      </w:tr>
      <w:tr w:rsidR="006E1D23" w:rsidRPr="00DB7E0B" w14:paraId="77A63EE1" w14:textId="77777777">
        <w:trPr>
          <w:cantSplit/>
        </w:trPr>
        <w:tc>
          <w:tcPr>
            <w:tcW w:w="2080" w:type="pct"/>
            <w:shd w:val="clear" w:color="auto" w:fill="E8E8E8" w:themeFill="background2"/>
          </w:tcPr>
          <w:p w14:paraId="3FA7C6D4" w14:textId="77777777" w:rsidR="006E1D23" w:rsidRPr="00DB7E0B" w:rsidRDefault="006E1D23" w:rsidP="008465F2">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w:t>
            </w:r>
          </w:p>
          <w:p w14:paraId="22838F68" w14:textId="77777777" w:rsidR="006E1D23" w:rsidRPr="00DB7E0B" w:rsidRDefault="006E1D23"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decrease my level of body fat.</w:t>
            </w:r>
          </w:p>
        </w:tc>
        <w:tc>
          <w:tcPr>
            <w:tcW w:w="628" w:type="pct"/>
            <w:shd w:val="clear" w:color="auto" w:fill="E8E8E8" w:themeFill="background2"/>
          </w:tcPr>
          <w:p w14:paraId="2C213AD6"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1DAE41C" w14:textId="77777777" w:rsidR="006E1D23" w:rsidRPr="00DB7E0B" w:rsidRDefault="006E1D23" w:rsidP="008F3A41">
            <w:pPr>
              <w:pStyle w:val="Boxes"/>
              <w:spacing w:line="480" w:lineRule="auto"/>
              <w:rPr>
                <w:rFonts w:ascii="Times New Roman" w:hAnsi="Times New Roman" w:cs="Times New Roman"/>
              </w:rPr>
            </w:pPr>
          </w:p>
        </w:tc>
        <w:tc>
          <w:tcPr>
            <w:tcW w:w="596" w:type="pct"/>
            <w:shd w:val="clear" w:color="auto" w:fill="E8E8E8" w:themeFill="background2"/>
          </w:tcPr>
          <w:p w14:paraId="156DBAC6" w14:textId="77777777" w:rsidR="006E1D23" w:rsidRPr="00DB7E0B" w:rsidRDefault="006E1D23" w:rsidP="008F3A41">
            <w:pPr>
              <w:pStyle w:val="Boxes"/>
              <w:spacing w:line="480" w:lineRule="auto"/>
              <w:rPr>
                <w:rFonts w:ascii="Times New Roman" w:hAnsi="Times New Roman" w:cs="Times New Roman"/>
              </w:rPr>
            </w:pPr>
          </w:p>
        </w:tc>
        <w:tc>
          <w:tcPr>
            <w:tcW w:w="473" w:type="pct"/>
            <w:shd w:val="clear" w:color="auto" w:fill="E8E8E8" w:themeFill="background2"/>
          </w:tcPr>
          <w:p w14:paraId="2DA3050A" w14:textId="77777777" w:rsidR="006E1D23" w:rsidRPr="00DB7E0B" w:rsidRDefault="006E1D23" w:rsidP="008F3A41">
            <w:pPr>
              <w:pStyle w:val="Boxes"/>
              <w:spacing w:line="480" w:lineRule="auto"/>
              <w:rPr>
                <w:rFonts w:ascii="Times New Roman" w:hAnsi="Times New Roman" w:cs="Times New Roman"/>
              </w:rPr>
            </w:pPr>
          </w:p>
        </w:tc>
        <w:tc>
          <w:tcPr>
            <w:tcW w:w="627" w:type="pct"/>
            <w:shd w:val="clear" w:color="auto" w:fill="E8E8E8" w:themeFill="background2"/>
          </w:tcPr>
          <w:p w14:paraId="62051291" w14:textId="77777777" w:rsidR="006E1D23" w:rsidRPr="00DB7E0B" w:rsidRDefault="006E1D23" w:rsidP="008F3A41">
            <w:pPr>
              <w:pStyle w:val="Boxes"/>
              <w:spacing w:line="480" w:lineRule="auto"/>
              <w:rPr>
                <w:rFonts w:ascii="Times New Roman" w:hAnsi="Times New Roman" w:cs="Times New Roman"/>
              </w:rPr>
            </w:pPr>
          </w:p>
        </w:tc>
      </w:tr>
    </w:tbl>
    <w:p w14:paraId="66BF9E6E" w14:textId="77777777" w:rsidR="00F40D64" w:rsidRPr="00DB7E0B" w:rsidRDefault="00F40D64" w:rsidP="008F3A41">
      <w:pPr>
        <w:spacing w:line="480" w:lineRule="auto"/>
        <w:rPr>
          <w:color w:val="000000"/>
          <w:lang w:val="en-GB"/>
        </w:rPr>
      </w:pPr>
    </w:p>
    <w:p w14:paraId="584D9954" w14:textId="77777777" w:rsidR="00F40D64" w:rsidRPr="00DB7E0B" w:rsidRDefault="00F40D64" w:rsidP="008F3A41">
      <w:pPr>
        <w:spacing w:line="480" w:lineRule="auto"/>
        <w:rPr>
          <w:color w:val="000000"/>
          <w:lang w:val="en-GB"/>
        </w:rPr>
      </w:pPr>
    </w:p>
    <w:p w14:paraId="02575DB8" w14:textId="77777777" w:rsidR="00824B18" w:rsidRPr="00DB7E0B" w:rsidRDefault="00824B18" w:rsidP="008F3A41">
      <w:pPr>
        <w:spacing w:line="480" w:lineRule="auto"/>
        <w:rPr>
          <w:color w:val="000000"/>
          <w:lang w:val="en-GB"/>
        </w:rPr>
      </w:pPr>
    </w:p>
    <w:p w14:paraId="29577162" w14:textId="77777777" w:rsidR="00824B18" w:rsidRPr="00DB7E0B" w:rsidRDefault="00824B18" w:rsidP="008F3A41">
      <w:pPr>
        <w:spacing w:line="480" w:lineRule="auto"/>
        <w:rPr>
          <w:color w:val="000000"/>
          <w:lang w:val="en-GB"/>
        </w:rPr>
      </w:pPr>
    </w:p>
    <w:p w14:paraId="5B2D99E1" w14:textId="77777777" w:rsidR="00824B18" w:rsidRPr="00DB7E0B" w:rsidRDefault="00824B18" w:rsidP="008F3A41">
      <w:pPr>
        <w:spacing w:line="480" w:lineRule="auto"/>
        <w:rPr>
          <w:color w:val="000000"/>
          <w:lang w:val="en-GB"/>
        </w:rPr>
      </w:pPr>
    </w:p>
    <w:p w14:paraId="4F7AA93A" w14:textId="77777777" w:rsidR="00824B18" w:rsidRPr="00DB7E0B" w:rsidRDefault="00824B18" w:rsidP="008F3A41">
      <w:pPr>
        <w:spacing w:line="480" w:lineRule="auto"/>
        <w:rPr>
          <w:color w:val="000000"/>
          <w:lang w:val="en-GB"/>
        </w:rPr>
      </w:pPr>
    </w:p>
    <w:p w14:paraId="310E5544" w14:textId="77777777" w:rsidR="00824B18" w:rsidRPr="00DB7E0B" w:rsidRDefault="00824B18" w:rsidP="008F3A41">
      <w:pPr>
        <w:spacing w:line="480" w:lineRule="auto"/>
        <w:rPr>
          <w:color w:val="000000"/>
          <w:lang w:val="en-GB"/>
        </w:rPr>
      </w:pPr>
    </w:p>
    <w:p w14:paraId="619689D2" w14:textId="77777777" w:rsidR="00824B18" w:rsidRPr="00DB7E0B" w:rsidRDefault="00824B18" w:rsidP="008F3A41">
      <w:pPr>
        <w:spacing w:line="480" w:lineRule="auto"/>
        <w:rPr>
          <w:color w:val="000000"/>
          <w:lang w:val="en-GB"/>
        </w:rPr>
      </w:pPr>
    </w:p>
    <w:p w14:paraId="0C992605" w14:textId="77777777" w:rsidR="00824B18" w:rsidRPr="00DB7E0B" w:rsidRDefault="00824B18" w:rsidP="008F3A41">
      <w:pPr>
        <w:spacing w:line="480" w:lineRule="auto"/>
        <w:rPr>
          <w:color w:val="000000"/>
          <w:lang w:val="en-GB"/>
        </w:rPr>
      </w:pPr>
    </w:p>
    <w:p w14:paraId="3CFDB00F" w14:textId="77777777" w:rsidR="00824B18" w:rsidRPr="00DB7E0B" w:rsidRDefault="00824B18" w:rsidP="008F3A41">
      <w:pPr>
        <w:spacing w:line="480" w:lineRule="auto"/>
        <w:rPr>
          <w:color w:val="000000"/>
          <w:lang w:val="en-GB"/>
        </w:rPr>
      </w:pPr>
    </w:p>
    <w:p w14:paraId="281C1394" w14:textId="77777777" w:rsidR="00824B18" w:rsidRPr="00DB7E0B" w:rsidRDefault="00824B18" w:rsidP="008F3A41">
      <w:pPr>
        <w:spacing w:line="480" w:lineRule="auto"/>
        <w:rPr>
          <w:color w:val="000000"/>
          <w:lang w:val="en-GB"/>
        </w:rPr>
      </w:pPr>
    </w:p>
    <w:p w14:paraId="0C811E70" w14:textId="77777777" w:rsidR="00824B18" w:rsidRPr="00DB7E0B" w:rsidRDefault="00824B18" w:rsidP="008F3A41">
      <w:pPr>
        <w:spacing w:line="480" w:lineRule="auto"/>
        <w:rPr>
          <w:color w:val="000000"/>
          <w:lang w:val="en-GB"/>
        </w:rPr>
      </w:pPr>
    </w:p>
    <w:p w14:paraId="598A1005" w14:textId="77777777" w:rsidR="00824B18" w:rsidRPr="00DB7E0B" w:rsidRDefault="00824B18" w:rsidP="008F3A41">
      <w:pPr>
        <w:spacing w:line="480" w:lineRule="auto"/>
        <w:rPr>
          <w:color w:val="000000"/>
          <w:lang w:val="en-GB"/>
        </w:rPr>
      </w:pPr>
    </w:p>
    <w:p w14:paraId="1E062F16" w14:textId="77777777" w:rsidR="00824B18" w:rsidRPr="00DB7E0B" w:rsidRDefault="00824B18" w:rsidP="008F3A41">
      <w:pPr>
        <w:spacing w:line="480" w:lineRule="auto"/>
        <w:rPr>
          <w:color w:val="000000"/>
          <w:lang w:val="en-GB"/>
        </w:rPr>
      </w:pPr>
    </w:p>
    <w:p w14:paraId="06DFFA0B" w14:textId="77777777" w:rsidR="00824B18" w:rsidRPr="00DB7E0B" w:rsidRDefault="00824B18" w:rsidP="008F3A41">
      <w:pPr>
        <w:spacing w:line="480" w:lineRule="auto"/>
        <w:rPr>
          <w:color w:val="000000"/>
          <w:lang w:val="en-GB"/>
        </w:rPr>
      </w:pPr>
    </w:p>
    <w:p w14:paraId="564F25C5" w14:textId="77777777" w:rsidR="00824B18" w:rsidRPr="00DB7E0B" w:rsidRDefault="00824B18" w:rsidP="008F3A41">
      <w:pPr>
        <w:spacing w:line="480" w:lineRule="auto"/>
        <w:rPr>
          <w:color w:val="000000"/>
          <w:lang w:val="en-GB"/>
        </w:rPr>
      </w:pPr>
    </w:p>
    <w:p w14:paraId="10693EF5" w14:textId="77777777" w:rsidR="00824B18" w:rsidRPr="00DB7E0B" w:rsidRDefault="00824B18" w:rsidP="008F3A41">
      <w:pPr>
        <w:spacing w:line="480" w:lineRule="auto"/>
        <w:rPr>
          <w:color w:val="000000"/>
          <w:lang w:val="en-GB"/>
        </w:rPr>
      </w:pPr>
    </w:p>
    <w:p w14:paraId="2A7861DF" w14:textId="77777777" w:rsidR="00824B18" w:rsidRPr="00DB7E0B" w:rsidRDefault="00824B18" w:rsidP="008F3A41">
      <w:pPr>
        <w:spacing w:line="480" w:lineRule="auto"/>
        <w:rPr>
          <w:color w:val="000000"/>
          <w:lang w:val="en-GB"/>
        </w:rPr>
      </w:pPr>
    </w:p>
    <w:p w14:paraId="6FF61CB6" w14:textId="77777777" w:rsidR="00824B18" w:rsidRPr="00DB7E0B" w:rsidRDefault="00824B18" w:rsidP="008F3A41">
      <w:pPr>
        <w:spacing w:line="480" w:lineRule="auto"/>
        <w:rPr>
          <w:color w:val="000000"/>
          <w:lang w:val="en-GB"/>
        </w:rPr>
      </w:pPr>
    </w:p>
    <w:p w14:paraId="6E4C3078" w14:textId="77777777" w:rsidR="00824B18" w:rsidRPr="00DB7E0B" w:rsidRDefault="00824B18" w:rsidP="008F3A41">
      <w:pPr>
        <w:spacing w:line="480" w:lineRule="auto"/>
        <w:rPr>
          <w:color w:val="000000"/>
          <w:lang w:val="en-GB"/>
        </w:rPr>
      </w:pPr>
    </w:p>
    <w:p w14:paraId="36FBEDC6" w14:textId="77777777" w:rsidR="00824B18" w:rsidRPr="00DB7E0B" w:rsidRDefault="00824B18" w:rsidP="008F3A41">
      <w:pPr>
        <w:spacing w:line="480" w:lineRule="auto"/>
        <w:rPr>
          <w:color w:val="000000"/>
          <w:lang w:val="en-GB"/>
        </w:rPr>
      </w:pPr>
    </w:p>
    <w:p w14:paraId="46D2F538" w14:textId="77777777" w:rsidR="00824B18" w:rsidRPr="00DB7E0B" w:rsidRDefault="00824B18" w:rsidP="008F3A41">
      <w:pPr>
        <w:spacing w:line="480" w:lineRule="auto"/>
        <w:rPr>
          <w:color w:val="000000"/>
          <w:lang w:val="en-GB"/>
        </w:rPr>
      </w:pPr>
    </w:p>
    <w:p w14:paraId="4065AA05" w14:textId="77777777" w:rsidR="00824B18" w:rsidRPr="00DB7E0B" w:rsidRDefault="00824B18" w:rsidP="008F3A41">
      <w:pPr>
        <w:spacing w:line="480" w:lineRule="auto"/>
        <w:rPr>
          <w:color w:val="000000"/>
          <w:lang w:val="en-GB"/>
        </w:rPr>
      </w:pPr>
    </w:p>
    <w:p w14:paraId="67CAD195" w14:textId="77777777" w:rsidR="00824B18" w:rsidRPr="00DB7E0B" w:rsidRDefault="00824B18" w:rsidP="008F3A41">
      <w:pPr>
        <w:spacing w:line="480" w:lineRule="auto"/>
        <w:rPr>
          <w:color w:val="000000"/>
          <w:lang w:val="en-GB"/>
        </w:rPr>
      </w:pPr>
    </w:p>
    <w:p w14:paraId="5A68DFCC" w14:textId="77777777" w:rsidR="00824B18" w:rsidRPr="00DB7E0B" w:rsidRDefault="00824B18" w:rsidP="008F3A41">
      <w:pPr>
        <w:spacing w:line="480" w:lineRule="auto"/>
        <w:rPr>
          <w:color w:val="000000"/>
          <w:lang w:val="en-GB"/>
        </w:rPr>
      </w:pPr>
    </w:p>
    <w:p w14:paraId="380C5858" w14:textId="77777777" w:rsidR="00824B18" w:rsidRPr="00DB7E0B" w:rsidRDefault="00824B18" w:rsidP="008F3A41">
      <w:pPr>
        <w:spacing w:line="480" w:lineRule="auto"/>
        <w:rPr>
          <w:color w:val="000000"/>
          <w:lang w:val="en-GB"/>
        </w:rPr>
      </w:pPr>
    </w:p>
    <w:p w14:paraId="1602467F" w14:textId="77777777" w:rsidR="00824B18" w:rsidRPr="00DB7E0B" w:rsidRDefault="00824B18" w:rsidP="008F3A41">
      <w:pPr>
        <w:spacing w:line="480" w:lineRule="auto"/>
        <w:rPr>
          <w:color w:val="000000"/>
          <w:lang w:val="en-GB"/>
        </w:rPr>
      </w:pPr>
    </w:p>
    <w:p w14:paraId="15EF69BC" w14:textId="3E86FE61" w:rsidR="00F40D64" w:rsidRPr="00DB7E0B" w:rsidRDefault="005211E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Sociocultural Attitudes Towards Appearance Questionnaire – 4R – Male</w:t>
      </w:r>
    </w:p>
    <w:tbl>
      <w:tblPr>
        <w:tblpPr w:leftFromText="180" w:rightFromText="180" w:vertAnchor="page" w:horzAnchor="margin" w:tblpY="5242"/>
        <w:tblW w:w="5720" w:type="pct"/>
        <w:tblBorders>
          <w:insideH w:val="single" w:sz="4" w:space="0" w:color="auto"/>
          <w:insideV w:val="single" w:sz="4" w:space="0" w:color="auto"/>
        </w:tblBorders>
        <w:tblLook w:val="01E0" w:firstRow="1" w:lastRow="1" w:firstColumn="1" w:lastColumn="1" w:noHBand="0" w:noVBand="0"/>
      </w:tblPr>
      <w:tblGrid>
        <w:gridCol w:w="4758"/>
        <w:gridCol w:w="1437"/>
        <w:gridCol w:w="1364"/>
        <w:gridCol w:w="1364"/>
        <w:gridCol w:w="1082"/>
        <w:gridCol w:w="1435"/>
      </w:tblGrid>
      <w:tr w:rsidR="00B1661E" w:rsidRPr="00DB7E0B" w14:paraId="3F9CE5D3" w14:textId="77777777">
        <w:trPr>
          <w:cantSplit/>
          <w:tblHeader/>
        </w:trPr>
        <w:tc>
          <w:tcPr>
            <w:tcW w:w="2080" w:type="pct"/>
            <w:shd w:val="clear" w:color="auto" w:fill="BFBFBF" w:themeFill="background1" w:themeFillShade="BF"/>
          </w:tcPr>
          <w:p w14:paraId="0146B88F" w14:textId="77777777" w:rsidR="00B1661E" w:rsidRPr="00DB7E0B" w:rsidRDefault="00B1661E" w:rsidP="008F3A41">
            <w:pPr>
              <w:spacing w:before="120" w:after="120" w:line="480" w:lineRule="auto"/>
            </w:pPr>
          </w:p>
        </w:tc>
        <w:tc>
          <w:tcPr>
            <w:tcW w:w="628" w:type="pct"/>
            <w:shd w:val="clear" w:color="auto" w:fill="BFBFBF" w:themeFill="background1" w:themeFillShade="BF"/>
          </w:tcPr>
          <w:p w14:paraId="112304E4" w14:textId="77777777" w:rsidR="00B1661E" w:rsidRPr="00DB7E0B" w:rsidRDefault="00B1661E" w:rsidP="008F3A41">
            <w:pPr>
              <w:spacing w:before="120" w:after="120" w:line="480" w:lineRule="auto"/>
              <w:jc w:val="center"/>
            </w:pPr>
            <w:proofErr w:type="gramStart"/>
            <w:r w:rsidRPr="00DB7E0B">
              <w:t>Definitely Disagree</w:t>
            </w:r>
            <w:proofErr w:type="gramEnd"/>
          </w:p>
        </w:tc>
        <w:tc>
          <w:tcPr>
            <w:tcW w:w="596" w:type="pct"/>
            <w:shd w:val="clear" w:color="auto" w:fill="BFBFBF" w:themeFill="background1" w:themeFillShade="BF"/>
          </w:tcPr>
          <w:p w14:paraId="077F687D" w14:textId="77777777" w:rsidR="00B1661E" w:rsidRPr="00DB7E0B" w:rsidRDefault="00B1661E" w:rsidP="008F3A41">
            <w:pPr>
              <w:spacing w:before="120" w:after="120" w:line="480" w:lineRule="auto"/>
              <w:jc w:val="center"/>
            </w:pPr>
            <w:r w:rsidRPr="00DB7E0B">
              <w:t xml:space="preserve">Mostly </w:t>
            </w:r>
          </w:p>
          <w:p w14:paraId="3DD8313B" w14:textId="77777777" w:rsidR="00B1661E" w:rsidRPr="00DB7E0B" w:rsidRDefault="00B1661E" w:rsidP="008F3A41">
            <w:pPr>
              <w:spacing w:before="120" w:after="120" w:line="480" w:lineRule="auto"/>
              <w:jc w:val="center"/>
            </w:pPr>
            <w:r w:rsidRPr="00DB7E0B">
              <w:t>Disagree</w:t>
            </w:r>
          </w:p>
        </w:tc>
        <w:tc>
          <w:tcPr>
            <w:tcW w:w="596" w:type="pct"/>
            <w:shd w:val="clear" w:color="auto" w:fill="BFBFBF" w:themeFill="background1" w:themeFillShade="BF"/>
          </w:tcPr>
          <w:p w14:paraId="29E56DE7" w14:textId="77777777" w:rsidR="00B1661E" w:rsidRPr="00DB7E0B" w:rsidRDefault="00B1661E" w:rsidP="008F3A41">
            <w:pPr>
              <w:spacing w:before="120" w:after="120" w:line="480" w:lineRule="auto"/>
              <w:jc w:val="center"/>
            </w:pPr>
            <w:r w:rsidRPr="00DB7E0B">
              <w:t>Neither Agree Nor</w:t>
            </w:r>
          </w:p>
          <w:p w14:paraId="61B60165" w14:textId="77777777" w:rsidR="00B1661E" w:rsidRPr="00DB7E0B" w:rsidRDefault="00B1661E" w:rsidP="008F3A41">
            <w:pPr>
              <w:spacing w:before="120" w:after="120" w:line="480" w:lineRule="auto"/>
              <w:jc w:val="center"/>
            </w:pPr>
            <w:r w:rsidRPr="00DB7E0B">
              <w:t>Disagree</w:t>
            </w:r>
          </w:p>
        </w:tc>
        <w:tc>
          <w:tcPr>
            <w:tcW w:w="473" w:type="pct"/>
            <w:shd w:val="clear" w:color="auto" w:fill="BFBFBF" w:themeFill="background1" w:themeFillShade="BF"/>
          </w:tcPr>
          <w:p w14:paraId="1E606EAA" w14:textId="77777777" w:rsidR="00B1661E" w:rsidRPr="00DB7E0B" w:rsidRDefault="00B1661E" w:rsidP="008F3A41">
            <w:pPr>
              <w:spacing w:before="120" w:after="120" w:line="480" w:lineRule="auto"/>
              <w:jc w:val="center"/>
            </w:pPr>
            <w:r w:rsidRPr="00DB7E0B">
              <w:t>Mostly Agree</w:t>
            </w:r>
          </w:p>
        </w:tc>
        <w:tc>
          <w:tcPr>
            <w:tcW w:w="628" w:type="pct"/>
            <w:shd w:val="clear" w:color="auto" w:fill="BFBFBF" w:themeFill="background1" w:themeFillShade="BF"/>
          </w:tcPr>
          <w:p w14:paraId="7482239B" w14:textId="77777777" w:rsidR="00B1661E" w:rsidRPr="00DB7E0B" w:rsidRDefault="00B1661E" w:rsidP="008F3A41">
            <w:pPr>
              <w:spacing w:before="120" w:after="120" w:line="480" w:lineRule="auto"/>
              <w:jc w:val="center"/>
            </w:pPr>
            <w:proofErr w:type="gramStart"/>
            <w:r w:rsidRPr="00DB7E0B">
              <w:t>Definitely Agree</w:t>
            </w:r>
            <w:proofErr w:type="gramEnd"/>
          </w:p>
        </w:tc>
      </w:tr>
      <w:tr w:rsidR="00B1661E" w:rsidRPr="00DB7E0B" w14:paraId="5C9B1F83" w14:textId="77777777">
        <w:trPr>
          <w:cantSplit/>
          <w:trHeight w:val="522"/>
        </w:trPr>
        <w:tc>
          <w:tcPr>
            <w:tcW w:w="2080" w:type="pct"/>
          </w:tcPr>
          <w:p w14:paraId="01299484"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It is important for me to look</w:t>
            </w:r>
          </w:p>
          <w:p w14:paraId="33333CA8" w14:textId="77777777" w:rsidR="00B1661E" w:rsidRPr="00DB7E0B" w:rsidRDefault="00B1661E" w:rsidP="008F3A41">
            <w:pPr>
              <w:pStyle w:val="Questions"/>
              <w:spacing w:beforeLines="0" w:afterLines="0" w:after="120" w:line="480" w:lineRule="auto"/>
              <w:ind w:left="720" w:right="0"/>
              <w:jc w:val="left"/>
              <w:rPr>
                <w:rFonts w:ascii="Times New Roman" w:hAnsi="Times New Roman"/>
                <w:sz w:val="24"/>
              </w:rPr>
            </w:pPr>
            <w:r w:rsidRPr="00DB7E0B">
              <w:rPr>
                <w:rFonts w:ascii="Times New Roman" w:hAnsi="Times New Roman"/>
                <w:color w:val="000000"/>
                <w:sz w:val="24"/>
                <w:lang w:val="en-GB"/>
              </w:rPr>
              <w:t>muscular.</w:t>
            </w:r>
          </w:p>
        </w:tc>
        <w:tc>
          <w:tcPr>
            <w:tcW w:w="628" w:type="pct"/>
          </w:tcPr>
          <w:p w14:paraId="4FAAD56B" w14:textId="77777777" w:rsidR="00B1661E" w:rsidRPr="00DB7E0B" w:rsidRDefault="00B1661E" w:rsidP="008F3A41">
            <w:pPr>
              <w:pStyle w:val="Boxes"/>
              <w:spacing w:line="480" w:lineRule="auto"/>
              <w:rPr>
                <w:rFonts w:ascii="Times New Roman" w:hAnsi="Times New Roman" w:cs="Times New Roman"/>
              </w:rPr>
            </w:pPr>
          </w:p>
        </w:tc>
        <w:tc>
          <w:tcPr>
            <w:tcW w:w="596" w:type="pct"/>
          </w:tcPr>
          <w:p w14:paraId="67CA4DC9" w14:textId="77777777" w:rsidR="00B1661E" w:rsidRPr="00DB7E0B" w:rsidRDefault="00B1661E" w:rsidP="008F3A41">
            <w:pPr>
              <w:pStyle w:val="Boxes"/>
              <w:spacing w:line="480" w:lineRule="auto"/>
              <w:rPr>
                <w:rFonts w:ascii="Times New Roman" w:hAnsi="Times New Roman" w:cs="Times New Roman"/>
              </w:rPr>
            </w:pPr>
          </w:p>
        </w:tc>
        <w:tc>
          <w:tcPr>
            <w:tcW w:w="596" w:type="pct"/>
          </w:tcPr>
          <w:p w14:paraId="57170D6E" w14:textId="77777777" w:rsidR="00B1661E" w:rsidRPr="00DB7E0B" w:rsidRDefault="00B1661E" w:rsidP="008F3A41">
            <w:pPr>
              <w:pStyle w:val="Boxes"/>
              <w:spacing w:line="480" w:lineRule="auto"/>
              <w:rPr>
                <w:rFonts w:ascii="Times New Roman" w:hAnsi="Times New Roman" w:cs="Times New Roman"/>
              </w:rPr>
            </w:pPr>
          </w:p>
        </w:tc>
        <w:tc>
          <w:tcPr>
            <w:tcW w:w="473" w:type="pct"/>
          </w:tcPr>
          <w:p w14:paraId="2A6B2701" w14:textId="77777777" w:rsidR="00B1661E" w:rsidRPr="00DB7E0B" w:rsidRDefault="00B1661E" w:rsidP="008F3A41">
            <w:pPr>
              <w:pStyle w:val="Boxes"/>
              <w:spacing w:line="480" w:lineRule="auto"/>
              <w:rPr>
                <w:rFonts w:ascii="Times New Roman" w:hAnsi="Times New Roman" w:cs="Times New Roman"/>
              </w:rPr>
            </w:pPr>
          </w:p>
        </w:tc>
        <w:tc>
          <w:tcPr>
            <w:tcW w:w="628" w:type="pct"/>
          </w:tcPr>
          <w:p w14:paraId="6BC4165F"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2C1A40E7" w14:textId="77777777">
        <w:trPr>
          <w:cantSplit/>
        </w:trPr>
        <w:tc>
          <w:tcPr>
            <w:tcW w:w="2080" w:type="pct"/>
          </w:tcPr>
          <w:p w14:paraId="4614DF19"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 want my body to look very thin  </w:t>
            </w:r>
          </w:p>
          <w:p w14:paraId="29BF9B40" w14:textId="77777777" w:rsidR="00B1661E" w:rsidRPr="00DB7E0B" w:rsidRDefault="00B1661E" w:rsidP="008F3A41">
            <w:pPr>
              <w:pStyle w:val="Questions"/>
              <w:spacing w:beforeLines="0" w:afterLines="0" w:after="120" w:line="480" w:lineRule="auto"/>
              <w:ind w:right="0"/>
              <w:jc w:val="left"/>
              <w:rPr>
                <w:rFonts w:ascii="Times New Roman" w:hAnsi="Times New Roman"/>
                <w:sz w:val="24"/>
              </w:rPr>
            </w:pPr>
          </w:p>
        </w:tc>
        <w:tc>
          <w:tcPr>
            <w:tcW w:w="628" w:type="pct"/>
          </w:tcPr>
          <w:p w14:paraId="36B39F92" w14:textId="77777777" w:rsidR="00B1661E" w:rsidRPr="00DB7E0B" w:rsidRDefault="00B1661E" w:rsidP="008F3A41">
            <w:pPr>
              <w:pStyle w:val="Boxes"/>
              <w:spacing w:line="480" w:lineRule="auto"/>
              <w:rPr>
                <w:rFonts w:ascii="Times New Roman" w:hAnsi="Times New Roman" w:cs="Times New Roman"/>
              </w:rPr>
            </w:pPr>
          </w:p>
        </w:tc>
        <w:tc>
          <w:tcPr>
            <w:tcW w:w="596" w:type="pct"/>
          </w:tcPr>
          <w:p w14:paraId="23FD7C28" w14:textId="77777777" w:rsidR="00B1661E" w:rsidRPr="00DB7E0B" w:rsidRDefault="00B1661E" w:rsidP="008F3A41">
            <w:pPr>
              <w:pStyle w:val="Boxes"/>
              <w:spacing w:line="480" w:lineRule="auto"/>
              <w:rPr>
                <w:rFonts w:ascii="Times New Roman" w:hAnsi="Times New Roman" w:cs="Times New Roman"/>
              </w:rPr>
            </w:pPr>
          </w:p>
        </w:tc>
        <w:tc>
          <w:tcPr>
            <w:tcW w:w="596" w:type="pct"/>
          </w:tcPr>
          <w:p w14:paraId="4E90D562" w14:textId="77777777" w:rsidR="00B1661E" w:rsidRPr="00DB7E0B" w:rsidRDefault="00B1661E" w:rsidP="008F3A41">
            <w:pPr>
              <w:pStyle w:val="Boxes"/>
              <w:spacing w:line="480" w:lineRule="auto"/>
              <w:rPr>
                <w:rFonts w:ascii="Times New Roman" w:hAnsi="Times New Roman" w:cs="Times New Roman"/>
              </w:rPr>
            </w:pPr>
          </w:p>
        </w:tc>
        <w:tc>
          <w:tcPr>
            <w:tcW w:w="473" w:type="pct"/>
          </w:tcPr>
          <w:p w14:paraId="2556FC0D" w14:textId="77777777" w:rsidR="00B1661E" w:rsidRPr="00DB7E0B" w:rsidRDefault="00B1661E" w:rsidP="008F3A41">
            <w:pPr>
              <w:pStyle w:val="Boxes"/>
              <w:spacing w:line="480" w:lineRule="auto"/>
              <w:rPr>
                <w:rFonts w:ascii="Times New Roman" w:hAnsi="Times New Roman" w:cs="Times New Roman"/>
              </w:rPr>
            </w:pPr>
          </w:p>
        </w:tc>
        <w:tc>
          <w:tcPr>
            <w:tcW w:w="628" w:type="pct"/>
          </w:tcPr>
          <w:p w14:paraId="15104456"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00219994" w14:textId="77777777">
        <w:trPr>
          <w:cantSplit/>
        </w:trPr>
        <w:tc>
          <w:tcPr>
            <w:tcW w:w="2080" w:type="pct"/>
          </w:tcPr>
          <w:p w14:paraId="0638B776" w14:textId="77777777" w:rsidR="00B1661E" w:rsidRPr="00DB7E0B" w:rsidRDefault="00B1661E" w:rsidP="008465F2">
            <w:pPr>
              <w:pStyle w:val="Questions"/>
              <w:numPr>
                <w:ilvl w:val="0"/>
                <w:numId w:val="17"/>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think a lot about looking muscular</w:t>
            </w:r>
          </w:p>
        </w:tc>
        <w:tc>
          <w:tcPr>
            <w:tcW w:w="628" w:type="pct"/>
          </w:tcPr>
          <w:p w14:paraId="48E2DFAA" w14:textId="77777777" w:rsidR="00B1661E" w:rsidRPr="00DB7E0B" w:rsidRDefault="00B1661E" w:rsidP="008F3A41">
            <w:pPr>
              <w:pStyle w:val="Boxes"/>
              <w:spacing w:line="480" w:lineRule="auto"/>
              <w:rPr>
                <w:rFonts w:ascii="Times New Roman" w:hAnsi="Times New Roman" w:cs="Times New Roman"/>
              </w:rPr>
            </w:pPr>
          </w:p>
        </w:tc>
        <w:tc>
          <w:tcPr>
            <w:tcW w:w="596" w:type="pct"/>
          </w:tcPr>
          <w:p w14:paraId="42AB66A2" w14:textId="77777777" w:rsidR="00B1661E" w:rsidRPr="00DB7E0B" w:rsidRDefault="00B1661E" w:rsidP="008F3A41">
            <w:pPr>
              <w:pStyle w:val="Boxes"/>
              <w:spacing w:line="480" w:lineRule="auto"/>
              <w:rPr>
                <w:rFonts w:ascii="Times New Roman" w:hAnsi="Times New Roman" w:cs="Times New Roman"/>
              </w:rPr>
            </w:pPr>
          </w:p>
        </w:tc>
        <w:tc>
          <w:tcPr>
            <w:tcW w:w="596" w:type="pct"/>
          </w:tcPr>
          <w:p w14:paraId="448D2194" w14:textId="77777777" w:rsidR="00B1661E" w:rsidRPr="00DB7E0B" w:rsidRDefault="00B1661E" w:rsidP="008F3A41">
            <w:pPr>
              <w:pStyle w:val="Boxes"/>
              <w:spacing w:line="480" w:lineRule="auto"/>
              <w:rPr>
                <w:rFonts w:ascii="Times New Roman" w:hAnsi="Times New Roman" w:cs="Times New Roman"/>
              </w:rPr>
            </w:pPr>
          </w:p>
        </w:tc>
        <w:tc>
          <w:tcPr>
            <w:tcW w:w="473" w:type="pct"/>
          </w:tcPr>
          <w:p w14:paraId="754E049A" w14:textId="77777777" w:rsidR="00B1661E" w:rsidRPr="00DB7E0B" w:rsidRDefault="00B1661E" w:rsidP="008F3A41">
            <w:pPr>
              <w:pStyle w:val="Boxes"/>
              <w:spacing w:line="480" w:lineRule="auto"/>
              <w:rPr>
                <w:rFonts w:ascii="Times New Roman" w:hAnsi="Times New Roman" w:cs="Times New Roman"/>
              </w:rPr>
            </w:pPr>
          </w:p>
        </w:tc>
        <w:tc>
          <w:tcPr>
            <w:tcW w:w="628" w:type="pct"/>
          </w:tcPr>
          <w:p w14:paraId="4D137FFB"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6A7D2334" w14:textId="77777777">
        <w:trPr>
          <w:cantSplit/>
        </w:trPr>
        <w:tc>
          <w:tcPr>
            <w:tcW w:w="2080" w:type="pct"/>
            <w:shd w:val="clear" w:color="auto" w:fill="E8E8E8" w:themeFill="background2"/>
          </w:tcPr>
          <w:p w14:paraId="240D6AA1" w14:textId="77777777" w:rsidR="00B1661E" w:rsidRPr="00DB7E0B" w:rsidRDefault="00B1661E" w:rsidP="008465F2">
            <w:pPr>
              <w:pStyle w:val="Questions"/>
              <w:numPr>
                <w:ilvl w:val="0"/>
                <w:numId w:val="17"/>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 xml:space="preserve">I think a lot about looking thin </w:t>
            </w:r>
          </w:p>
        </w:tc>
        <w:tc>
          <w:tcPr>
            <w:tcW w:w="628" w:type="pct"/>
            <w:shd w:val="clear" w:color="auto" w:fill="E8E8E8" w:themeFill="background2"/>
          </w:tcPr>
          <w:p w14:paraId="31C06E3E"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3E521AE3"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6EDE528D"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6211CE20" w14:textId="77777777" w:rsidR="00B1661E" w:rsidRPr="00DB7E0B" w:rsidRDefault="00B1661E" w:rsidP="008F3A41">
            <w:pPr>
              <w:pStyle w:val="Boxes"/>
              <w:spacing w:line="480" w:lineRule="auto"/>
              <w:rPr>
                <w:rFonts w:ascii="Times New Roman" w:hAnsi="Times New Roman" w:cs="Times New Roman"/>
              </w:rPr>
            </w:pPr>
          </w:p>
        </w:tc>
        <w:tc>
          <w:tcPr>
            <w:tcW w:w="628" w:type="pct"/>
            <w:shd w:val="clear" w:color="auto" w:fill="E8E8E8" w:themeFill="background2"/>
          </w:tcPr>
          <w:p w14:paraId="601D98D6"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646392F5" w14:textId="77777777">
        <w:trPr>
          <w:cantSplit/>
        </w:trPr>
        <w:tc>
          <w:tcPr>
            <w:tcW w:w="2080" w:type="pct"/>
          </w:tcPr>
          <w:p w14:paraId="5DBC7D72" w14:textId="77777777" w:rsidR="00B1661E" w:rsidRPr="00DB7E0B" w:rsidRDefault="00B1661E" w:rsidP="008465F2">
            <w:pPr>
              <w:pStyle w:val="Questions"/>
              <w:numPr>
                <w:ilvl w:val="0"/>
                <w:numId w:val="17"/>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want my body to look muscular.</w:t>
            </w:r>
          </w:p>
        </w:tc>
        <w:tc>
          <w:tcPr>
            <w:tcW w:w="628" w:type="pct"/>
          </w:tcPr>
          <w:p w14:paraId="23256C69" w14:textId="77777777" w:rsidR="00B1661E" w:rsidRPr="00DB7E0B" w:rsidRDefault="00B1661E" w:rsidP="008F3A41">
            <w:pPr>
              <w:pStyle w:val="Boxes"/>
              <w:spacing w:line="480" w:lineRule="auto"/>
              <w:rPr>
                <w:rFonts w:ascii="Times New Roman" w:hAnsi="Times New Roman" w:cs="Times New Roman"/>
              </w:rPr>
            </w:pPr>
          </w:p>
        </w:tc>
        <w:tc>
          <w:tcPr>
            <w:tcW w:w="596" w:type="pct"/>
          </w:tcPr>
          <w:p w14:paraId="6DBCC47E" w14:textId="77777777" w:rsidR="00B1661E" w:rsidRPr="00DB7E0B" w:rsidRDefault="00B1661E" w:rsidP="008F3A41">
            <w:pPr>
              <w:pStyle w:val="Boxes"/>
              <w:spacing w:line="480" w:lineRule="auto"/>
              <w:rPr>
                <w:rFonts w:ascii="Times New Roman" w:hAnsi="Times New Roman" w:cs="Times New Roman"/>
              </w:rPr>
            </w:pPr>
          </w:p>
        </w:tc>
        <w:tc>
          <w:tcPr>
            <w:tcW w:w="596" w:type="pct"/>
          </w:tcPr>
          <w:p w14:paraId="7DCB197E" w14:textId="77777777" w:rsidR="00B1661E" w:rsidRPr="00DB7E0B" w:rsidRDefault="00B1661E" w:rsidP="008F3A41">
            <w:pPr>
              <w:pStyle w:val="Boxes"/>
              <w:spacing w:line="480" w:lineRule="auto"/>
              <w:rPr>
                <w:rFonts w:ascii="Times New Roman" w:hAnsi="Times New Roman" w:cs="Times New Roman"/>
              </w:rPr>
            </w:pPr>
          </w:p>
        </w:tc>
        <w:tc>
          <w:tcPr>
            <w:tcW w:w="473" w:type="pct"/>
          </w:tcPr>
          <w:p w14:paraId="739E0369" w14:textId="77777777" w:rsidR="00B1661E" w:rsidRPr="00DB7E0B" w:rsidRDefault="00B1661E" w:rsidP="008F3A41">
            <w:pPr>
              <w:pStyle w:val="Boxes"/>
              <w:spacing w:line="480" w:lineRule="auto"/>
              <w:rPr>
                <w:rFonts w:ascii="Times New Roman" w:hAnsi="Times New Roman" w:cs="Times New Roman"/>
              </w:rPr>
            </w:pPr>
          </w:p>
        </w:tc>
        <w:tc>
          <w:tcPr>
            <w:tcW w:w="628" w:type="pct"/>
          </w:tcPr>
          <w:p w14:paraId="0FF5D11A"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3BD14EAB" w14:textId="77777777">
        <w:trPr>
          <w:cantSplit/>
        </w:trPr>
        <w:tc>
          <w:tcPr>
            <w:tcW w:w="2080" w:type="pct"/>
            <w:shd w:val="clear" w:color="auto" w:fill="E8E8E8" w:themeFill="background2"/>
          </w:tcPr>
          <w:p w14:paraId="5B09A9E7"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don't really think much about my appearance.</w:t>
            </w:r>
          </w:p>
          <w:p w14:paraId="1CC7E826" w14:textId="77777777" w:rsidR="00B1661E" w:rsidRPr="00DB7E0B" w:rsidRDefault="00B1661E" w:rsidP="008F3A41">
            <w:pPr>
              <w:pStyle w:val="Questions"/>
              <w:spacing w:beforeLines="0" w:afterLines="0" w:after="120" w:line="480" w:lineRule="auto"/>
              <w:ind w:right="0"/>
              <w:jc w:val="left"/>
              <w:rPr>
                <w:rFonts w:ascii="Times New Roman" w:hAnsi="Times New Roman"/>
                <w:sz w:val="24"/>
              </w:rPr>
            </w:pPr>
          </w:p>
        </w:tc>
        <w:tc>
          <w:tcPr>
            <w:tcW w:w="628" w:type="pct"/>
            <w:shd w:val="clear" w:color="auto" w:fill="E8E8E8" w:themeFill="background2"/>
          </w:tcPr>
          <w:p w14:paraId="3C21BC7E"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7548FA9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0BC1BA37"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2211772C" w14:textId="77777777" w:rsidR="00B1661E" w:rsidRPr="00DB7E0B" w:rsidRDefault="00B1661E" w:rsidP="008F3A41">
            <w:pPr>
              <w:pStyle w:val="Boxes"/>
              <w:spacing w:line="480" w:lineRule="auto"/>
              <w:rPr>
                <w:rFonts w:ascii="Times New Roman" w:hAnsi="Times New Roman" w:cs="Times New Roman"/>
              </w:rPr>
            </w:pPr>
          </w:p>
        </w:tc>
        <w:tc>
          <w:tcPr>
            <w:tcW w:w="628" w:type="pct"/>
            <w:shd w:val="clear" w:color="auto" w:fill="E8E8E8" w:themeFill="background2"/>
          </w:tcPr>
          <w:p w14:paraId="13158663"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76F768BA" w14:textId="77777777">
        <w:trPr>
          <w:cantSplit/>
        </w:trPr>
        <w:tc>
          <w:tcPr>
            <w:tcW w:w="2080" w:type="pct"/>
            <w:shd w:val="clear" w:color="auto" w:fill="E8E8E8" w:themeFill="background2"/>
          </w:tcPr>
          <w:p w14:paraId="67C3D3A1"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don't think much about how I look.</w:t>
            </w:r>
          </w:p>
        </w:tc>
        <w:tc>
          <w:tcPr>
            <w:tcW w:w="628" w:type="pct"/>
            <w:shd w:val="clear" w:color="auto" w:fill="E8E8E8" w:themeFill="background2"/>
          </w:tcPr>
          <w:p w14:paraId="5E9ABBB3"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711FB7A9"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68D5D557"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6E6649B0" w14:textId="77777777" w:rsidR="00B1661E" w:rsidRPr="00DB7E0B" w:rsidRDefault="00B1661E" w:rsidP="008F3A41">
            <w:pPr>
              <w:pStyle w:val="Boxes"/>
              <w:spacing w:line="480" w:lineRule="auto"/>
              <w:rPr>
                <w:rFonts w:ascii="Times New Roman" w:hAnsi="Times New Roman" w:cs="Times New Roman"/>
              </w:rPr>
            </w:pPr>
          </w:p>
        </w:tc>
        <w:tc>
          <w:tcPr>
            <w:tcW w:w="628" w:type="pct"/>
            <w:shd w:val="clear" w:color="auto" w:fill="E8E8E8" w:themeFill="background2"/>
          </w:tcPr>
          <w:p w14:paraId="6525D208"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14943A3B" w14:textId="77777777">
        <w:trPr>
          <w:cantSplit/>
        </w:trPr>
        <w:tc>
          <w:tcPr>
            <w:tcW w:w="2080" w:type="pct"/>
            <w:shd w:val="clear" w:color="auto" w:fill="E8E8E8" w:themeFill="background2"/>
          </w:tcPr>
          <w:p w14:paraId="0C799006"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would like to have a body that looks very muscular</w:t>
            </w:r>
          </w:p>
          <w:p w14:paraId="2E96F199"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FBF55FE"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1A52E231"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78BC4172"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6927B5D6" w14:textId="77777777" w:rsidR="00B1661E" w:rsidRPr="00DB7E0B" w:rsidRDefault="00B1661E" w:rsidP="008F3A41">
            <w:pPr>
              <w:pStyle w:val="Boxes"/>
              <w:spacing w:line="480" w:lineRule="auto"/>
              <w:rPr>
                <w:rFonts w:ascii="Times New Roman" w:hAnsi="Times New Roman" w:cs="Times New Roman"/>
              </w:rPr>
            </w:pPr>
          </w:p>
        </w:tc>
        <w:tc>
          <w:tcPr>
            <w:tcW w:w="628" w:type="pct"/>
            <w:shd w:val="clear" w:color="auto" w:fill="E8E8E8" w:themeFill="background2"/>
          </w:tcPr>
          <w:p w14:paraId="3377C383"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206C3F7D" w14:textId="77777777">
        <w:trPr>
          <w:cantSplit/>
        </w:trPr>
        <w:tc>
          <w:tcPr>
            <w:tcW w:w="2080" w:type="pct"/>
            <w:shd w:val="clear" w:color="auto" w:fill="E8E8E8" w:themeFill="background2"/>
          </w:tcPr>
          <w:p w14:paraId="158AA168"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family members to look thinner</w:t>
            </w:r>
          </w:p>
        </w:tc>
        <w:tc>
          <w:tcPr>
            <w:tcW w:w="628" w:type="pct"/>
            <w:shd w:val="clear" w:color="auto" w:fill="E8E8E8" w:themeFill="background2"/>
          </w:tcPr>
          <w:p w14:paraId="025EE090"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0CD9964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12662053"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72F2B90D" w14:textId="77777777" w:rsidR="00B1661E" w:rsidRPr="00DB7E0B" w:rsidRDefault="00B1661E" w:rsidP="008F3A41">
            <w:pPr>
              <w:pStyle w:val="Boxes"/>
              <w:spacing w:line="480" w:lineRule="auto"/>
              <w:rPr>
                <w:rFonts w:ascii="Times New Roman" w:hAnsi="Times New Roman" w:cs="Times New Roman"/>
              </w:rPr>
            </w:pPr>
          </w:p>
        </w:tc>
        <w:tc>
          <w:tcPr>
            <w:tcW w:w="628" w:type="pct"/>
            <w:shd w:val="clear" w:color="auto" w:fill="E8E8E8" w:themeFill="background2"/>
          </w:tcPr>
          <w:p w14:paraId="64B21F6B"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4CEE055B" w14:textId="77777777">
        <w:trPr>
          <w:cantSplit/>
        </w:trPr>
        <w:tc>
          <w:tcPr>
            <w:tcW w:w="2080" w:type="pct"/>
            <w:shd w:val="clear" w:color="auto" w:fill="E8E8E8" w:themeFill="background2"/>
          </w:tcPr>
          <w:p w14:paraId="73CC5C4C"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family members to improve my appearance.</w:t>
            </w:r>
          </w:p>
          <w:p w14:paraId="01FDD12A"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014DEDFC"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25AF9918"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5C90EF33"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3F355B2F" w14:textId="77777777" w:rsidR="00B1661E" w:rsidRPr="00DB7E0B" w:rsidRDefault="00B1661E" w:rsidP="008F3A41">
            <w:pPr>
              <w:pStyle w:val="Boxes"/>
              <w:spacing w:line="480" w:lineRule="auto"/>
              <w:rPr>
                <w:rFonts w:ascii="Times New Roman" w:hAnsi="Times New Roman" w:cs="Times New Roman"/>
              </w:rPr>
            </w:pPr>
          </w:p>
        </w:tc>
        <w:tc>
          <w:tcPr>
            <w:tcW w:w="628" w:type="pct"/>
            <w:shd w:val="clear" w:color="auto" w:fill="E8E8E8" w:themeFill="background2"/>
          </w:tcPr>
          <w:p w14:paraId="7CF7E3E0"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76D47031" w14:textId="77777777">
        <w:trPr>
          <w:cantSplit/>
        </w:trPr>
        <w:tc>
          <w:tcPr>
            <w:tcW w:w="2080" w:type="pct"/>
            <w:shd w:val="clear" w:color="auto" w:fill="E8E8E8" w:themeFill="background2"/>
          </w:tcPr>
          <w:p w14:paraId="62504CFF"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Family members encourage me to get in better shape.</w:t>
            </w:r>
          </w:p>
          <w:p w14:paraId="3DA6C3C7"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41B18DC6"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5398AEA9"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2371590C"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4E71D80E" w14:textId="77777777" w:rsidR="00B1661E" w:rsidRPr="00DB7E0B" w:rsidRDefault="00B1661E" w:rsidP="008F3A41">
            <w:pPr>
              <w:pStyle w:val="Boxes"/>
              <w:spacing w:line="480" w:lineRule="auto"/>
              <w:rPr>
                <w:rFonts w:ascii="Times New Roman" w:hAnsi="Times New Roman" w:cs="Times New Roman"/>
              </w:rPr>
            </w:pPr>
          </w:p>
        </w:tc>
        <w:tc>
          <w:tcPr>
            <w:tcW w:w="628" w:type="pct"/>
            <w:shd w:val="clear" w:color="auto" w:fill="E8E8E8" w:themeFill="background2"/>
          </w:tcPr>
          <w:p w14:paraId="007A81DB"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162ABFB2" w14:textId="77777777">
        <w:trPr>
          <w:cantSplit/>
        </w:trPr>
        <w:tc>
          <w:tcPr>
            <w:tcW w:w="2080" w:type="pct"/>
            <w:shd w:val="clear" w:color="auto" w:fill="E8E8E8" w:themeFill="background2"/>
          </w:tcPr>
          <w:p w14:paraId="4EE10C80" w14:textId="77777777" w:rsidR="00B1661E" w:rsidRPr="00DB7E0B" w:rsidRDefault="00B1661E" w:rsidP="008465F2">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 I feel pressure from family members to be more muscular </w:t>
            </w:r>
          </w:p>
          <w:p w14:paraId="2AA963BE"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3F643050"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019E4110"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2F32A7AE"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45577FC6" w14:textId="77777777" w:rsidR="00B1661E" w:rsidRPr="00DB7E0B" w:rsidRDefault="00B1661E" w:rsidP="008F3A41">
            <w:pPr>
              <w:pStyle w:val="Boxes"/>
              <w:spacing w:line="480" w:lineRule="auto"/>
              <w:rPr>
                <w:rFonts w:ascii="Times New Roman" w:hAnsi="Times New Roman" w:cs="Times New Roman"/>
              </w:rPr>
            </w:pPr>
          </w:p>
        </w:tc>
        <w:tc>
          <w:tcPr>
            <w:tcW w:w="628" w:type="pct"/>
            <w:shd w:val="clear" w:color="auto" w:fill="E8E8E8" w:themeFill="background2"/>
          </w:tcPr>
          <w:p w14:paraId="48CDB1CC" w14:textId="77777777" w:rsidR="00B1661E" w:rsidRPr="00DB7E0B" w:rsidRDefault="00B1661E" w:rsidP="008F3A41">
            <w:pPr>
              <w:pStyle w:val="Boxes"/>
              <w:spacing w:line="480" w:lineRule="auto"/>
              <w:rPr>
                <w:rFonts w:ascii="Times New Roman" w:hAnsi="Times New Roman" w:cs="Times New Roman"/>
              </w:rPr>
            </w:pPr>
          </w:p>
        </w:tc>
      </w:tr>
    </w:tbl>
    <w:p w14:paraId="0108C850" w14:textId="77777777" w:rsidR="00B1661E" w:rsidRPr="00DB7E0B" w:rsidRDefault="00B1661E" w:rsidP="008F3A41">
      <w:pPr>
        <w:spacing w:line="480" w:lineRule="auto"/>
      </w:pPr>
    </w:p>
    <w:p w14:paraId="48F964D4" w14:textId="77777777" w:rsidR="00B1661E" w:rsidRPr="00DB7E0B" w:rsidRDefault="00B1661E" w:rsidP="008F3A41">
      <w:pPr>
        <w:spacing w:line="480" w:lineRule="auto"/>
      </w:pPr>
    </w:p>
    <w:p w14:paraId="3F7F52D1" w14:textId="77777777" w:rsidR="001D49E7" w:rsidRPr="00DB7E0B" w:rsidRDefault="001D49E7" w:rsidP="008F3A41">
      <w:pPr>
        <w:spacing w:line="480" w:lineRule="auto"/>
      </w:pPr>
    </w:p>
    <w:p w14:paraId="10DCD498" w14:textId="77777777" w:rsidR="001D49E7" w:rsidRPr="00DB7E0B" w:rsidRDefault="001D49E7" w:rsidP="008F3A41">
      <w:pPr>
        <w:spacing w:line="480" w:lineRule="auto"/>
      </w:pPr>
    </w:p>
    <w:p w14:paraId="2E74942C" w14:textId="77777777" w:rsidR="001D49E7" w:rsidRPr="00DB7E0B" w:rsidRDefault="001D49E7" w:rsidP="008F3A41">
      <w:pPr>
        <w:spacing w:line="480" w:lineRule="auto"/>
      </w:pPr>
    </w:p>
    <w:p w14:paraId="4848056D" w14:textId="77777777" w:rsidR="001D49E7" w:rsidRPr="00DB7E0B" w:rsidRDefault="001D49E7" w:rsidP="008F3A41">
      <w:pPr>
        <w:spacing w:line="480" w:lineRule="auto"/>
      </w:pPr>
    </w:p>
    <w:p w14:paraId="707B9F88" w14:textId="77777777" w:rsidR="001D49E7" w:rsidRPr="00DB7E0B" w:rsidRDefault="001D49E7" w:rsidP="008F3A41">
      <w:pPr>
        <w:spacing w:line="480" w:lineRule="auto"/>
      </w:pPr>
    </w:p>
    <w:p w14:paraId="1D0135C1" w14:textId="77777777" w:rsidR="001D49E7" w:rsidRPr="00DB7E0B" w:rsidRDefault="001D49E7" w:rsidP="008F3A41">
      <w:pPr>
        <w:spacing w:line="480" w:lineRule="auto"/>
      </w:pPr>
    </w:p>
    <w:p w14:paraId="5EBB9253" w14:textId="77777777" w:rsidR="001D49E7" w:rsidRPr="00DB7E0B" w:rsidRDefault="001D49E7" w:rsidP="008F3A41">
      <w:pPr>
        <w:spacing w:line="480" w:lineRule="auto"/>
      </w:pPr>
    </w:p>
    <w:p w14:paraId="7FA99909" w14:textId="77777777" w:rsidR="001D49E7" w:rsidRPr="00DB7E0B" w:rsidRDefault="001D49E7" w:rsidP="008F3A41">
      <w:pPr>
        <w:spacing w:line="480" w:lineRule="auto"/>
      </w:pPr>
    </w:p>
    <w:p w14:paraId="285ED881" w14:textId="77777777" w:rsidR="001D49E7" w:rsidRPr="00DB7E0B" w:rsidRDefault="001D49E7" w:rsidP="008F3A41">
      <w:pPr>
        <w:spacing w:line="480" w:lineRule="auto"/>
      </w:pPr>
    </w:p>
    <w:p w14:paraId="18D364A6" w14:textId="77777777" w:rsidR="001D49E7" w:rsidRPr="00DB7E0B" w:rsidRDefault="001D49E7" w:rsidP="008F3A41">
      <w:pPr>
        <w:spacing w:line="480" w:lineRule="auto"/>
      </w:pPr>
    </w:p>
    <w:p w14:paraId="378788C9" w14:textId="77777777" w:rsidR="001D49E7" w:rsidRPr="00DB7E0B" w:rsidRDefault="001D49E7" w:rsidP="008F3A41">
      <w:pPr>
        <w:spacing w:line="480" w:lineRule="auto"/>
      </w:pPr>
    </w:p>
    <w:p w14:paraId="78F071A3" w14:textId="77777777" w:rsidR="001D49E7" w:rsidRPr="00DB7E0B" w:rsidRDefault="001D49E7" w:rsidP="008F3A41">
      <w:pPr>
        <w:spacing w:line="480" w:lineRule="auto"/>
      </w:pPr>
    </w:p>
    <w:p w14:paraId="4A560C6F" w14:textId="77777777" w:rsidR="001D49E7" w:rsidRPr="00DB7E0B" w:rsidRDefault="001D49E7" w:rsidP="008F3A41">
      <w:pPr>
        <w:spacing w:line="480" w:lineRule="auto"/>
      </w:pPr>
    </w:p>
    <w:p w14:paraId="2B498FB4" w14:textId="77777777" w:rsidR="001D49E7" w:rsidRPr="00DB7E0B" w:rsidRDefault="001D49E7" w:rsidP="008F3A41">
      <w:pPr>
        <w:spacing w:line="480" w:lineRule="auto"/>
      </w:pPr>
    </w:p>
    <w:p w14:paraId="59BE6A72" w14:textId="77777777" w:rsidR="001D49E7" w:rsidRPr="00DB7E0B" w:rsidRDefault="001D49E7" w:rsidP="008F3A41">
      <w:pPr>
        <w:spacing w:line="480" w:lineRule="auto"/>
      </w:pPr>
    </w:p>
    <w:p w14:paraId="0AD9D242" w14:textId="77777777" w:rsidR="001D49E7" w:rsidRPr="00DB7E0B" w:rsidRDefault="001D49E7" w:rsidP="008F3A41">
      <w:pPr>
        <w:spacing w:line="480" w:lineRule="auto"/>
      </w:pPr>
    </w:p>
    <w:p w14:paraId="503FEBA4" w14:textId="77777777" w:rsidR="001D49E7" w:rsidRPr="00DB7E0B" w:rsidRDefault="001D49E7" w:rsidP="008F3A41">
      <w:pPr>
        <w:spacing w:line="480" w:lineRule="auto"/>
      </w:pPr>
    </w:p>
    <w:p w14:paraId="0BCBCAFB" w14:textId="77777777" w:rsidR="001D49E7" w:rsidRPr="00DB7E0B" w:rsidRDefault="001D49E7" w:rsidP="008F3A41">
      <w:pPr>
        <w:spacing w:line="480" w:lineRule="auto"/>
      </w:pPr>
    </w:p>
    <w:p w14:paraId="613751A7" w14:textId="77777777" w:rsidR="001D49E7" w:rsidRPr="00DB7E0B" w:rsidRDefault="001D49E7" w:rsidP="008F3A41">
      <w:pPr>
        <w:spacing w:line="480" w:lineRule="auto"/>
      </w:pPr>
    </w:p>
    <w:p w14:paraId="32277CD9" w14:textId="77777777" w:rsidR="001D49E7" w:rsidRPr="00DB7E0B" w:rsidRDefault="001D49E7" w:rsidP="008F3A41">
      <w:pPr>
        <w:spacing w:line="480" w:lineRule="auto"/>
      </w:pPr>
    </w:p>
    <w:p w14:paraId="3F143D55" w14:textId="77777777" w:rsidR="001D49E7" w:rsidRPr="00DB7E0B" w:rsidRDefault="001D49E7" w:rsidP="008F3A41">
      <w:pPr>
        <w:spacing w:line="480" w:lineRule="auto"/>
      </w:pPr>
    </w:p>
    <w:p w14:paraId="3BD579CF" w14:textId="77777777" w:rsidR="001D49E7" w:rsidRPr="00DB7E0B" w:rsidRDefault="001D49E7" w:rsidP="008F3A41">
      <w:pPr>
        <w:spacing w:line="480" w:lineRule="auto"/>
      </w:pPr>
    </w:p>
    <w:p w14:paraId="56BEEFB0" w14:textId="77777777" w:rsidR="001D49E7" w:rsidRPr="00DB7E0B" w:rsidRDefault="001D49E7" w:rsidP="008F3A41">
      <w:pPr>
        <w:spacing w:line="480" w:lineRule="auto"/>
      </w:pPr>
    </w:p>
    <w:p w14:paraId="229DE299" w14:textId="77777777" w:rsidR="00B1661E" w:rsidRPr="00DB7E0B" w:rsidRDefault="00B1661E" w:rsidP="008F3A41">
      <w:pPr>
        <w:spacing w:line="480" w:lineRule="auto"/>
      </w:pPr>
    </w:p>
    <w:p w14:paraId="1E0AD4C3"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 xml:space="preserve">For Males </w:t>
      </w:r>
      <w:proofErr w:type="gramStart"/>
      <w:r w:rsidRPr="00DB7E0B">
        <w:rPr>
          <w:color w:val="000000"/>
          <w:lang w:val="en-GB"/>
        </w:rPr>
        <w:t>( Females</w:t>
      </w:r>
      <w:proofErr w:type="gramEnd"/>
      <w:r w:rsidRPr="00DB7E0B">
        <w:rPr>
          <w:color w:val="000000"/>
          <w:lang w:val="en-GB"/>
        </w:rPr>
        <w:t xml:space="preserve"> please complete the previous </w:t>
      </w:r>
      <w:proofErr w:type="gramStart"/>
      <w:r w:rsidRPr="00DB7E0B">
        <w:rPr>
          <w:color w:val="000000"/>
          <w:lang w:val="en-GB"/>
        </w:rPr>
        <w:t>section )</w:t>
      </w:r>
      <w:proofErr w:type="gramEnd"/>
      <w:r w:rsidRPr="00DB7E0B">
        <w:rPr>
          <w:color w:val="000000"/>
          <w:lang w:val="en-GB"/>
        </w:rPr>
        <w:t xml:space="preserve"> </w:t>
      </w:r>
    </w:p>
    <w:p w14:paraId="2090F3C4"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73E45F25"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 xml:space="preserve">We will now ask you questions about the way you think about your body  </w:t>
      </w:r>
    </w:p>
    <w:p w14:paraId="1B231072"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2B3A9E96"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Directions: Please read each of the following items carefully and tick the box beside the number that best reflects your agreement with the statement.</w:t>
      </w:r>
    </w:p>
    <w:p w14:paraId="1F7F3D49" w14:textId="77777777" w:rsidR="00C2055B" w:rsidRPr="00DB7E0B" w:rsidRDefault="00C2055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bl>
      <w:tblPr>
        <w:tblpPr w:leftFromText="180" w:rightFromText="180" w:vertAnchor="page" w:horzAnchor="margin" w:tblpY="5242"/>
        <w:tblW w:w="5720" w:type="pct"/>
        <w:tblBorders>
          <w:insideH w:val="single" w:sz="4" w:space="0" w:color="auto"/>
          <w:insideV w:val="single" w:sz="4" w:space="0" w:color="auto"/>
        </w:tblBorders>
        <w:tblLook w:val="01E0" w:firstRow="1" w:lastRow="1" w:firstColumn="1" w:lastColumn="1" w:noHBand="0" w:noVBand="0"/>
      </w:tblPr>
      <w:tblGrid>
        <w:gridCol w:w="4758"/>
        <w:gridCol w:w="1437"/>
        <w:gridCol w:w="1364"/>
        <w:gridCol w:w="1364"/>
        <w:gridCol w:w="1082"/>
        <w:gridCol w:w="1435"/>
      </w:tblGrid>
      <w:tr w:rsidR="001D49E7" w:rsidRPr="00DB7E0B" w14:paraId="63B711A5" w14:textId="77777777">
        <w:trPr>
          <w:cantSplit/>
          <w:tblHeader/>
        </w:trPr>
        <w:tc>
          <w:tcPr>
            <w:tcW w:w="2080" w:type="pct"/>
            <w:shd w:val="clear" w:color="auto" w:fill="BFBFBF" w:themeFill="background1" w:themeFillShade="BF"/>
          </w:tcPr>
          <w:p w14:paraId="0AB4F831" w14:textId="77777777" w:rsidR="001D49E7" w:rsidRPr="00DB7E0B" w:rsidRDefault="001D49E7" w:rsidP="008F3A41">
            <w:pPr>
              <w:spacing w:before="120" w:after="120" w:line="480" w:lineRule="auto"/>
            </w:pPr>
          </w:p>
        </w:tc>
        <w:tc>
          <w:tcPr>
            <w:tcW w:w="628" w:type="pct"/>
            <w:shd w:val="clear" w:color="auto" w:fill="BFBFBF" w:themeFill="background1" w:themeFillShade="BF"/>
          </w:tcPr>
          <w:p w14:paraId="5BA2285F" w14:textId="77777777" w:rsidR="001D49E7" w:rsidRPr="00DB7E0B" w:rsidRDefault="001D49E7" w:rsidP="008F3A41">
            <w:pPr>
              <w:spacing w:before="120" w:after="120" w:line="480" w:lineRule="auto"/>
              <w:jc w:val="center"/>
            </w:pPr>
            <w:proofErr w:type="gramStart"/>
            <w:r w:rsidRPr="00DB7E0B">
              <w:t>Definitely Disagree</w:t>
            </w:r>
            <w:proofErr w:type="gramEnd"/>
          </w:p>
        </w:tc>
        <w:tc>
          <w:tcPr>
            <w:tcW w:w="596" w:type="pct"/>
            <w:shd w:val="clear" w:color="auto" w:fill="BFBFBF" w:themeFill="background1" w:themeFillShade="BF"/>
          </w:tcPr>
          <w:p w14:paraId="76F3A3AB" w14:textId="77777777" w:rsidR="001D49E7" w:rsidRPr="00DB7E0B" w:rsidRDefault="001D49E7" w:rsidP="008F3A41">
            <w:pPr>
              <w:spacing w:before="120" w:after="120" w:line="480" w:lineRule="auto"/>
              <w:jc w:val="center"/>
            </w:pPr>
            <w:r w:rsidRPr="00DB7E0B">
              <w:t xml:space="preserve">Mostly </w:t>
            </w:r>
          </w:p>
          <w:p w14:paraId="7BDACB2F" w14:textId="77777777" w:rsidR="001D49E7" w:rsidRPr="00DB7E0B" w:rsidRDefault="001D49E7" w:rsidP="008F3A41">
            <w:pPr>
              <w:spacing w:before="120" w:after="120" w:line="480" w:lineRule="auto"/>
              <w:jc w:val="center"/>
            </w:pPr>
            <w:r w:rsidRPr="00DB7E0B">
              <w:t>Disagree</w:t>
            </w:r>
          </w:p>
        </w:tc>
        <w:tc>
          <w:tcPr>
            <w:tcW w:w="596" w:type="pct"/>
            <w:shd w:val="clear" w:color="auto" w:fill="BFBFBF" w:themeFill="background1" w:themeFillShade="BF"/>
          </w:tcPr>
          <w:p w14:paraId="13B1B1DA" w14:textId="77777777" w:rsidR="001D49E7" w:rsidRPr="00DB7E0B" w:rsidRDefault="001D49E7" w:rsidP="008F3A41">
            <w:pPr>
              <w:spacing w:before="120" w:after="120" w:line="480" w:lineRule="auto"/>
              <w:jc w:val="center"/>
            </w:pPr>
            <w:r w:rsidRPr="00DB7E0B">
              <w:t>Neither Agree Nor</w:t>
            </w:r>
          </w:p>
          <w:p w14:paraId="2300C1B4" w14:textId="77777777" w:rsidR="001D49E7" w:rsidRPr="00DB7E0B" w:rsidRDefault="001D49E7" w:rsidP="008F3A41">
            <w:pPr>
              <w:spacing w:before="120" w:after="120" w:line="480" w:lineRule="auto"/>
              <w:jc w:val="center"/>
            </w:pPr>
            <w:r w:rsidRPr="00DB7E0B">
              <w:t>Disagree</w:t>
            </w:r>
          </w:p>
        </w:tc>
        <w:tc>
          <w:tcPr>
            <w:tcW w:w="473" w:type="pct"/>
            <w:shd w:val="clear" w:color="auto" w:fill="BFBFBF" w:themeFill="background1" w:themeFillShade="BF"/>
          </w:tcPr>
          <w:p w14:paraId="6F13D122" w14:textId="77777777" w:rsidR="001D49E7" w:rsidRPr="00DB7E0B" w:rsidRDefault="001D49E7" w:rsidP="008F3A41">
            <w:pPr>
              <w:spacing w:before="120" w:after="120" w:line="480" w:lineRule="auto"/>
              <w:jc w:val="center"/>
            </w:pPr>
            <w:r w:rsidRPr="00DB7E0B">
              <w:t>Mostly Agree</w:t>
            </w:r>
          </w:p>
        </w:tc>
        <w:tc>
          <w:tcPr>
            <w:tcW w:w="628" w:type="pct"/>
            <w:shd w:val="clear" w:color="auto" w:fill="BFBFBF" w:themeFill="background1" w:themeFillShade="BF"/>
          </w:tcPr>
          <w:p w14:paraId="664AEEC6" w14:textId="77777777" w:rsidR="001D49E7" w:rsidRPr="00DB7E0B" w:rsidRDefault="001D49E7" w:rsidP="008F3A41">
            <w:pPr>
              <w:spacing w:before="120" w:after="120" w:line="480" w:lineRule="auto"/>
              <w:jc w:val="center"/>
            </w:pPr>
            <w:proofErr w:type="gramStart"/>
            <w:r w:rsidRPr="00DB7E0B">
              <w:t>Definitely Agree</w:t>
            </w:r>
            <w:proofErr w:type="gramEnd"/>
          </w:p>
        </w:tc>
      </w:tr>
      <w:tr w:rsidR="001D49E7" w:rsidRPr="00DB7E0B" w14:paraId="7017BB86" w14:textId="77777777">
        <w:trPr>
          <w:cantSplit/>
          <w:trHeight w:val="522"/>
        </w:trPr>
        <w:tc>
          <w:tcPr>
            <w:tcW w:w="2080" w:type="pct"/>
          </w:tcPr>
          <w:p w14:paraId="012CE07B"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It is important for me to look</w:t>
            </w:r>
          </w:p>
          <w:p w14:paraId="31AC73A0" w14:textId="77777777" w:rsidR="001D49E7" w:rsidRPr="00DB7E0B" w:rsidRDefault="001D49E7" w:rsidP="008F3A41">
            <w:pPr>
              <w:pStyle w:val="Questions"/>
              <w:spacing w:beforeLines="0" w:afterLines="0" w:after="120" w:line="480" w:lineRule="auto"/>
              <w:ind w:left="720" w:right="0"/>
              <w:jc w:val="left"/>
              <w:rPr>
                <w:rFonts w:ascii="Times New Roman" w:hAnsi="Times New Roman"/>
                <w:sz w:val="24"/>
              </w:rPr>
            </w:pPr>
            <w:r w:rsidRPr="00DB7E0B">
              <w:rPr>
                <w:rFonts w:ascii="Times New Roman" w:hAnsi="Times New Roman"/>
                <w:color w:val="000000"/>
                <w:sz w:val="24"/>
                <w:lang w:val="en-GB"/>
              </w:rPr>
              <w:t>muscular.</w:t>
            </w:r>
          </w:p>
        </w:tc>
        <w:tc>
          <w:tcPr>
            <w:tcW w:w="628" w:type="pct"/>
          </w:tcPr>
          <w:p w14:paraId="3FDC89A8" w14:textId="77777777" w:rsidR="001D49E7" w:rsidRPr="00DB7E0B" w:rsidRDefault="001D49E7" w:rsidP="008F3A41">
            <w:pPr>
              <w:pStyle w:val="Boxes"/>
              <w:spacing w:line="480" w:lineRule="auto"/>
              <w:rPr>
                <w:rFonts w:ascii="Times New Roman" w:hAnsi="Times New Roman" w:cs="Times New Roman"/>
              </w:rPr>
            </w:pPr>
          </w:p>
        </w:tc>
        <w:tc>
          <w:tcPr>
            <w:tcW w:w="596" w:type="pct"/>
          </w:tcPr>
          <w:p w14:paraId="0A99D0C8" w14:textId="77777777" w:rsidR="001D49E7" w:rsidRPr="00DB7E0B" w:rsidRDefault="001D49E7" w:rsidP="008F3A41">
            <w:pPr>
              <w:pStyle w:val="Boxes"/>
              <w:spacing w:line="480" w:lineRule="auto"/>
              <w:rPr>
                <w:rFonts w:ascii="Times New Roman" w:hAnsi="Times New Roman" w:cs="Times New Roman"/>
              </w:rPr>
            </w:pPr>
          </w:p>
        </w:tc>
        <w:tc>
          <w:tcPr>
            <w:tcW w:w="596" w:type="pct"/>
          </w:tcPr>
          <w:p w14:paraId="49EB4340" w14:textId="77777777" w:rsidR="001D49E7" w:rsidRPr="00DB7E0B" w:rsidRDefault="001D49E7" w:rsidP="008F3A41">
            <w:pPr>
              <w:pStyle w:val="Boxes"/>
              <w:spacing w:line="480" w:lineRule="auto"/>
              <w:rPr>
                <w:rFonts w:ascii="Times New Roman" w:hAnsi="Times New Roman" w:cs="Times New Roman"/>
              </w:rPr>
            </w:pPr>
          </w:p>
        </w:tc>
        <w:tc>
          <w:tcPr>
            <w:tcW w:w="473" w:type="pct"/>
          </w:tcPr>
          <w:p w14:paraId="617FC9BC" w14:textId="77777777" w:rsidR="001D49E7" w:rsidRPr="00DB7E0B" w:rsidRDefault="001D49E7" w:rsidP="008F3A41">
            <w:pPr>
              <w:pStyle w:val="Boxes"/>
              <w:spacing w:line="480" w:lineRule="auto"/>
              <w:rPr>
                <w:rFonts w:ascii="Times New Roman" w:hAnsi="Times New Roman" w:cs="Times New Roman"/>
              </w:rPr>
            </w:pPr>
          </w:p>
        </w:tc>
        <w:tc>
          <w:tcPr>
            <w:tcW w:w="628" w:type="pct"/>
          </w:tcPr>
          <w:p w14:paraId="7E6B292E"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0B7C94B0" w14:textId="77777777">
        <w:trPr>
          <w:cantSplit/>
        </w:trPr>
        <w:tc>
          <w:tcPr>
            <w:tcW w:w="2080" w:type="pct"/>
          </w:tcPr>
          <w:p w14:paraId="59820095"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 want my body to look very thin  </w:t>
            </w:r>
          </w:p>
          <w:p w14:paraId="6B5D4C89" w14:textId="77777777" w:rsidR="001D49E7" w:rsidRPr="00DB7E0B" w:rsidRDefault="001D49E7" w:rsidP="008F3A41">
            <w:pPr>
              <w:pStyle w:val="Questions"/>
              <w:spacing w:beforeLines="0" w:afterLines="0" w:after="120" w:line="480" w:lineRule="auto"/>
              <w:ind w:right="0"/>
              <w:jc w:val="left"/>
              <w:rPr>
                <w:rFonts w:ascii="Times New Roman" w:hAnsi="Times New Roman"/>
                <w:sz w:val="24"/>
              </w:rPr>
            </w:pPr>
          </w:p>
        </w:tc>
        <w:tc>
          <w:tcPr>
            <w:tcW w:w="628" w:type="pct"/>
          </w:tcPr>
          <w:p w14:paraId="754E1FFF" w14:textId="77777777" w:rsidR="001D49E7" w:rsidRPr="00DB7E0B" w:rsidRDefault="001D49E7" w:rsidP="008F3A41">
            <w:pPr>
              <w:pStyle w:val="Boxes"/>
              <w:spacing w:line="480" w:lineRule="auto"/>
              <w:rPr>
                <w:rFonts w:ascii="Times New Roman" w:hAnsi="Times New Roman" w:cs="Times New Roman"/>
              </w:rPr>
            </w:pPr>
          </w:p>
        </w:tc>
        <w:tc>
          <w:tcPr>
            <w:tcW w:w="596" w:type="pct"/>
          </w:tcPr>
          <w:p w14:paraId="512E7FFC" w14:textId="77777777" w:rsidR="001D49E7" w:rsidRPr="00DB7E0B" w:rsidRDefault="001D49E7" w:rsidP="008F3A41">
            <w:pPr>
              <w:pStyle w:val="Boxes"/>
              <w:spacing w:line="480" w:lineRule="auto"/>
              <w:rPr>
                <w:rFonts w:ascii="Times New Roman" w:hAnsi="Times New Roman" w:cs="Times New Roman"/>
              </w:rPr>
            </w:pPr>
          </w:p>
        </w:tc>
        <w:tc>
          <w:tcPr>
            <w:tcW w:w="596" w:type="pct"/>
          </w:tcPr>
          <w:p w14:paraId="7FF0B43E" w14:textId="77777777" w:rsidR="001D49E7" w:rsidRPr="00DB7E0B" w:rsidRDefault="001D49E7" w:rsidP="008F3A41">
            <w:pPr>
              <w:pStyle w:val="Boxes"/>
              <w:spacing w:line="480" w:lineRule="auto"/>
              <w:rPr>
                <w:rFonts w:ascii="Times New Roman" w:hAnsi="Times New Roman" w:cs="Times New Roman"/>
              </w:rPr>
            </w:pPr>
          </w:p>
        </w:tc>
        <w:tc>
          <w:tcPr>
            <w:tcW w:w="473" w:type="pct"/>
          </w:tcPr>
          <w:p w14:paraId="503FBC96" w14:textId="77777777" w:rsidR="001D49E7" w:rsidRPr="00DB7E0B" w:rsidRDefault="001D49E7" w:rsidP="008F3A41">
            <w:pPr>
              <w:pStyle w:val="Boxes"/>
              <w:spacing w:line="480" w:lineRule="auto"/>
              <w:rPr>
                <w:rFonts w:ascii="Times New Roman" w:hAnsi="Times New Roman" w:cs="Times New Roman"/>
              </w:rPr>
            </w:pPr>
          </w:p>
        </w:tc>
        <w:tc>
          <w:tcPr>
            <w:tcW w:w="628" w:type="pct"/>
          </w:tcPr>
          <w:p w14:paraId="3832AF51"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0E49D973" w14:textId="77777777">
        <w:trPr>
          <w:cantSplit/>
        </w:trPr>
        <w:tc>
          <w:tcPr>
            <w:tcW w:w="2080" w:type="pct"/>
          </w:tcPr>
          <w:p w14:paraId="4560EABF" w14:textId="77777777" w:rsidR="001D49E7" w:rsidRPr="00DB7E0B" w:rsidRDefault="001D49E7" w:rsidP="008465F2">
            <w:pPr>
              <w:pStyle w:val="Questions"/>
              <w:numPr>
                <w:ilvl w:val="0"/>
                <w:numId w:val="18"/>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think a lot about looking muscular</w:t>
            </w:r>
          </w:p>
        </w:tc>
        <w:tc>
          <w:tcPr>
            <w:tcW w:w="628" w:type="pct"/>
          </w:tcPr>
          <w:p w14:paraId="321A6DD1" w14:textId="77777777" w:rsidR="001D49E7" w:rsidRPr="00DB7E0B" w:rsidRDefault="001D49E7" w:rsidP="008F3A41">
            <w:pPr>
              <w:pStyle w:val="Boxes"/>
              <w:spacing w:line="480" w:lineRule="auto"/>
              <w:rPr>
                <w:rFonts w:ascii="Times New Roman" w:hAnsi="Times New Roman" w:cs="Times New Roman"/>
              </w:rPr>
            </w:pPr>
          </w:p>
        </w:tc>
        <w:tc>
          <w:tcPr>
            <w:tcW w:w="596" w:type="pct"/>
          </w:tcPr>
          <w:p w14:paraId="3AF3A8E4" w14:textId="77777777" w:rsidR="001D49E7" w:rsidRPr="00DB7E0B" w:rsidRDefault="001D49E7" w:rsidP="008F3A41">
            <w:pPr>
              <w:pStyle w:val="Boxes"/>
              <w:spacing w:line="480" w:lineRule="auto"/>
              <w:rPr>
                <w:rFonts w:ascii="Times New Roman" w:hAnsi="Times New Roman" w:cs="Times New Roman"/>
              </w:rPr>
            </w:pPr>
          </w:p>
        </w:tc>
        <w:tc>
          <w:tcPr>
            <w:tcW w:w="596" w:type="pct"/>
          </w:tcPr>
          <w:p w14:paraId="30A314FC" w14:textId="77777777" w:rsidR="001D49E7" w:rsidRPr="00DB7E0B" w:rsidRDefault="001D49E7" w:rsidP="008F3A41">
            <w:pPr>
              <w:pStyle w:val="Boxes"/>
              <w:spacing w:line="480" w:lineRule="auto"/>
              <w:rPr>
                <w:rFonts w:ascii="Times New Roman" w:hAnsi="Times New Roman" w:cs="Times New Roman"/>
              </w:rPr>
            </w:pPr>
          </w:p>
        </w:tc>
        <w:tc>
          <w:tcPr>
            <w:tcW w:w="473" w:type="pct"/>
          </w:tcPr>
          <w:p w14:paraId="7B68DF6F" w14:textId="77777777" w:rsidR="001D49E7" w:rsidRPr="00DB7E0B" w:rsidRDefault="001D49E7" w:rsidP="008F3A41">
            <w:pPr>
              <w:pStyle w:val="Boxes"/>
              <w:spacing w:line="480" w:lineRule="auto"/>
              <w:rPr>
                <w:rFonts w:ascii="Times New Roman" w:hAnsi="Times New Roman" w:cs="Times New Roman"/>
              </w:rPr>
            </w:pPr>
          </w:p>
        </w:tc>
        <w:tc>
          <w:tcPr>
            <w:tcW w:w="628" w:type="pct"/>
          </w:tcPr>
          <w:p w14:paraId="0150A801"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42F6EF7A" w14:textId="77777777">
        <w:trPr>
          <w:cantSplit/>
        </w:trPr>
        <w:tc>
          <w:tcPr>
            <w:tcW w:w="2080" w:type="pct"/>
            <w:shd w:val="clear" w:color="auto" w:fill="E8E8E8" w:themeFill="background2"/>
          </w:tcPr>
          <w:p w14:paraId="4227D543" w14:textId="77777777" w:rsidR="001D49E7" w:rsidRPr="00DB7E0B" w:rsidRDefault="001D49E7" w:rsidP="008465F2">
            <w:pPr>
              <w:pStyle w:val="Questions"/>
              <w:numPr>
                <w:ilvl w:val="0"/>
                <w:numId w:val="18"/>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 xml:space="preserve">I think a lot about looking thin </w:t>
            </w:r>
          </w:p>
        </w:tc>
        <w:tc>
          <w:tcPr>
            <w:tcW w:w="628" w:type="pct"/>
            <w:shd w:val="clear" w:color="auto" w:fill="E8E8E8" w:themeFill="background2"/>
          </w:tcPr>
          <w:p w14:paraId="0D2D516F"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1E99C247"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0BBEE50E" w14:textId="77777777" w:rsidR="001D49E7" w:rsidRPr="00DB7E0B" w:rsidRDefault="001D49E7" w:rsidP="008F3A41">
            <w:pPr>
              <w:pStyle w:val="Boxes"/>
              <w:spacing w:line="480" w:lineRule="auto"/>
              <w:rPr>
                <w:rFonts w:ascii="Times New Roman" w:hAnsi="Times New Roman" w:cs="Times New Roman"/>
              </w:rPr>
            </w:pPr>
          </w:p>
        </w:tc>
        <w:tc>
          <w:tcPr>
            <w:tcW w:w="473" w:type="pct"/>
            <w:shd w:val="clear" w:color="auto" w:fill="E8E8E8" w:themeFill="background2"/>
          </w:tcPr>
          <w:p w14:paraId="3565F399" w14:textId="77777777" w:rsidR="001D49E7" w:rsidRPr="00DB7E0B" w:rsidRDefault="001D49E7" w:rsidP="008F3A41">
            <w:pPr>
              <w:pStyle w:val="Boxes"/>
              <w:spacing w:line="480" w:lineRule="auto"/>
              <w:rPr>
                <w:rFonts w:ascii="Times New Roman" w:hAnsi="Times New Roman" w:cs="Times New Roman"/>
              </w:rPr>
            </w:pPr>
          </w:p>
        </w:tc>
        <w:tc>
          <w:tcPr>
            <w:tcW w:w="628" w:type="pct"/>
            <w:shd w:val="clear" w:color="auto" w:fill="E8E8E8" w:themeFill="background2"/>
          </w:tcPr>
          <w:p w14:paraId="233F0030"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4F7768C2" w14:textId="77777777">
        <w:trPr>
          <w:cantSplit/>
        </w:trPr>
        <w:tc>
          <w:tcPr>
            <w:tcW w:w="2080" w:type="pct"/>
          </w:tcPr>
          <w:p w14:paraId="164E0473" w14:textId="77777777" w:rsidR="001D49E7" w:rsidRPr="00DB7E0B" w:rsidRDefault="001D49E7" w:rsidP="008465F2">
            <w:pPr>
              <w:pStyle w:val="Questions"/>
              <w:numPr>
                <w:ilvl w:val="0"/>
                <w:numId w:val="18"/>
              </w:numPr>
              <w:spacing w:beforeLines="0" w:afterLines="0" w:after="120" w:line="480" w:lineRule="auto"/>
              <w:ind w:right="0"/>
              <w:jc w:val="left"/>
              <w:rPr>
                <w:rFonts w:ascii="Times New Roman" w:hAnsi="Times New Roman"/>
                <w:sz w:val="24"/>
              </w:rPr>
            </w:pPr>
            <w:r w:rsidRPr="00DB7E0B">
              <w:rPr>
                <w:rFonts w:ascii="Times New Roman" w:hAnsi="Times New Roman"/>
                <w:color w:val="000000"/>
                <w:sz w:val="24"/>
                <w:lang w:val="en-GB"/>
              </w:rPr>
              <w:t>I want my body to look muscular.</w:t>
            </w:r>
          </w:p>
        </w:tc>
        <w:tc>
          <w:tcPr>
            <w:tcW w:w="628" w:type="pct"/>
          </w:tcPr>
          <w:p w14:paraId="4A0D5D2F" w14:textId="77777777" w:rsidR="001D49E7" w:rsidRPr="00DB7E0B" w:rsidRDefault="001D49E7" w:rsidP="008F3A41">
            <w:pPr>
              <w:pStyle w:val="Boxes"/>
              <w:spacing w:line="480" w:lineRule="auto"/>
              <w:rPr>
                <w:rFonts w:ascii="Times New Roman" w:hAnsi="Times New Roman" w:cs="Times New Roman"/>
              </w:rPr>
            </w:pPr>
          </w:p>
        </w:tc>
        <w:tc>
          <w:tcPr>
            <w:tcW w:w="596" w:type="pct"/>
          </w:tcPr>
          <w:p w14:paraId="7DBCB0C2" w14:textId="77777777" w:rsidR="001D49E7" w:rsidRPr="00DB7E0B" w:rsidRDefault="001D49E7" w:rsidP="008F3A41">
            <w:pPr>
              <w:pStyle w:val="Boxes"/>
              <w:spacing w:line="480" w:lineRule="auto"/>
              <w:rPr>
                <w:rFonts w:ascii="Times New Roman" w:hAnsi="Times New Roman" w:cs="Times New Roman"/>
              </w:rPr>
            </w:pPr>
          </w:p>
        </w:tc>
        <w:tc>
          <w:tcPr>
            <w:tcW w:w="596" w:type="pct"/>
          </w:tcPr>
          <w:p w14:paraId="4AD5F6C4" w14:textId="77777777" w:rsidR="001D49E7" w:rsidRPr="00DB7E0B" w:rsidRDefault="001D49E7" w:rsidP="008F3A41">
            <w:pPr>
              <w:pStyle w:val="Boxes"/>
              <w:spacing w:line="480" w:lineRule="auto"/>
              <w:rPr>
                <w:rFonts w:ascii="Times New Roman" w:hAnsi="Times New Roman" w:cs="Times New Roman"/>
              </w:rPr>
            </w:pPr>
          </w:p>
        </w:tc>
        <w:tc>
          <w:tcPr>
            <w:tcW w:w="473" w:type="pct"/>
          </w:tcPr>
          <w:p w14:paraId="0D689373" w14:textId="77777777" w:rsidR="001D49E7" w:rsidRPr="00DB7E0B" w:rsidRDefault="001D49E7" w:rsidP="008F3A41">
            <w:pPr>
              <w:pStyle w:val="Boxes"/>
              <w:spacing w:line="480" w:lineRule="auto"/>
              <w:rPr>
                <w:rFonts w:ascii="Times New Roman" w:hAnsi="Times New Roman" w:cs="Times New Roman"/>
              </w:rPr>
            </w:pPr>
          </w:p>
        </w:tc>
        <w:tc>
          <w:tcPr>
            <w:tcW w:w="628" w:type="pct"/>
          </w:tcPr>
          <w:p w14:paraId="7FED58DF"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20DFABFB" w14:textId="77777777">
        <w:trPr>
          <w:cantSplit/>
        </w:trPr>
        <w:tc>
          <w:tcPr>
            <w:tcW w:w="2080" w:type="pct"/>
            <w:shd w:val="clear" w:color="auto" w:fill="E8E8E8" w:themeFill="background2"/>
          </w:tcPr>
          <w:p w14:paraId="32FABD29"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don't really think much about my appearance.</w:t>
            </w:r>
          </w:p>
          <w:p w14:paraId="583789D6" w14:textId="77777777" w:rsidR="001D49E7" w:rsidRPr="00DB7E0B" w:rsidRDefault="001D49E7" w:rsidP="008F3A41">
            <w:pPr>
              <w:pStyle w:val="Questions"/>
              <w:spacing w:beforeLines="0" w:afterLines="0" w:after="120" w:line="480" w:lineRule="auto"/>
              <w:ind w:right="0"/>
              <w:jc w:val="left"/>
              <w:rPr>
                <w:rFonts w:ascii="Times New Roman" w:hAnsi="Times New Roman"/>
                <w:sz w:val="24"/>
              </w:rPr>
            </w:pPr>
          </w:p>
        </w:tc>
        <w:tc>
          <w:tcPr>
            <w:tcW w:w="628" w:type="pct"/>
            <w:shd w:val="clear" w:color="auto" w:fill="E8E8E8" w:themeFill="background2"/>
          </w:tcPr>
          <w:p w14:paraId="65AFBC91"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21E2011C"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7651615D" w14:textId="77777777" w:rsidR="001D49E7" w:rsidRPr="00DB7E0B" w:rsidRDefault="001D49E7" w:rsidP="008F3A41">
            <w:pPr>
              <w:pStyle w:val="Boxes"/>
              <w:spacing w:line="480" w:lineRule="auto"/>
              <w:rPr>
                <w:rFonts w:ascii="Times New Roman" w:hAnsi="Times New Roman" w:cs="Times New Roman"/>
              </w:rPr>
            </w:pPr>
          </w:p>
        </w:tc>
        <w:tc>
          <w:tcPr>
            <w:tcW w:w="473" w:type="pct"/>
            <w:shd w:val="clear" w:color="auto" w:fill="E8E8E8" w:themeFill="background2"/>
          </w:tcPr>
          <w:p w14:paraId="2B1136F4" w14:textId="77777777" w:rsidR="001D49E7" w:rsidRPr="00DB7E0B" w:rsidRDefault="001D49E7" w:rsidP="008F3A41">
            <w:pPr>
              <w:pStyle w:val="Boxes"/>
              <w:spacing w:line="480" w:lineRule="auto"/>
              <w:rPr>
                <w:rFonts w:ascii="Times New Roman" w:hAnsi="Times New Roman" w:cs="Times New Roman"/>
              </w:rPr>
            </w:pPr>
          </w:p>
        </w:tc>
        <w:tc>
          <w:tcPr>
            <w:tcW w:w="628" w:type="pct"/>
            <w:shd w:val="clear" w:color="auto" w:fill="E8E8E8" w:themeFill="background2"/>
          </w:tcPr>
          <w:p w14:paraId="4E760662"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0E540FA6" w14:textId="77777777">
        <w:trPr>
          <w:cantSplit/>
        </w:trPr>
        <w:tc>
          <w:tcPr>
            <w:tcW w:w="2080" w:type="pct"/>
            <w:shd w:val="clear" w:color="auto" w:fill="E8E8E8" w:themeFill="background2"/>
          </w:tcPr>
          <w:p w14:paraId="3FD56F83"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don't think much about how I look.</w:t>
            </w:r>
          </w:p>
        </w:tc>
        <w:tc>
          <w:tcPr>
            <w:tcW w:w="628" w:type="pct"/>
            <w:shd w:val="clear" w:color="auto" w:fill="E8E8E8" w:themeFill="background2"/>
          </w:tcPr>
          <w:p w14:paraId="7A23B852"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476329C9"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4246D192" w14:textId="77777777" w:rsidR="001D49E7" w:rsidRPr="00DB7E0B" w:rsidRDefault="001D49E7" w:rsidP="008F3A41">
            <w:pPr>
              <w:pStyle w:val="Boxes"/>
              <w:spacing w:line="480" w:lineRule="auto"/>
              <w:rPr>
                <w:rFonts w:ascii="Times New Roman" w:hAnsi="Times New Roman" w:cs="Times New Roman"/>
              </w:rPr>
            </w:pPr>
          </w:p>
        </w:tc>
        <w:tc>
          <w:tcPr>
            <w:tcW w:w="473" w:type="pct"/>
            <w:shd w:val="clear" w:color="auto" w:fill="E8E8E8" w:themeFill="background2"/>
          </w:tcPr>
          <w:p w14:paraId="31E2A7CE" w14:textId="77777777" w:rsidR="001D49E7" w:rsidRPr="00DB7E0B" w:rsidRDefault="001D49E7" w:rsidP="008F3A41">
            <w:pPr>
              <w:pStyle w:val="Boxes"/>
              <w:spacing w:line="480" w:lineRule="auto"/>
              <w:rPr>
                <w:rFonts w:ascii="Times New Roman" w:hAnsi="Times New Roman" w:cs="Times New Roman"/>
              </w:rPr>
            </w:pPr>
          </w:p>
        </w:tc>
        <w:tc>
          <w:tcPr>
            <w:tcW w:w="628" w:type="pct"/>
            <w:shd w:val="clear" w:color="auto" w:fill="E8E8E8" w:themeFill="background2"/>
          </w:tcPr>
          <w:p w14:paraId="5F4C548A"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5559601D" w14:textId="77777777">
        <w:trPr>
          <w:cantSplit/>
        </w:trPr>
        <w:tc>
          <w:tcPr>
            <w:tcW w:w="2080" w:type="pct"/>
            <w:shd w:val="clear" w:color="auto" w:fill="E8E8E8" w:themeFill="background2"/>
          </w:tcPr>
          <w:p w14:paraId="49E8FACB"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would like to have a body that looks very muscular</w:t>
            </w:r>
          </w:p>
          <w:p w14:paraId="09EA0D06" w14:textId="77777777" w:rsidR="001D49E7" w:rsidRPr="00DB7E0B" w:rsidRDefault="001D49E7"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73025965"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3C2C7D10"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11C6B4F1" w14:textId="77777777" w:rsidR="001D49E7" w:rsidRPr="00DB7E0B" w:rsidRDefault="001D49E7" w:rsidP="008F3A41">
            <w:pPr>
              <w:pStyle w:val="Boxes"/>
              <w:spacing w:line="480" w:lineRule="auto"/>
              <w:rPr>
                <w:rFonts w:ascii="Times New Roman" w:hAnsi="Times New Roman" w:cs="Times New Roman"/>
              </w:rPr>
            </w:pPr>
          </w:p>
        </w:tc>
        <w:tc>
          <w:tcPr>
            <w:tcW w:w="473" w:type="pct"/>
            <w:shd w:val="clear" w:color="auto" w:fill="E8E8E8" w:themeFill="background2"/>
          </w:tcPr>
          <w:p w14:paraId="0F184B22" w14:textId="77777777" w:rsidR="001D49E7" w:rsidRPr="00DB7E0B" w:rsidRDefault="001D49E7" w:rsidP="008F3A41">
            <w:pPr>
              <w:pStyle w:val="Boxes"/>
              <w:spacing w:line="480" w:lineRule="auto"/>
              <w:rPr>
                <w:rFonts w:ascii="Times New Roman" w:hAnsi="Times New Roman" w:cs="Times New Roman"/>
              </w:rPr>
            </w:pPr>
          </w:p>
        </w:tc>
        <w:tc>
          <w:tcPr>
            <w:tcW w:w="628" w:type="pct"/>
            <w:shd w:val="clear" w:color="auto" w:fill="E8E8E8" w:themeFill="background2"/>
          </w:tcPr>
          <w:p w14:paraId="32071911"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5A420157" w14:textId="77777777">
        <w:trPr>
          <w:cantSplit/>
        </w:trPr>
        <w:tc>
          <w:tcPr>
            <w:tcW w:w="2080" w:type="pct"/>
            <w:shd w:val="clear" w:color="auto" w:fill="E8E8E8" w:themeFill="background2"/>
          </w:tcPr>
          <w:p w14:paraId="60C9288D"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family members to look thinner</w:t>
            </w:r>
          </w:p>
        </w:tc>
        <w:tc>
          <w:tcPr>
            <w:tcW w:w="628" w:type="pct"/>
            <w:shd w:val="clear" w:color="auto" w:fill="E8E8E8" w:themeFill="background2"/>
          </w:tcPr>
          <w:p w14:paraId="20259845"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5D4F49E2"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45D2537E" w14:textId="77777777" w:rsidR="001D49E7" w:rsidRPr="00DB7E0B" w:rsidRDefault="001D49E7" w:rsidP="008F3A41">
            <w:pPr>
              <w:pStyle w:val="Boxes"/>
              <w:spacing w:line="480" w:lineRule="auto"/>
              <w:rPr>
                <w:rFonts w:ascii="Times New Roman" w:hAnsi="Times New Roman" w:cs="Times New Roman"/>
              </w:rPr>
            </w:pPr>
          </w:p>
        </w:tc>
        <w:tc>
          <w:tcPr>
            <w:tcW w:w="473" w:type="pct"/>
            <w:shd w:val="clear" w:color="auto" w:fill="E8E8E8" w:themeFill="background2"/>
          </w:tcPr>
          <w:p w14:paraId="30D9F44C" w14:textId="77777777" w:rsidR="001D49E7" w:rsidRPr="00DB7E0B" w:rsidRDefault="001D49E7" w:rsidP="008F3A41">
            <w:pPr>
              <w:pStyle w:val="Boxes"/>
              <w:spacing w:line="480" w:lineRule="auto"/>
              <w:rPr>
                <w:rFonts w:ascii="Times New Roman" w:hAnsi="Times New Roman" w:cs="Times New Roman"/>
              </w:rPr>
            </w:pPr>
          </w:p>
        </w:tc>
        <w:tc>
          <w:tcPr>
            <w:tcW w:w="628" w:type="pct"/>
            <w:shd w:val="clear" w:color="auto" w:fill="E8E8E8" w:themeFill="background2"/>
          </w:tcPr>
          <w:p w14:paraId="347DD430"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23AA51AF" w14:textId="77777777">
        <w:trPr>
          <w:cantSplit/>
        </w:trPr>
        <w:tc>
          <w:tcPr>
            <w:tcW w:w="2080" w:type="pct"/>
            <w:shd w:val="clear" w:color="auto" w:fill="E8E8E8" w:themeFill="background2"/>
          </w:tcPr>
          <w:p w14:paraId="313A4085"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family members to improve my appearance.</w:t>
            </w:r>
          </w:p>
          <w:p w14:paraId="22CA06F5" w14:textId="77777777" w:rsidR="001D49E7" w:rsidRPr="00DB7E0B" w:rsidRDefault="001D49E7"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3B79BA46"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47EBDE08"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3EB1A123" w14:textId="77777777" w:rsidR="001D49E7" w:rsidRPr="00DB7E0B" w:rsidRDefault="001D49E7" w:rsidP="008F3A41">
            <w:pPr>
              <w:pStyle w:val="Boxes"/>
              <w:spacing w:line="480" w:lineRule="auto"/>
              <w:rPr>
                <w:rFonts w:ascii="Times New Roman" w:hAnsi="Times New Roman" w:cs="Times New Roman"/>
              </w:rPr>
            </w:pPr>
          </w:p>
        </w:tc>
        <w:tc>
          <w:tcPr>
            <w:tcW w:w="473" w:type="pct"/>
            <w:shd w:val="clear" w:color="auto" w:fill="E8E8E8" w:themeFill="background2"/>
          </w:tcPr>
          <w:p w14:paraId="3F7F9973" w14:textId="77777777" w:rsidR="001D49E7" w:rsidRPr="00DB7E0B" w:rsidRDefault="001D49E7" w:rsidP="008F3A41">
            <w:pPr>
              <w:pStyle w:val="Boxes"/>
              <w:spacing w:line="480" w:lineRule="auto"/>
              <w:rPr>
                <w:rFonts w:ascii="Times New Roman" w:hAnsi="Times New Roman" w:cs="Times New Roman"/>
              </w:rPr>
            </w:pPr>
          </w:p>
        </w:tc>
        <w:tc>
          <w:tcPr>
            <w:tcW w:w="628" w:type="pct"/>
            <w:shd w:val="clear" w:color="auto" w:fill="E8E8E8" w:themeFill="background2"/>
          </w:tcPr>
          <w:p w14:paraId="1D2EB389"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47AB8066" w14:textId="77777777">
        <w:trPr>
          <w:cantSplit/>
        </w:trPr>
        <w:tc>
          <w:tcPr>
            <w:tcW w:w="2080" w:type="pct"/>
            <w:shd w:val="clear" w:color="auto" w:fill="E8E8E8" w:themeFill="background2"/>
          </w:tcPr>
          <w:p w14:paraId="580C61EB"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Family members encourage me to get in better shape.</w:t>
            </w:r>
          </w:p>
          <w:p w14:paraId="6E1548D0" w14:textId="77777777" w:rsidR="001D49E7" w:rsidRPr="00DB7E0B" w:rsidRDefault="001D49E7"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4197489A"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63C90B25"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32BD640F" w14:textId="77777777" w:rsidR="001D49E7" w:rsidRPr="00DB7E0B" w:rsidRDefault="001D49E7" w:rsidP="008F3A41">
            <w:pPr>
              <w:pStyle w:val="Boxes"/>
              <w:spacing w:line="480" w:lineRule="auto"/>
              <w:rPr>
                <w:rFonts w:ascii="Times New Roman" w:hAnsi="Times New Roman" w:cs="Times New Roman"/>
              </w:rPr>
            </w:pPr>
          </w:p>
        </w:tc>
        <w:tc>
          <w:tcPr>
            <w:tcW w:w="473" w:type="pct"/>
            <w:shd w:val="clear" w:color="auto" w:fill="E8E8E8" w:themeFill="background2"/>
          </w:tcPr>
          <w:p w14:paraId="26B45038" w14:textId="77777777" w:rsidR="001D49E7" w:rsidRPr="00DB7E0B" w:rsidRDefault="001D49E7" w:rsidP="008F3A41">
            <w:pPr>
              <w:pStyle w:val="Boxes"/>
              <w:spacing w:line="480" w:lineRule="auto"/>
              <w:rPr>
                <w:rFonts w:ascii="Times New Roman" w:hAnsi="Times New Roman" w:cs="Times New Roman"/>
              </w:rPr>
            </w:pPr>
          </w:p>
        </w:tc>
        <w:tc>
          <w:tcPr>
            <w:tcW w:w="628" w:type="pct"/>
            <w:shd w:val="clear" w:color="auto" w:fill="E8E8E8" w:themeFill="background2"/>
          </w:tcPr>
          <w:p w14:paraId="6E7633BB" w14:textId="77777777" w:rsidR="001D49E7" w:rsidRPr="00DB7E0B" w:rsidRDefault="001D49E7" w:rsidP="008F3A41">
            <w:pPr>
              <w:pStyle w:val="Boxes"/>
              <w:spacing w:line="480" w:lineRule="auto"/>
              <w:rPr>
                <w:rFonts w:ascii="Times New Roman" w:hAnsi="Times New Roman" w:cs="Times New Roman"/>
              </w:rPr>
            </w:pPr>
          </w:p>
        </w:tc>
      </w:tr>
      <w:tr w:rsidR="001D49E7" w:rsidRPr="00DB7E0B" w14:paraId="2B8E22BB" w14:textId="77777777">
        <w:trPr>
          <w:cantSplit/>
        </w:trPr>
        <w:tc>
          <w:tcPr>
            <w:tcW w:w="2080" w:type="pct"/>
            <w:shd w:val="clear" w:color="auto" w:fill="E8E8E8" w:themeFill="background2"/>
          </w:tcPr>
          <w:p w14:paraId="19699F73" w14:textId="77777777" w:rsidR="001D49E7" w:rsidRPr="00DB7E0B" w:rsidRDefault="001D49E7"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 I feel pressure from family members to be more muscular </w:t>
            </w:r>
          </w:p>
          <w:p w14:paraId="0416C2D1" w14:textId="77777777" w:rsidR="001D49E7" w:rsidRPr="00DB7E0B" w:rsidRDefault="001D49E7"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783C7CB3"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4388E8BF" w14:textId="77777777" w:rsidR="001D49E7" w:rsidRPr="00DB7E0B" w:rsidRDefault="001D49E7" w:rsidP="008F3A41">
            <w:pPr>
              <w:pStyle w:val="Boxes"/>
              <w:spacing w:line="480" w:lineRule="auto"/>
              <w:rPr>
                <w:rFonts w:ascii="Times New Roman" w:hAnsi="Times New Roman" w:cs="Times New Roman"/>
              </w:rPr>
            </w:pPr>
          </w:p>
        </w:tc>
        <w:tc>
          <w:tcPr>
            <w:tcW w:w="596" w:type="pct"/>
            <w:shd w:val="clear" w:color="auto" w:fill="E8E8E8" w:themeFill="background2"/>
          </w:tcPr>
          <w:p w14:paraId="7655BBAE" w14:textId="77777777" w:rsidR="001D49E7" w:rsidRPr="00DB7E0B" w:rsidRDefault="001D49E7" w:rsidP="008F3A41">
            <w:pPr>
              <w:pStyle w:val="Boxes"/>
              <w:spacing w:line="480" w:lineRule="auto"/>
              <w:rPr>
                <w:rFonts w:ascii="Times New Roman" w:hAnsi="Times New Roman" w:cs="Times New Roman"/>
              </w:rPr>
            </w:pPr>
          </w:p>
        </w:tc>
        <w:tc>
          <w:tcPr>
            <w:tcW w:w="473" w:type="pct"/>
            <w:shd w:val="clear" w:color="auto" w:fill="E8E8E8" w:themeFill="background2"/>
          </w:tcPr>
          <w:p w14:paraId="520DE950" w14:textId="77777777" w:rsidR="001D49E7" w:rsidRPr="00DB7E0B" w:rsidRDefault="001D49E7" w:rsidP="008F3A41">
            <w:pPr>
              <w:pStyle w:val="Boxes"/>
              <w:spacing w:line="480" w:lineRule="auto"/>
              <w:rPr>
                <w:rFonts w:ascii="Times New Roman" w:hAnsi="Times New Roman" w:cs="Times New Roman"/>
              </w:rPr>
            </w:pPr>
          </w:p>
        </w:tc>
        <w:tc>
          <w:tcPr>
            <w:tcW w:w="628" w:type="pct"/>
            <w:shd w:val="clear" w:color="auto" w:fill="E8E8E8" w:themeFill="background2"/>
          </w:tcPr>
          <w:p w14:paraId="7ABC7980" w14:textId="77777777" w:rsidR="001D49E7" w:rsidRPr="00DB7E0B" w:rsidRDefault="001D49E7" w:rsidP="008F3A41">
            <w:pPr>
              <w:pStyle w:val="Boxes"/>
              <w:spacing w:line="480" w:lineRule="auto"/>
              <w:rPr>
                <w:rFonts w:ascii="Times New Roman" w:hAnsi="Times New Roman" w:cs="Times New Roman"/>
              </w:rPr>
            </w:pPr>
          </w:p>
        </w:tc>
      </w:tr>
    </w:tbl>
    <w:p w14:paraId="2723F3AF" w14:textId="77777777" w:rsidR="00C2055B" w:rsidRPr="00DB7E0B" w:rsidRDefault="00C2055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02E2AAAD"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bl>
      <w:tblPr>
        <w:tblW w:w="5720" w:type="pct"/>
        <w:jc w:val="center"/>
        <w:tblBorders>
          <w:insideH w:val="single" w:sz="4" w:space="0" w:color="auto"/>
          <w:insideV w:val="single" w:sz="4" w:space="0" w:color="auto"/>
        </w:tblBorders>
        <w:tblLook w:val="01E0" w:firstRow="1" w:lastRow="1" w:firstColumn="1" w:lastColumn="1" w:noHBand="0" w:noVBand="0"/>
      </w:tblPr>
      <w:tblGrid>
        <w:gridCol w:w="4758"/>
        <w:gridCol w:w="1437"/>
        <w:gridCol w:w="1364"/>
        <w:gridCol w:w="1364"/>
        <w:gridCol w:w="1082"/>
        <w:gridCol w:w="1435"/>
      </w:tblGrid>
      <w:tr w:rsidR="00B1661E" w:rsidRPr="00DB7E0B" w14:paraId="0D314C6A" w14:textId="77777777" w:rsidTr="00C2055B">
        <w:trPr>
          <w:cantSplit/>
          <w:jc w:val="center"/>
        </w:trPr>
        <w:tc>
          <w:tcPr>
            <w:tcW w:w="2080" w:type="pct"/>
            <w:shd w:val="clear" w:color="auto" w:fill="E8E8E8" w:themeFill="background2"/>
          </w:tcPr>
          <w:p w14:paraId="4CBA5B94"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Family members encourage me to increase the size or definition of my muscles </w:t>
            </w:r>
          </w:p>
          <w:p w14:paraId="24582778"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4EEE3E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3BA94545"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67D33EAE"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2E189884"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009FCABC"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16060268" w14:textId="77777777" w:rsidTr="00C2055B">
        <w:trPr>
          <w:cantSplit/>
          <w:jc w:val="center"/>
        </w:trPr>
        <w:tc>
          <w:tcPr>
            <w:tcW w:w="2080" w:type="pct"/>
            <w:shd w:val="clear" w:color="auto" w:fill="E8E8E8" w:themeFill="background2"/>
          </w:tcPr>
          <w:p w14:paraId="374D483D"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my peers to improve my appearance.</w:t>
            </w:r>
          </w:p>
          <w:p w14:paraId="2AD92750"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7C5ED7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2F330FE6"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54F5AA18"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6F8B35C1"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4A9A218D"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6923697E" w14:textId="77777777" w:rsidTr="00C2055B">
        <w:trPr>
          <w:cantSplit/>
          <w:jc w:val="center"/>
        </w:trPr>
        <w:tc>
          <w:tcPr>
            <w:tcW w:w="2080" w:type="pct"/>
            <w:shd w:val="clear" w:color="auto" w:fill="E8E8E8" w:themeFill="background2"/>
          </w:tcPr>
          <w:p w14:paraId="7F96FDA2"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I feel pressure from my peers to look in better shape.</w:t>
            </w:r>
          </w:p>
          <w:p w14:paraId="5E8D3659"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A6ACFF8"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1EB93C8E"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4354D6CC"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28C12754"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150E857B"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2FF1FD4A" w14:textId="77777777" w:rsidTr="00C2055B">
        <w:trPr>
          <w:cantSplit/>
          <w:jc w:val="center"/>
        </w:trPr>
        <w:tc>
          <w:tcPr>
            <w:tcW w:w="2080" w:type="pct"/>
            <w:shd w:val="clear" w:color="auto" w:fill="E8E8E8" w:themeFill="background2"/>
          </w:tcPr>
          <w:p w14:paraId="0E92EE41"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 get pressure from my peers to be more muscular </w:t>
            </w:r>
          </w:p>
          <w:p w14:paraId="35CAE12C"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432D193F"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342E4B9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6F15F707"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38B2C353"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3CFC23B0"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6B2401D0" w14:textId="77777777" w:rsidTr="00C2055B">
        <w:trPr>
          <w:cantSplit/>
          <w:jc w:val="center"/>
        </w:trPr>
        <w:tc>
          <w:tcPr>
            <w:tcW w:w="2080" w:type="pct"/>
            <w:shd w:val="clear" w:color="auto" w:fill="E8E8E8" w:themeFill="background2"/>
          </w:tcPr>
          <w:p w14:paraId="718EDE5D"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My peers encourage me to increase the size or definition my muscles </w:t>
            </w:r>
          </w:p>
          <w:p w14:paraId="10F597DD"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38CFB95A"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140670CA"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5621A69C"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64019579"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2BD024E4"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01689354" w14:textId="77777777" w:rsidTr="00C2055B">
        <w:trPr>
          <w:cantSplit/>
          <w:jc w:val="center"/>
        </w:trPr>
        <w:tc>
          <w:tcPr>
            <w:tcW w:w="2080" w:type="pct"/>
            <w:shd w:val="clear" w:color="auto" w:fill="E8E8E8" w:themeFill="background2"/>
          </w:tcPr>
          <w:p w14:paraId="5F66713C"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significant others to improve my appearance.</w:t>
            </w:r>
          </w:p>
          <w:p w14:paraId="7813018E"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0C2FA0F8"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1A3F11A7"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0094F90E"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6E234934"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5ABC35CB"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44A0E57A" w14:textId="77777777" w:rsidTr="00C2055B">
        <w:trPr>
          <w:cantSplit/>
          <w:jc w:val="center"/>
        </w:trPr>
        <w:tc>
          <w:tcPr>
            <w:tcW w:w="2080" w:type="pct"/>
            <w:shd w:val="clear" w:color="auto" w:fill="E8E8E8" w:themeFill="background2"/>
          </w:tcPr>
          <w:p w14:paraId="23E8A42E"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significant others</w:t>
            </w:r>
          </w:p>
          <w:p w14:paraId="2EEF4810"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to look in better shape.</w:t>
            </w:r>
          </w:p>
        </w:tc>
        <w:tc>
          <w:tcPr>
            <w:tcW w:w="628" w:type="pct"/>
            <w:shd w:val="clear" w:color="auto" w:fill="E8E8E8" w:themeFill="background2"/>
          </w:tcPr>
          <w:p w14:paraId="2CAC5A81"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6B18CA09"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310BA22F"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2659BE51"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5BE6E9B6"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169BF081" w14:textId="77777777" w:rsidTr="00C2055B">
        <w:trPr>
          <w:cantSplit/>
          <w:jc w:val="center"/>
        </w:trPr>
        <w:tc>
          <w:tcPr>
            <w:tcW w:w="2080" w:type="pct"/>
            <w:shd w:val="clear" w:color="auto" w:fill="E8E8E8" w:themeFill="background2"/>
          </w:tcPr>
          <w:p w14:paraId="6B90448C"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I get pressure from significant others to decrease my level of body fat </w:t>
            </w:r>
          </w:p>
        </w:tc>
        <w:tc>
          <w:tcPr>
            <w:tcW w:w="628" w:type="pct"/>
            <w:shd w:val="clear" w:color="auto" w:fill="E8E8E8" w:themeFill="background2"/>
          </w:tcPr>
          <w:p w14:paraId="18A296CA"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307F7476"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24A3ABBC"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36000F1C"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3B506769"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7B28CA4A" w14:textId="77777777" w:rsidTr="00C2055B">
        <w:trPr>
          <w:cantSplit/>
          <w:jc w:val="center"/>
        </w:trPr>
        <w:tc>
          <w:tcPr>
            <w:tcW w:w="2080" w:type="pct"/>
            <w:shd w:val="clear" w:color="auto" w:fill="E8E8E8" w:themeFill="background2"/>
          </w:tcPr>
          <w:p w14:paraId="776631AB"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significant others to be more muscular.</w:t>
            </w:r>
          </w:p>
          <w:p w14:paraId="268C5ECA"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721D33FC"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65604B1F"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3A2ED8C7"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323F0F14"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3832425D"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0E277468" w14:textId="77777777" w:rsidTr="00C2055B">
        <w:trPr>
          <w:cantSplit/>
          <w:jc w:val="center"/>
        </w:trPr>
        <w:tc>
          <w:tcPr>
            <w:tcW w:w="2080" w:type="pct"/>
            <w:shd w:val="clear" w:color="auto" w:fill="E8E8E8" w:themeFill="background2"/>
          </w:tcPr>
          <w:p w14:paraId="66E57749" w14:textId="4DC0CABA"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 I feel pressure from significant others to increase the size or definition of </w:t>
            </w:r>
            <w:r w:rsidR="00004E20" w:rsidRPr="00DB7E0B">
              <w:rPr>
                <w:rFonts w:ascii="Times New Roman" w:hAnsi="Times New Roman" w:cs="Times New Roman"/>
                <w:color w:val="000000"/>
                <w:kern w:val="0"/>
                <w:lang w:val="en-GB"/>
              </w:rPr>
              <w:t>me</w:t>
            </w:r>
          </w:p>
          <w:p w14:paraId="0C1E15D9"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muscles.</w:t>
            </w:r>
          </w:p>
          <w:p w14:paraId="7938CFA4"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1382AE0F"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175C2315"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44BAA7DB"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47C6647C"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2109C06A"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1144E9D5" w14:textId="77777777" w:rsidTr="00C2055B">
        <w:trPr>
          <w:cantSplit/>
          <w:jc w:val="center"/>
        </w:trPr>
        <w:tc>
          <w:tcPr>
            <w:tcW w:w="2080" w:type="pct"/>
            <w:shd w:val="clear" w:color="auto" w:fill="E8E8E8" w:themeFill="background2"/>
          </w:tcPr>
          <w:p w14:paraId="1AA981B7"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 xml:space="preserve"> I feel pressure from the media to look in better shape.</w:t>
            </w:r>
          </w:p>
          <w:p w14:paraId="73E20B57"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41D9FBD8"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629F753E"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1A61BB52"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325BEC91"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0B8F3DDC"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4A1572F4" w14:textId="77777777" w:rsidTr="00C2055B">
        <w:trPr>
          <w:cantSplit/>
          <w:jc w:val="center"/>
        </w:trPr>
        <w:tc>
          <w:tcPr>
            <w:tcW w:w="2080" w:type="pct"/>
            <w:shd w:val="clear" w:color="auto" w:fill="E8E8E8" w:themeFill="background2"/>
          </w:tcPr>
          <w:p w14:paraId="1BCB39BE"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 look</w:t>
            </w:r>
          </w:p>
          <w:p w14:paraId="5E72EBB0"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thinner.</w:t>
            </w:r>
          </w:p>
        </w:tc>
        <w:tc>
          <w:tcPr>
            <w:tcW w:w="628" w:type="pct"/>
            <w:shd w:val="clear" w:color="auto" w:fill="E8E8E8" w:themeFill="background2"/>
          </w:tcPr>
          <w:p w14:paraId="79C8AB95"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226B5B8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0BA23EC1"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6A4E3240"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54EAADAC"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47ECCCCF" w14:textId="77777777" w:rsidTr="00C2055B">
        <w:trPr>
          <w:cantSplit/>
          <w:jc w:val="center"/>
        </w:trPr>
        <w:tc>
          <w:tcPr>
            <w:tcW w:w="2080" w:type="pct"/>
            <w:shd w:val="clear" w:color="auto" w:fill="E8E8E8" w:themeFill="background2"/>
          </w:tcPr>
          <w:p w14:paraId="33E7E1D1"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w:t>
            </w:r>
          </w:p>
          <w:p w14:paraId="61CEED55"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improve my appearance.</w:t>
            </w:r>
          </w:p>
        </w:tc>
        <w:tc>
          <w:tcPr>
            <w:tcW w:w="628" w:type="pct"/>
            <w:shd w:val="clear" w:color="auto" w:fill="E8E8E8" w:themeFill="background2"/>
          </w:tcPr>
          <w:p w14:paraId="5A73D0FC"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28253E19"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37CC03CC"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28BA8439"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166F53C1"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31C169FB" w14:textId="77777777" w:rsidTr="00C2055B">
        <w:trPr>
          <w:cantSplit/>
          <w:jc w:val="center"/>
        </w:trPr>
        <w:tc>
          <w:tcPr>
            <w:tcW w:w="2080" w:type="pct"/>
            <w:shd w:val="clear" w:color="auto" w:fill="E8E8E8" w:themeFill="background2"/>
          </w:tcPr>
          <w:p w14:paraId="6279F5CB"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w:t>
            </w:r>
          </w:p>
          <w:p w14:paraId="7BD7495B"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decrease my level of body fat.</w:t>
            </w:r>
          </w:p>
        </w:tc>
        <w:tc>
          <w:tcPr>
            <w:tcW w:w="628" w:type="pct"/>
            <w:shd w:val="clear" w:color="auto" w:fill="E8E8E8" w:themeFill="background2"/>
          </w:tcPr>
          <w:p w14:paraId="0D26156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090F04AE"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203343E8"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69C0D3B3"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2586719D"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0AC87255" w14:textId="77777777" w:rsidTr="00C2055B">
        <w:trPr>
          <w:cantSplit/>
          <w:jc w:val="center"/>
        </w:trPr>
        <w:tc>
          <w:tcPr>
            <w:tcW w:w="2080" w:type="pct"/>
            <w:shd w:val="clear" w:color="auto" w:fill="E8E8E8" w:themeFill="background2"/>
          </w:tcPr>
          <w:p w14:paraId="640B82C5"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 be</w:t>
            </w:r>
          </w:p>
          <w:p w14:paraId="28A4AF70" w14:textId="77777777"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more muscular.</w:t>
            </w:r>
          </w:p>
          <w:p w14:paraId="50EB166E"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65C8636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5399963E"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4625BB17"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308730C8"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4D6730D0" w14:textId="77777777" w:rsidR="00B1661E" w:rsidRPr="00DB7E0B" w:rsidRDefault="00B1661E" w:rsidP="008F3A41">
            <w:pPr>
              <w:pStyle w:val="Boxes"/>
              <w:spacing w:line="480" w:lineRule="auto"/>
              <w:rPr>
                <w:rFonts w:ascii="Times New Roman" w:hAnsi="Times New Roman" w:cs="Times New Roman"/>
              </w:rPr>
            </w:pPr>
          </w:p>
        </w:tc>
      </w:tr>
      <w:tr w:rsidR="00B1661E" w:rsidRPr="00DB7E0B" w14:paraId="4130F059" w14:textId="77777777" w:rsidTr="00C2055B">
        <w:trPr>
          <w:cantSplit/>
          <w:jc w:val="center"/>
        </w:trPr>
        <w:tc>
          <w:tcPr>
            <w:tcW w:w="2080" w:type="pct"/>
            <w:shd w:val="clear" w:color="auto" w:fill="E8E8E8" w:themeFill="background2"/>
          </w:tcPr>
          <w:p w14:paraId="46D6E764" w14:textId="77777777" w:rsidR="00B1661E" w:rsidRPr="00DB7E0B" w:rsidRDefault="00B1661E" w:rsidP="008465F2">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I feel pressure from the media to</w:t>
            </w:r>
          </w:p>
          <w:p w14:paraId="3D77D03A" w14:textId="1CEC90AA" w:rsidR="00B1661E" w:rsidRPr="00DB7E0B" w:rsidRDefault="00B1661E"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r w:rsidRPr="00DB7E0B">
              <w:rPr>
                <w:color w:val="000000"/>
                <w:lang w:val="en-GB"/>
              </w:rPr>
              <w:t xml:space="preserve">increase the size or definition of </w:t>
            </w:r>
            <w:r w:rsidR="00004E20" w:rsidRPr="00DB7E0B">
              <w:rPr>
                <w:color w:val="000000"/>
                <w:lang w:val="en-GB"/>
              </w:rPr>
              <w:t>me</w:t>
            </w:r>
          </w:p>
          <w:p w14:paraId="387C264D" w14:textId="77777777" w:rsidR="00B1661E" w:rsidRPr="00DB7E0B" w:rsidRDefault="00B1661E"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r w:rsidRPr="00DB7E0B">
              <w:rPr>
                <w:rFonts w:ascii="Times New Roman" w:hAnsi="Times New Roman" w:cs="Times New Roman"/>
                <w:color w:val="000000"/>
                <w:kern w:val="0"/>
                <w:lang w:val="en-GB"/>
              </w:rPr>
              <w:t>muscles.</w:t>
            </w:r>
          </w:p>
        </w:tc>
        <w:tc>
          <w:tcPr>
            <w:tcW w:w="628" w:type="pct"/>
            <w:shd w:val="clear" w:color="auto" w:fill="E8E8E8" w:themeFill="background2"/>
          </w:tcPr>
          <w:p w14:paraId="0DD61AAA"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69C99232" w14:textId="77777777" w:rsidR="00B1661E" w:rsidRPr="00DB7E0B" w:rsidRDefault="00B1661E" w:rsidP="008F3A41">
            <w:pPr>
              <w:pStyle w:val="Boxes"/>
              <w:spacing w:line="480" w:lineRule="auto"/>
              <w:rPr>
                <w:rFonts w:ascii="Times New Roman" w:hAnsi="Times New Roman" w:cs="Times New Roman"/>
              </w:rPr>
            </w:pPr>
          </w:p>
        </w:tc>
        <w:tc>
          <w:tcPr>
            <w:tcW w:w="596" w:type="pct"/>
            <w:shd w:val="clear" w:color="auto" w:fill="E8E8E8" w:themeFill="background2"/>
          </w:tcPr>
          <w:p w14:paraId="74FA68F8" w14:textId="77777777" w:rsidR="00B1661E" w:rsidRPr="00DB7E0B" w:rsidRDefault="00B1661E" w:rsidP="008F3A41">
            <w:pPr>
              <w:pStyle w:val="Boxes"/>
              <w:spacing w:line="480" w:lineRule="auto"/>
              <w:rPr>
                <w:rFonts w:ascii="Times New Roman" w:hAnsi="Times New Roman" w:cs="Times New Roman"/>
              </w:rPr>
            </w:pPr>
          </w:p>
        </w:tc>
        <w:tc>
          <w:tcPr>
            <w:tcW w:w="473" w:type="pct"/>
            <w:shd w:val="clear" w:color="auto" w:fill="E8E8E8" w:themeFill="background2"/>
          </w:tcPr>
          <w:p w14:paraId="4599E602" w14:textId="77777777" w:rsidR="00B1661E" w:rsidRPr="00DB7E0B" w:rsidRDefault="00B1661E" w:rsidP="008F3A41">
            <w:pPr>
              <w:pStyle w:val="Boxes"/>
              <w:spacing w:line="480" w:lineRule="auto"/>
              <w:rPr>
                <w:rFonts w:ascii="Times New Roman" w:hAnsi="Times New Roman" w:cs="Times New Roman"/>
              </w:rPr>
            </w:pPr>
          </w:p>
        </w:tc>
        <w:tc>
          <w:tcPr>
            <w:tcW w:w="627" w:type="pct"/>
            <w:shd w:val="clear" w:color="auto" w:fill="E8E8E8" w:themeFill="background2"/>
          </w:tcPr>
          <w:p w14:paraId="3C19B491" w14:textId="77777777" w:rsidR="00B1661E" w:rsidRPr="00DB7E0B" w:rsidRDefault="00B1661E" w:rsidP="008F3A41">
            <w:pPr>
              <w:pStyle w:val="Boxes"/>
              <w:spacing w:line="480" w:lineRule="auto"/>
              <w:rPr>
                <w:rFonts w:ascii="Times New Roman" w:hAnsi="Times New Roman" w:cs="Times New Roman"/>
              </w:rPr>
            </w:pPr>
          </w:p>
        </w:tc>
      </w:tr>
    </w:tbl>
    <w:p w14:paraId="1CB80334" w14:textId="77777777" w:rsidR="00F40D64" w:rsidRPr="00DB7E0B" w:rsidRDefault="00F40D64"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165C6B89" w14:textId="5FCB8FBC" w:rsidR="00CC234B" w:rsidRPr="00DB7E0B" w:rsidRDefault="00CC234B" w:rsidP="008F3A41">
      <w:pPr>
        <w:pStyle w:val="Heading1"/>
        <w:spacing w:line="480" w:lineRule="auto"/>
        <w:rPr>
          <w:rFonts w:ascii="Times New Roman" w:hAnsi="Times New Roman" w:cs="Times New Roman"/>
          <w:sz w:val="24"/>
          <w:szCs w:val="24"/>
          <w:lang w:val="en-GB"/>
        </w:rPr>
      </w:pPr>
      <w:bookmarkStart w:id="197" w:name="_Toc197739665"/>
      <w:r w:rsidRPr="00DB7E0B">
        <w:rPr>
          <w:rFonts w:ascii="Times New Roman" w:hAnsi="Times New Roman" w:cs="Times New Roman"/>
          <w:sz w:val="24"/>
          <w:szCs w:val="24"/>
          <w:lang w:val="en-GB"/>
        </w:rPr>
        <w:t>Appendix 1</w:t>
      </w:r>
      <w:r w:rsidR="00827277" w:rsidRPr="00DB7E0B">
        <w:rPr>
          <w:rFonts w:ascii="Times New Roman" w:hAnsi="Times New Roman" w:cs="Times New Roman"/>
          <w:sz w:val="24"/>
          <w:szCs w:val="24"/>
          <w:lang w:val="en-GB"/>
        </w:rPr>
        <w:t>4</w:t>
      </w:r>
      <w:r w:rsidRPr="00DB7E0B">
        <w:rPr>
          <w:rFonts w:ascii="Times New Roman" w:hAnsi="Times New Roman" w:cs="Times New Roman"/>
          <w:sz w:val="24"/>
          <w:szCs w:val="24"/>
          <w:lang w:val="en-GB"/>
        </w:rPr>
        <w:t>b</w:t>
      </w:r>
      <w:bookmarkEnd w:id="197"/>
      <w:r w:rsidRPr="00DB7E0B">
        <w:rPr>
          <w:rFonts w:ascii="Times New Roman" w:hAnsi="Times New Roman" w:cs="Times New Roman"/>
          <w:sz w:val="24"/>
          <w:szCs w:val="24"/>
          <w:lang w:val="en-GB"/>
        </w:rPr>
        <w:br/>
      </w:r>
    </w:p>
    <w:p w14:paraId="0A8C6D1F" w14:textId="7858FAC1" w:rsidR="00CC234B" w:rsidRPr="00DB7E0B" w:rsidRDefault="000F7F34" w:rsidP="008F3A41">
      <w:pPr>
        <w:spacing w:line="480" w:lineRule="auto"/>
        <w:rPr>
          <w:rFonts w:eastAsiaTheme="majorEastAsia"/>
          <w:color w:val="0F4761" w:themeColor="accent1" w:themeShade="BF"/>
          <w:lang w:val="en-GB"/>
        </w:rPr>
      </w:pPr>
      <w:r w:rsidRPr="00DB7E0B">
        <w:rPr>
          <w:rFonts w:eastAsiaTheme="majorEastAsia"/>
          <w:noProof/>
          <w:color w:val="0F4761" w:themeColor="accent1" w:themeShade="BF"/>
          <w:lang w:val="en-GB"/>
        </w:rPr>
        <w:drawing>
          <wp:inline distT="0" distB="0" distL="0" distR="0" wp14:anchorId="0898BD7F" wp14:editId="2F61402B">
            <wp:extent cx="5731510" cy="5826125"/>
            <wp:effectExtent l="0" t="0" r="0" b="3175"/>
            <wp:docPr id="2127891929" name="Picture 2"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91929" name="Picture 2" descr="A screenshot of a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5826125"/>
                    </a:xfrm>
                    <a:prstGeom prst="rect">
                      <a:avLst/>
                    </a:prstGeom>
                  </pic:spPr>
                </pic:pic>
              </a:graphicData>
            </a:graphic>
          </wp:inline>
        </w:drawing>
      </w:r>
      <w:r w:rsidR="00CC234B" w:rsidRPr="00DB7E0B">
        <w:rPr>
          <w:lang w:val="en-GB"/>
        </w:rPr>
        <w:br w:type="page"/>
      </w:r>
    </w:p>
    <w:p w14:paraId="3B354712" w14:textId="77777777" w:rsidR="00CC234B" w:rsidRPr="00DB7E0B" w:rsidRDefault="00CC234B" w:rsidP="008F3A41">
      <w:pPr>
        <w:pStyle w:val="Heading1"/>
        <w:spacing w:line="480" w:lineRule="auto"/>
        <w:rPr>
          <w:rFonts w:ascii="Times New Roman" w:hAnsi="Times New Roman" w:cs="Times New Roman"/>
          <w:sz w:val="24"/>
          <w:szCs w:val="24"/>
          <w:lang w:val="en-GB"/>
        </w:rPr>
      </w:pPr>
    </w:p>
    <w:p w14:paraId="34C3874E" w14:textId="77777777" w:rsidR="00F40D64" w:rsidRPr="00DB7E0B" w:rsidRDefault="00F40D64" w:rsidP="008F3A41">
      <w:pPr>
        <w:spacing w:line="480" w:lineRule="auto"/>
        <w:rPr>
          <w:color w:val="000000"/>
          <w:lang w:val="en-GB"/>
        </w:rPr>
      </w:pPr>
    </w:p>
    <w:p w14:paraId="6B804D5F" w14:textId="42404E7F" w:rsidR="00612C20" w:rsidRPr="00DB7E0B" w:rsidRDefault="005211EE" w:rsidP="008F3A41">
      <w:pPr>
        <w:pStyle w:val="Heading1"/>
        <w:spacing w:line="480" w:lineRule="auto"/>
        <w:rPr>
          <w:rFonts w:ascii="Times New Roman" w:hAnsi="Times New Roman" w:cs="Times New Roman"/>
          <w:sz w:val="24"/>
          <w:szCs w:val="24"/>
          <w:lang w:val="en-GB"/>
        </w:rPr>
      </w:pPr>
      <w:bookmarkStart w:id="198" w:name="_Toc197739666"/>
      <w:r w:rsidRPr="00DB7E0B">
        <w:rPr>
          <w:rFonts w:ascii="Times New Roman" w:hAnsi="Times New Roman" w:cs="Times New Roman"/>
          <w:sz w:val="24"/>
          <w:szCs w:val="24"/>
          <w:lang w:val="en-GB"/>
        </w:rPr>
        <w:t>Appendix 1</w:t>
      </w:r>
      <w:r w:rsidR="00827277" w:rsidRPr="00DB7E0B">
        <w:rPr>
          <w:rFonts w:ascii="Times New Roman" w:hAnsi="Times New Roman" w:cs="Times New Roman"/>
          <w:sz w:val="24"/>
          <w:szCs w:val="24"/>
          <w:lang w:val="en-GB"/>
        </w:rPr>
        <w:t>5</w:t>
      </w:r>
      <w:bookmarkEnd w:id="198"/>
    </w:p>
    <w:p w14:paraId="2732FF62" w14:textId="77777777" w:rsidR="00F42EFB" w:rsidRPr="00DB7E0B" w:rsidRDefault="00F42EFB" w:rsidP="008F3A41">
      <w:pPr>
        <w:pStyle w:val="Heading1"/>
        <w:spacing w:line="480" w:lineRule="auto"/>
        <w:rPr>
          <w:rFonts w:ascii="Times New Roman" w:hAnsi="Times New Roman" w:cs="Times New Roman"/>
          <w:sz w:val="24"/>
          <w:szCs w:val="24"/>
          <w:lang w:val="en-GB"/>
        </w:rPr>
      </w:pPr>
    </w:p>
    <w:p w14:paraId="18A151EF" w14:textId="78604C74" w:rsidR="00F42EFB" w:rsidRPr="00DB7E0B" w:rsidRDefault="00F42EFB" w:rsidP="008F3A41">
      <w:pPr>
        <w:spacing w:line="480" w:lineRule="auto"/>
        <w:rPr>
          <w:lang w:val="en-GB"/>
        </w:rPr>
      </w:pPr>
      <w:proofErr w:type="gramStart"/>
      <w:r w:rsidRPr="00DB7E0B">
        <w:rPr>
          <w:lang w:val="en-GB"/>
        </w:rPr>
        <w:t>Sociodemographic  characteristics</w:t>
      </w:r>
      <w:proofErr w:type="gramEnd"/>
      <w:r w:rsidRPr="00DB7E0B">
        <w:rPr>
          <w:lang w:val="en-GB"/>
        </w:rPr>
        <w:t xml:space="preserve"> </w:t>
      </w:r>
    </w:p>
    <w:p w14:paraId="2B60EAF0" w14:textId="77777777" w:rsidR="005708B7" w:rsidRPr="00DB7E0B" w:rsidRDefault="005708B7" w:rsidP="008465F2">
      <w:pPr>
        <w:pStyle w:val="ListParagraph"/>
        <w:widowControl w:val="0"/>
        <w:numPr>
          <w:ilvl w:val="0"/>
          <w:numId w:val="2"/>
        </w:numPr>
        <w:tabs>
          <w:tab w:val="left" w:pos="796"/>
        </w:tabs>
        <w:autoSpaceDE w:val="0"/>
        <w:autoSpaceDN w:val="0"/>
        <w:spacing w:after="0" w:line="480" w:lineRule="auto"/>
        <w:contextualSpacing w:val="0"/>
        <w:rPr>
          <w:rFonts w:ascii="Times New Roman" w:hAnsi="Times New Roman" w:cs="Times New Roman"/>
        </w:rPr>
      </w:pPr>
      <w:r w:rsidRPr="00DB7E0B">
        <w:rPr>
          <w:rFonts w:ascii="Times New Roman" w:hAnsi="Times New Roman" w:cs="Times New Roman"/>
          <w:color w:val="202124"/>
          <w:w w:val="105"/>
        </w:rPr>
        <w:t>What is your date</w:t>
      </w:r>
      <w:r w:rsidRPr="00DB7E0B">
        <w:rPr>
          <w:rFonts w:ascii="Times New Roman" w:hAnsi="Times New Roman" w:cs="Times New Roman"/>
          <w:color w:val="202124"/>
          <w:spacing w:val="-12"/>
          <w:w w:val="105"/>
        </w:rPr>
        <w:t xml:space="preserve"> </w:t>
      </w:r>
      <w:r w:rsidRPr="00DB7E0B">
        <w:rPr>
          <w:rFonts w:ascii="Times New Roman" w:hAnsi="Times New Roman" w:cs="Times New Roman"/>
          <w:color w:val="202124"/>
          <w:w w:val="105"/>
        </w:rPr>
        <w:t>of</w:t>
      </w:r>
      <w:r w:rsidRPr="00DB7E0B">
        <w:rPr>
          <w:rFonts w:ascii="Times New Roman" w:hAnsi="Times New Roman" w:cs="Times New Roman"/>
          <w:color w:val="202124"/>
          <w:spacing w:val="-12"/>
          <w:w w:val="105"/>
        </w:rPr>
        <w:t xml:space="preserve"> </w:t>
      </w:r>
      <w:r w:rsidRPr="00DB7E0B">
        <w:rPr>
          <w:rFonts w:ascii="Times New Roman" w:hAnsi="Times New Roman" w:cs="Times New Roman"/>
          <w:color w:val="202124"/>
          <w:w w:val="105"/>
        </w:rPr>
        <w:t>birth</w:t>
      </w:r>
      <w:r w:rsidRPr="00DB7E0B">
        <w:rPr>
          <w:rFonts w:ascii="Times New Roman" w:hAnsi="Times New Roman" w:cs="Times New Roman"/>
          <w:color w:val="202124"/>
          <w:spacing w:val="43"/>
          <w:w w:val="105"/>
        </w:rPr>
        <w:t xml:space="preserve"> </w:t>
      </w:r>
    </w:p>
    <w:p w14:paraId="4021D041" w14:textId="77777777" w:rsidR="005708B7" w:rsidRPr="00DB7E0B" w:rsidRDefault="005708B7" w:rsidP="008F3A41">
      <w:pPr>
        <w:pStyle w:val="BodyText"/>
        <w:spacing w:before="41" w:line="480" w:lineRule="auto"/>
        <w:rPr>
          <w:rFonts w:ascii="Times New Roman" w:hAnsi="Times New Roman" w:cs="Times New Roman"/>
          <w:sz w:val="24"/>
          <w:szCs w:val="24"/>
        </w:rPr>
      </w:pPr>
      <w:r w:rsidRPr="00DB7E0B">
        <w:rPr>
          <w:rFonts w:ascii="Times New Roman" w:hAnsi="Times New Roman" w:cs="Times New Roman"/>
          <w:noProof/>
          <w:sz w:val="24"/>
          <w:szCs w:val="24"/>
        </w:rPr>
        <mc:AlternateContent>
          <mc:Choice Requires="wps">
            <w:drawing>
              <wp:anchor distT="0" distB="0" distL="0" distR="0" simplePos="0" relativeHeight="251660322" behindDoc="1" locked="0" layoutInCell="1" allowOverlap="1" wp14:anchorId="3359186E" wp14:editId="7C0B0D59">
                <wp:simplePos x="0" y="0"/>
                <wp:positionH relativeFrom="page">
                  <wp:posOffset>1113469</wp:posOffset>
                </wp:positionH>
                <wp:positionV relativeFrom="paragraph">
                  <wp:posOffset>188990</wp:posOffset>
                </wp:positionV>
                <wp:extent cx="2990850" cy="1079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0850" cy="10795"/>
                        </a:xfrm>
                        <a:custGeom>
                          <a:avLst/>
                          <a:gdLst/>
                          <a:ahLst/>
                          <a:cxnLst/>
                          <a:rect l="l" t="t" r="r" b="b"/>
                          <a:pathLst>
                            <a:path w="2990850" h="10795">
                              <a:moveTo>
                                <a:pt x="2990249" y="0"/>
                              </a:moveTo>
                              <a:lnTo>
                                <a:pt x="0" y="0"/>
                              </a:lnTo>
                              <a:lnTo>
                                <a:pt x="0" y="10170"/>
                              </a:lnTo>
                              <a:lnTo>
                                <a:pt x="2990249" y="10170"/>
                              </a:lnTo>
                              <a:lnTo>
                                <a:pt x="2990249" y="0"/>
                              </a:lnTo>
                              <a:close/>
                            </a:path>
                          </a:pathLst>
                        </a:custGeom>
                        <a:solidFill>
                          <a:srgbClr val="BDC1C6"/>
                        </a:solidFill>
                      </wps:spPr>
                      <wps:bodyPr wrap="square" lIns="0" tIns="0" rIns="0" bIns="0" rtlCol="0">
                        <a:prstTxWarp prst="textNoShape">
                          <a:avLst/>
                        </a:prstTxWarp>
                        <a:noAutofit/>
                      </wps:bodyPr>
                    </wps:wsp>
                  </a:graphicData>
                </a:graphic>
              </wp:anchor>
            </w:drawing>
          </mc:Choice>
          <mc:Fallback>
            <w:pict>
              <v:shape w14:anchorId="4A410CA1" id="Graphic 10" o:spid="_x0000_s1026" style="position:absolute;margin-left:87.65pt;margin-top:14.9pt;width:235.5pt;height:.85pt;z-index:-251656158;visibility:visible;mso-wrap-style:square;mso-wrap-distance-left:0;mso-wrap-distance-top:0;mso-wrap-distance-right:0;mso-wrap-distance-bottom:0;mso-position-horizontal:absolute;mso-position-horizontal-relative:page;mso-position-vertical:absolute;mso-position-vertical-relative:text;v-text-anchor:top" coordsize="299085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" path="m2990249,l,,,10170r2990249,l2990249,xe" fillcolor="#bdc1c6" stroked="f">
                <v:path arrowok="t"/>
                <w10:wrap type="topAndBottom" anchorx="page"/>
              </v:shape>
            </w:pict>
          </mc:Fallback>
        </mc:AlternateContent>
      </w:r>
    </w:p>
    <w:p w14:paraId="6C3F29FF" w14:textId="77777777" w:rsidR="005708B7" w:rsidRPr="00DB7E0B" w:rsidRDefault="005708B7" w:rsidP="008465F2">
      <w:pPr>
        <w:pStyle w:val="ListParagraph"/>
        <w:numPr>
          <w:ilvl w:val="0"/>
          <w:numId w:val="2"/>
        </w:numPr>
        <w:spacing w:after="0" w:line="480" w:lineRule="auto"/>
        <w:rPr>
          <w:rFonts w:ascii="Times New Roman" w:hAnsi="Times New Roman" w:cs="Times New Roman"/>
          <w:spacing w:val="3"/>
        </w:rPr>
      </w:pPr>
      <w:r w:rsidRPr="00DB7E0B">
        <w:rPr>
          <w:rFonts w:ascii="Times New Roman" w:hAnsi="Times New Roman" w:cs="Times New Roman"/>
          <w:color w:val="202124"/>
        </w:rPr>
        <w:t xml:space="preserve">Are you male or </w:t>
      </w:r>
      <w:proofErr w:type="gramStart"/>
      <w:r w:rsidRPr="00DB7E0B">
        <w:rPr>
          <w:rFonts w:ascii="Times New Roman" w:hAnsi="Times New Roman" w:cs="Times New Roman"/>
          <w:color w:val="202124"/>
        </w:rPr>
        <w:t>female ?</w:t>
      </w:r>
      <w:proofErr w:type="gramEnd"/>
      <w:r w:rsidRPr="00DB7E0B">
        <w:rPr>
          <w:rFonts w:ascii="Times New Roman" w:hAnsi="Times New Roman" w:cs="Times New Roman"/>
          <w:color w:val="202124"/>
          <w:spacing w:val="-7"/>
          <w:w w:val="110"/>
        </w:rPr>
        <w:t xml:space="preserve"> </w:t>
      </w:r>
      <w:r w:rsidRPr="00DB7E0B">
        <w:rPr>
          <w:rFonts w:ascii="Times New Roman" w:hAnsi="Times New Roman" w:cs="Times New Roman"/>
          <w:color w:val="202124"/>
          <w:spacing w:val="-7"/>
          <w:w w:val="110"/>
        </w:rPr>
        <w:tab/>
      </w:r>
      <w:r w:rsidRPr="00DB7E0B">
        <w:rPr>
          <w:rFonts w:ascii="Times New Roman" w:hAnsi="Times New Roman" w:cs="Times New Roman"/>
          <w:spacing w:val="3"/>
        </w:rPr>
        <w:t xml:space="preserve">Female [_] </w:t>
      </w:r>
      <w:r w:rsidRPr="00DB7E0B">
        <w:rPr>
          <w:rFonts w:ascii="Times New Roman" w:hAnsi="Times New Roman" w:cs="Times New Roman"/>
          <w:spacing w:val="3"/>
        </w:rPr>
        <w:tab/>
      </w:r>
      <w:r w:rsidRPr="00DB7E0B">
        <w:rPr>
          <w:rFonts w:ascii="Times New Roman" w:hAnsi="Times New Roman" w:cs="Times New Roman"/>
          <w:spacing w:val="3"/>
        </w:rPr>
        <w:tab/>
        <w:t xml:space="preserve">Male [__] </w:t>
      </w:r>
    </w:p>
    <w:p w14:paraId="4E3B1A6A" w14:textId="77777777" w:rsidR="005708B7" w:rsidRPr="00DB7E0B" w:rsidRDefault="005708B7" w:rsidP="008F3A41">
      <w:pPr>
        <w:pStyle w:val="BodyText"/>
        <w:spacing w:before="67" w:line="480" w:lineRule="auto"/>
        <w:rPr>
          <w:rFonts w:ascii="Times New Roman" w:hAnsi="Times New Roman" w:cs="Times New Roman"/>
          <w:sz w:val="24"/>
          <w:szCs w:val="24"/>
        </w:rPr>
      </w:pPr>
    </w:p>
    <w:p w14:paraId="4C713B3C" w14:textId="77777777" w:rsidR="005708B7" w:rsidRPr="00DB7E0B" w:rsidRDefault="005708B7" w:rsidP="008465F2">
      <w:pPr>
        <w:pStyle w:val="ListParagraph"/>
        <w:widowControl w:val="0"/>
        <w:numPr>
          <w:ilvl w:val="0"/>
          <w:numId w:val="2"/>
        </w:numPr>
        <w:tabs>
          <w:tab w:val="left" w:pos="796"/>
        </w:tabs>
        <w:autoSpaceDE w:val="0"/>
        <w:autoSpaceDN w:val="0"/>
        <w:spacing w:after="0" w:line="480" w:lineRule="auto"/>
        <w:rPr>
          <w:rFonts w:ascii="Times New Roman" w:hAnsi="Times New Roman" w:cs="Times New Roman"/>
          <w:spacing w:val="3"/>
        </w:rPr>
      </w:pPr>
      <w:r w:rsidRPr="00DB7E0B">
        <w:rPr>
          <w:rFonts w:ascii="Times New Roman" w:hAnsi="Times New Roman" w:cs="Times New Roman"/>
          <w:color w:val="202124"/>
        </w:rPr>
        <w:t xml:space="preserve">Where do you live?  </w:t>
      </w:r>
      <w:r w:rsidRPr="00DB7E0B">
        <w:rPr>
          <w:rFonts w:ascii="Times New Roman" w:hAnsi="Times New Roman" w:cs="Times New Roman"/>
          <w:color w:val="202124"/>
        </w:rPr>
        <w:tab/>
      </w:r>
      <w:r w:rsidRPr="00DB7E0B">
        <w:rPr>
          <w:rFonts w:ascii="Times New Roman" w:hAnsi="Times New Roman" w:cs="Times New Roman"/>
          <w:color w:val="202124"/>
        </w:rPr>
        <w:tab/>
      </w:r>
      <w:r w:rsidRPr="00DB7E0B">
        <w:rPr>
          <w:rFonts w:ascii="Times New Roman" w:hAnsi="Times New Roman" w:cs="Times New Roman"/>
          <w:spacing w:val="3"/>
        </w:rPr>
        <w:t xml:space="preserve">Urban </w:t>
      </w:r>
      <w:proofErr w:type="gramStart"/>
      <w:r w:rsidRPr="00DB7E0B">
        <w:rPr>
          <w:rFonts w:ascii="Times New Roman" w:hAnsi="Times New Roman" w:cs="Times New Roman"/>
          <w:spacing w:val="3"/>
        </w:rPr>
        <w:t>area  [</w:t>
      </w:r>
      <w:proofErr w:type="gramEnd"/>
      <w:r w:rsidRPr="00DB7E0B">
        <w:rPr>
          <w:rFonts w:ascii="Times New Roman" w:hAnsi="Times New Roman" w:cs="Times New Roman"/>
          <w:spacing w:val="3"/>
        </w:rPr>
        <w:t>_]</w:t>
      </w:r>
      <w:r w:rsidRPr="00DB7E0B">
        <w:rPr>
          <w:rFonts w:ascii="Times New Roman" w:hAnsi="Times New Roman" w:cs="Times New Roman"/>
          <w:spacing w:val="3"/>
        </w:rPr>
        <w:tab/>
        <w:t xml:space="preserve">Rural </w:t>
      </w:r>
      <w:proofErr w:type="gramStart"/>
      <w:r w:rsidRPr="00DB7E0B">
        <w:rPr>
          <w:rFonts w:ascii="Times New Roman" w:hAnsi="Times New Roman" w:cs="Times New Roman"/>
          <w:spacing w:val="3"/>
        </w:rPr>
        <w:t>area  [</w:t>
      </w:r>
      <w:proofErr w:type="gramEnd"/>
      <w:r w:rsidRPr="00DB7E0B">
        <w:rPr>
          <w:rFonts w:ascii="Times New Roman" w:hAnsi="Times New Roman" w:cs="Times New Roman"/>
          <w:spacing w:val="3"/>
        </w:rPr>
        <w:t>__]</w:t>
      </w:r>
    </w:p>
    <w:p w14:paraId="2EFA47C3" w14:textId="77777777" w:rsidR="005708B7" w:rsidRPr="00DB7E0B" w:rsidRDefault="005708B7" w:rsidP="008F3A41">
      <w:pPr>
        <w:pStyle w:val="BodyText"/>
        <w:spacing w:line="480" w:lineRule="auto"/>
        <w:rPr>
          <w:rFonts w:ascii="Times New Roman" w:hAnsi="Times New Roman" w:cs="Times New Roman"/>
          <w:spacing w:val="3"/>
          <w:sz w:val="24"/>
          <w:szCs w:val="24"/>
        </w:rPr>
      </w:pPr>
    </w:p>
    <w:p w14:paraId="529FCAF2" w14:textId="77777777" w:rsidR="005708B7" w:rsidRPr="00DB7E0B" w:rsidRDefault="005708B7" w:rsidP="008465F2">
      <w:pPr>
        <w:pStyle w:val="ListParagraph"/>
        <w:numPr>
          <w:ilvl w:val="0"/>
          <w:numId w:val="2"/>
        </w:numPr>
        <w:spacing w:after="120" w:line="480" w:lineRule="auto"/>
        <w:rPr>
          <w:rFonts w:ascii="Times New Roman" w:hAnsi="Times New Roman" w:cs="Times New Roman"/>
          <w:lang w:val="en-US"/>
        </w:rPr>
      </w:pPr>
      <w:r w:rsidRPr="00DB7E0B">
        <w:rPr>
          <w:rFonts w:ascii="Times New Roman" w:hAnsi="Times New Roman" w:cs="Times New Roman"/>
          <w:lang w:val="en-US"/>
        </w:rPr>
        <w:t>Are your parents? (Tick the relevant option)</w:t>
      </w:r>
    </w:p>
    <w:p w14:paraId="57398E37" w14:textId="77777777" w:rsidR="005708B7" w:rsidRPr="00DB7E0B" w:rsidRDefault="005708B7" w:rsidP="008465F2">
      <w:pPr>
        <w:pStyle w:val="ListParagraph"/>
        <w:numPr>
          <w:ilvl w:val="0"/>
          <w:numId w:val="12"/>
        </w:numPr>
        <w:spacing w:after="120" w:line="480" w:lineRule="auto"/>
        <w:rPr>
          <w:rFonts w:ascii="Times New Roman" w:hAnsi="Times New Roman" w:cs="Times New Roman"/>
        </w:rPr>
      </w:pPr>
      <w:r w:rsidRPr="00DB7E0B">
        <w:rPr>
          <w:rFonts w:ascii="Times New Roman" w:hAnsi="Times New Roman" w:cs="Times New Roman"/>
        </w:rPr>
        <w:t xml:space="preserve">Living together most of the time (at least 3 days out of the week for most weeks) [___]            </w:t>
      </w:r>
    </w:p>
    <w:p w14:paraId="5611A7D3" w14:textId="77777777" w:rsidR="005708B7" w:rsidRPr="00DB7E0B" w:rsidRDefault="005708B7" w:rsidP="008465F2">
      <w:pPr>
        <w:pStyle w:val="ListParagraph"/>
        <w:numPr>
          <w:ilvl w:val="0"/>
          <w:numId w:val="12"/>
        </w:numPr>
        <w:spacing w:after="120" w:line="480" w:lineRule="auto"/>
        <w:rPr>
          <w:rFonts w:ascii="Times New Roman" w:hAnsi="Times New Roman" w:cs="Times New Roman"/>
        </w:rPr>
      </w:pPr>
      <w:r w:rsidRPr="00DB7E0B">
        <w:rPr>
          <w:rFonts w:ascii="Times New Roman" w:hAnsi="Times New Roman" w:cs="Times New Roman"/>
        </w:rPr>
        <w:t xml:space="preserve">Living separately [___] </w:t>
      </w:r>
      <w:r w:rsidRPr="00DB7E0B">
        <w:rPr>
          <w:rFonts w:ascii="Times New Roman" w:hAnsi="Times New Roman" w:cs="Times New Roman"/>
        </w:rPr>
        <w:tab/>
      </w:r>
    </w:p>
    <w:p w14:paraId="7E602D4E" w14:textId="77777777" w:rsidR="005708B7" w:rsidRPr="00DB7E0B" w:rsidRDefault="005708B7" w:rsidP="008465F2">
      <w:pPr>
        <w:pStyle w:val="ListParagraph"/>
        <w:numPr>
          <w:ilvl w:val="0"/>
          <w:numId w:val="12"/>
        </w:numPr>
        <w:spacing w:after="120" w:line="480" w:lineRule="auto"/>
        <w:rPr>
          <w:rFonts w:ascii="Times New Roman" w:hAnsi="Times New Roman" w:cs="Times New Roman"/>
        </w:rPr>
      </w:pPr>
      <w:r w:rsidRPr="00DB7E0B">
        <w:rPr>
          <w:rFonts w:ascii="Times New Roman" w:hAnsi="Times New Roman" w:cs="Times New Roman"/>
        </w:rPr>
        <w:t xml:space="preserve">One of my parents is dead [___]                     </w:t>
      </w:r>
    </w:p>
    <w:p w14:paraId="4AB6F981" w14:textId="77777777" w:rsidR="005708B7" w:rsidRPr="00DB7E0B" w:rsidRDefault="005708B7" w:rsidP="008465F2">
      <w:pPr>
        <w:pStyle w:val="ListParagraph"/>
        <w:numPr>
          <w:ilvl w:val="0"/>
          <w:numId w:val="12"/>
        </w:numPr>
        <w:spacing w:after="120" w:line="480" w:lineRule="auto"/>
        <w:rPr>
          <w:rFonts w:ascii="Times New Roman" w:hAnsi="Times New Roman" w:cs="Times New Roman"/>
        </w:rPr>
      </w:pPr>
      <w:r w:rsidRPr="00DB7E0B">
        <w:rPr>
          <w:rFonts w:ascii="Times New Roman" w:hAnsi="Times New Roman" w:cs="Times New Roman"/>
        </w:rPr>
        <w:t xml:space="preserve">Both of my parents are dead [___]   </w:t>
      </w:r>
    </w:p>
    <w:p w14:paraId="688EA08E" w14:textId="77777777" w:rsidR="005708B7" w:rsidRPr="00DB7E0B" w:rsidRDefault="005708B7" w:rsidP="008465F2">
      <w:pPr>
        <w:pStyle w:val="ListParagraph"/>
        <w:numPr>
          <w:ilvl w:val="0"/>
          <w:numId w:val="12"/>
        </w:numPr>
        <w:spacing w:after="0" w:line="480" w:lineRule="auto"/>
        <w:rPr>
          <w:rFonts w:ascii="Times New Roman" w:hAnsi="Times New Roman" w:cs="Times New Roman"/>
        </w:rPr>
      </w:pPr>
      <w:r w:rsidRPr="00DB7E0B">
        <w:rPr>
          <w:rFonts w:ascii="Times New Roman" w:hAnsi="Times New Roman" w:cs="Times New Roman"/>
        </w:rPr>
        <w:t>Don’t know where my parents are [____]</w:t>
      </w:r>
    </w:p>
    <w:p w14:paraId="42B2477F" w14:textId="77777777" w:rsidR="005708B7" w:rsidRPr="00DB7E0B" w:rsidRDefault="005708B7" w:rsidP="008F3A41">
      <w:pPr>
        <w:pStyle w:val="ListParagraph"/>
        <w:spacing w:after="120" w:line="480" w:lineRule="auto"/>
        <w:ind w:left="532"/>
        <w:rPr>
          <w:rFonts w:ascii="Times New Roman" w:hAnsi="Times New Roman" w:cs="Times New Roman"/>
          <w:lang w:val="en-US"/>
        </w:rPr>
      </w:pPr>
    </w:p>
    <w:p w14:paraId="4C6D99CB" w14:textId="77777777" w:rsidR="005708B7" w:rsidRPr="00DB7E0B" w:rsidRDefault="005708B7" w:rsidP="008465F2">
      <w:pPr>
        <w:pStyle w:val="ListParagraph"/>
        <w:numPr>
          <w:ilvl w:val="0"/>
          <w:numId w:val="2"/>
        </w:numPr>
        <w:spacing w:after="120" w:line="480" w:lineRule="auto"/>
        <w:ind w:left="360"/>
        <w:rPr>
          <w:rFonts w:ascii="Times New Roman" w:hAnsi="Times New Roman" w:cs="Times New Roman"/>
        </w:rPr>
      </w:pPr>
      <w:r w:rsidRPr="00DB7E0B">
        <w:rPr>
          <w:rFonts w:ascii="Times New Roman" w:hAnsi="Times New Roman" w:cs="Times New Roman"/>
          <w:lang w:val="en-US"/>
        </w:rPr>
        <w:t xml:space="preserve">If living together are your parents? </w:t>
      </w:r>
      <w:r w:rsidRPr="00DB7E0B">
        <w:rPr>
          <w:rFonts w:ascii="Times New Roman" w:hAnsi="Times New Roman" w:cs="Times New Roman"/>
          <w:lang w:val="en-US"/>
        </w:rPr>
        <w:tab/>
      </w:r>
      <w:r w:rsidRPr="00DB7E0B">
        <w:rPr>
          <w:rFonts w:ascii="Times New Roman" w:hAnsi="Times New Roman" w:cs="Times New Roman"/>
        </w:rPr>
        <w:t>Married [__</w:t>
      </w:r>
      <w:proofErr w:type="gramStart"/>
      <w:r w:rsidRPr="00DB7E0B">
        <w:rPr>
          <w:rFonts w:ascii="Times New Roman" w:hAnsi="Times New Roman" w:cs="Times New Roman"/>
        </w:rPr>
        <w:t xml:space="preserve">_]   </w:t>
      </w:r>
      <w:proofErr w:type="gramEnd"/>
      <w:r w:rsidRPr="00DB7E0B">
        <w:rPr>
          <w:rFonts w:ascii="Times New Roman" w:hAnsi="Times New Roman" w:cs="Times New Roman"/>
        </w:rPr>
        <w:t xml:space="preserve">         </w:t>
      </w:r>
      <w:r w:rsidRPr="00DB7E0B">
        <w:rPr>
          <w:rFonts w:ascii="Times New Roman" w:hAnsi="Times New Roman" w:cs="Times New Roman"/>
        </w:rPr>
        <w:tab/>
        <w:t xml:space="preserve">Common-Law [___]             </w:t>
      </w:r>
    </w:p>
    <w:p w14:paraId="23B1E59A" w14:textId="77777777" w:rsidR="005708B7" w:rsidRPr="00DB7E0B" w:rsidRDefault="005708B7" w:rsidP="008F3A41">
      <w:pPr>
        <w:spacing w:after="120" w:line="480" w:lineRule="auto"/>
        <w:ind w:left="360"/>
      </w:pPr>
    </w:p>
    <w:p w14:paraId="7AC20B26" w14:textId="77777777" w:rsidR="005708B7" w:rsidRPr="00DB7E0B" w:rsidRDefault="005708B7" w:rsidP="008465F2">
      <w:pPr>
        <w:pStyle w:val="ListParagraph"/>
        <w:numPr>
          <w:ilvl w:val="0"/>
          <w:numId w:val="2"/>
        </w:numPr>
        <w:spacing w:after="120" w:line="480" w:lineRule="auto"/>
        <w:rPr>
          <w:rFonts w:ascii="Times New Roman" w:hAnsi="Times New Roman" w:cs="Times New Roman"/>
          <w:lang w:val="en-US"/>
        </w:rPr>
      </w:pPr>
      <w:proofErr w:type="gramStart"/>
      <w:r w:rsidRPr="00DB7E0B">
        <w:rPr>
          <w:rFonts w:ascii="Times New Roman" w:hAnsi="Times New Roman" w:cs="Times New Roman"/>
          <w:lang w:val="en-US"/>
        </w:rPr>
        <w:t>If living</w:t>
      </w:r>
      <w:proofErr w:type="gramEnd"/>
      <w:r w:rsidRPr="00DB7E0B">
        <w:rPr>
          <w:rFonts w:ascii="Times New Roman" w:hAnsi="Times New Roman" w:cs="Times New Roman"/>
          <w:lang w:val="en-US"/>
        </w:rPr>
        <w:t xml:space="preserve"> separately are your parents?</w:t>
      </w:r>
    </w:p>
    <w:p w14:paraId="0132B894" w14:textId="77777777" w:rsidR="005708B7" w:rsidRPr="00DB7E0B" w:rsidRDefault="005708B7" w:rsidP="008F3A41">
      <w:pPr>
        <w:spacing w:after="120" w:line="480" w:lineRule="auto"/>
        <w:ind w:left="360"/>
      </w:pPr>
      <w:r w:rsidRPr="00DB7E0B">
        <w:t>Married [__</w:t>
      </w:r>
      <w:proofErr w:type="gramStart"/>
      <w:r w:rsidRPr="00DB7E0B">
        <w:t xml:space="preserve">_]  </w:t>
      </w:r>
      <w:r w:rsidRPr="00DB7E0B">
        <w:tab/>
      </w:r>
      <w:proofErr w:type="gramEnd"/>
      <w:r w:rsidRPr="00DB7E0B">
        <w:tab/>
        <w:t>Visiting [__</w:t>
      </w:r>
      <w:proofErr w:type="gramStart"/>
      <w:r w:rsidRPr="00DB7E0B">
        <w:t xml:space="preserve">_]   </w:t>
      </w:r>
      <w:proofErr w:type="gramEnd"/>
      <w:r w:rsidRPr="00DB7E0B">
        <w:t xml:space="preserve">          No relationship [___]          </w:t>
      </w:r>
    </w:p>
    <w:p w14:paraId="11DFBE57" w14:textId="77777777" w:rsidR="005708B7" w:rsidRPr="00DB7E0B" w:rsidRDefault="005708B7" w:rsidP="008F3A41">
      <w:pPr>
        <w:spacing w:line="480" w:lineRule="auto"/>
        <w:ind w:right="8290"/>
      </w:pPr>
    </w:p>
    <w:p w14:paraId="4F95C867" w14:textId="77777777" w:rsidR="005708B7" w:rsidRPr="00DB7E0B" w:rsidRDefault="005708B7" w:rsidP="008F3A41">
      <w:pPr>
        <w:spacing w:after="120" w:line="480" w:lineRule="auto"/>
        <w:ind w:left="720"/>
      </w:pPr>
    </w:p>
    <w:p w14:paraId="4035F09F" w14:textId="77777777" w:rsidR="005708B7" w:rsidRPr="00DB7E0B" w:rsidRDefault="005708B7" w:rsidP="008465F2">
      <w:pPr>
        <w:pStyle w:val="ListParagraph"/>
        <w:numPr>
          <w:ilvl w:val="0"/>
          <w:numId w:val="2"/>
        </w:numPr>
        <w:spacing w:after="120" w:line="480" w:lineRule="auto"/>
        <w:rPr>
          <w:rFonts w:ascii="Times New Roman" w:hAnsi="Times New Roman" w:cs="Times New Roman"/>
          <w:lang w:val="en-US"/>
        </w:rPr>
      </w:pPr>
      <w:r w:rsidRPr="00DB7E0B">
        <w:rPr>
          <w:rFonts w:ascii="Times New Roman" w:hAnsi="Times New Roman" w:cs="Times New Roman"/>
          <w:lang w:val="en-US"/>
        </w:rPr>
        <w:t>Which of the following items do you have in your house that are working? (tick all that apply)</w:t>
      </w:r>
    </w:p>
    <w:p w14:paraId="705CD3C8"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 Living room set</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34359F8F"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 Stove (gas/ electric)</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08370D31"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 Refrigerator or freezer</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4301B4EB"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 Microwave oven</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338663FA"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 Air conditioner</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45B64809"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 Land line telephone</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r w:rsidRPr="00DB7E0B">
        <w:rPr>
          <w:rFonts w:ascii="Times New Roman" w:hAnsi="Times New Roman" w:cs="Times New Roman"/>
        </w:rPr>
        <w:tab/>
      </w:r>
    </w:p>
    <w:p w14:paraId="7CF64F6B"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 Radio</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1051A706"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Stereo equipment/component set</w:t>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27813AEB"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TV </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p>
    <w:p w14:paraId="23BE0384"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 xml:space="preserve">Cable </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4B99B6FE"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Computer/Printer/Fax, etc.</w:t>
      </w:r>
      <w:r w:rsidRPr="00DB7E0B">
        <w:rPr>
          <w:rFonts w:ascii="Times New Roman" w:hAnsi="Times New Roman" w:cs="Times New Roman"/>
        </w:rPr>
        <w:tab/>
      </w:r>
      <w:r w:rsidRPr="00DB7E0B">
        <w:rPr>
          <w:rFonts w:ascii="Times New Roman" w:hAnsi="Times New Roman" w:cs="Times New Roman"/>
        </w:rPr>
        <w:tab/>
        <w:t xml:space="preserve">[____] </w:t>
      </w:r>
      <w:proofErr w:type="gramStart"/>
      <w:r w:rsidRPr="00DB7E0B">
        <w:rPr>
          <w:rFonts w:ascii="Times New Roman" w:hAnsi="Times New Roman" w:cs="Times New Roman"/>
        </w:rPr>
        <w:t>yes</w:t>
      </w:r>
      <w:proofErr w:type="gramEnd"/>
      <w:r w:rsidRPr="00DB7E0B">
        <w:rPr>
          <w:rFonts w:ascii="Times New Roman" w:hAnsi="Times New Roman" w:cs="Times New Roman"/>
        </w:rPr>
        <w:t xml:space="preserve"> </w:t>
      </w:r>
      <w:r w:rsidRPr="00DB7E0B">
        <w:rPr>
          <w:rFonts w:ascii="Times New Roman" w:hAnsi="Times New Roman" w:cs="Times New Roman"/>
        </w:rPr>
        <w:tab/>
      </w:r>
      <w:r w:rsidRPr="00DB7E0B">
        <w:rPr>
          <w:rFonts w:ascii="Times New Roman" w:hAnsi="Times New Roman" w:cs="Times New Roman"/>
        </w:rPr>
        <w:tab/>
        <w:t>[____] no</w:t>
      </w:r>
    </w:p>
    <w:p w14:paraId="630E1885"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Adult bicycle</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2ECF95E3"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Motorbike</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6CB5EAB2" w14:textId="77777777" w:rsidR="005708B7" w:rsidRPr="00DB7E0B" w:rsidRDefault="005708B7" w:rsidP="008465F2">
      <w:pPr>
        <w:pStyle w:val="ListParagraph"/>
        <w:numPr>
          <w:ilvl w:val="0"/>
          <w:numId w:val="11"/>
        </w:numPr>
        <w:spacing w:after="120" w:line="480" w:lineRule="auto"/>
        <w:rPr>
          <w:rFonts w:ascii="Times New Roman" w:hAnsi="Times New Roman" w:cs="Times New Roman"/>
        </w:rPr>
      </w:pPr>
      <w:r w:rsidRPr="00DB7E0B">
        <w:rPr>
          <w:rFonts w:ascii="Times New Roman" w:hAnsi="Times New Roman" w:cs="Times New Roman"/>
        </w:rPr>
        <w:t>Car/ other vehicle</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[____] yes </w:t>
      </w:r>
      <w:r w:rsidRPr="00DB7E0B">
        <w:rPr>
          <w:rFonts w:ascii="Times New Roman" w:hAnsi="Times New Roman" w:cs="Times New Roman"/>
        </w:rPr>
        <w:tab/>
      </w:r>
      <w:r w:rsidRPr="00DB7E0B">
        <w:rPr>
          <w:rFonts w:ascii="Times New Roman" w:hAnsi="Times New Roman" w:cs="Times New Roman"/>
        </w:rPr>
        <w:tab/>
        <w:t>[____] no</w:t>
      </w:r>
    </w:p>
    <w:p w14:paraId="19F9A893" w14:textId="77777777" w:rsidR="005708B7" w:rsidRPr="00DB7E0B" w:rsidRDefault="005708B7" w:rsidP="008F3A41">
      <w:pPr>
        <w:spacing w:after="120" w:line="480" w:lineRule="auto"/>
        <w:ind w:left="360"/>
      </w:pPr>
    </w:p>
    <w:p w14:paraId="19C4D743" w14:textId="77777777" w:rsidR="005708B7" w:rsidRPr="00DB7E0B" w:rsidRDefault="005708B7" w:rsidP="008465F2">
      <w:pPr>
        <w:pStyle w:val="ListParagraph"/>
        <w:numPr>
          <w:ilvl w:val="0"/>
          <w:numId w:val="2"/>
        </w:numPr>
        <w:spacing w:after="120" w:line="480" w:lineRule="auto"/>
        <w:rPr>
          <w:rFonts w:ascii="Times New Roman" w:hAnsi="Times New Roman" w:cs="Times New Roman"/>
        </w:rPr>
      </w:pPr>
      <w:r w:rsidRPr="00DB7E0B">
        <w:rPr>
          <w:rFonts w:ascii="Times New Roman" w:hAnsi="Times New Roman" w:cs="Times New Roman"/>
          <w:lang w:val="en-US"/>
        </w:rPr>
        <w:t xml:space="preserve">What type of toilet facilities do you have at home? </w:t>
      </w:r>
    </w:p>
    <w:p w14:paraId="2F82E03C" w14:textId="77777777" w:rsidR="005708B7" w:rsidRPr="00DB7E0B" w:rsidRDefault="005708B7" w:rsidP="008465F2">
      <w:pPr>
        <w:pStyle w:val="ListParagraph"/>
        <w:numPr>
          <w:ilvl w:val="0"/>
          <w:numId w:val="10"/>
        </w:numPr>
        <w:spacing w:after="120" w:line="480" w:lineRule="auto"/>
        <w:rPr>
          <w:rFonts w:ascii="Times New Roman" w:hAnsi="Times New Roman" w:cs="Times New Roman"/>
        </w:rPr>
      </w:pPr>
      <w:r w:rsidRPr="00DB7E0B">
        <w:rPr>
          <w:rFonts w:ascii="Times New Roman" w:hAnsi="Times New Roman" w:cs="Times New Roman"/>
        </w:rPr>
        <w:t xml:space="preserve">None [___]                                             </w:t>
      </w:r>
    </w:p>
    <w:p w14:paraId="4AE12ECB" w14:textId="77777777" w:rsidR="005708B7" w:rsidRPr="00DB7E0B" w:rsidRDefault="005708B7" w:rsidP="008465F2">
      <w:pPr>
        <w:pStyle w:val="ListParagraph"/>
        <w:numPr>
          <w:ilvl w:val="0"/>
          <w:numId w:val="10"/>
        </w:numPr>
        <w:spacing w:after="120" w:line="480" w:lineRule="auto"/>
        <w:rPr>
          <w:rFonts w:ascii="Times New Roman" w:hAnsi="Times New Roman" w:cs="Times New Roman"/>
        </w:rPr>
      </w:pPr>
      <w:r w:rsidRPr="00DB7E0B">
        <w:rPr>
          <w:rFonts w:ascii="Times New Roman" w:hAnsi="Times New Roman" w:cs="Times New Roman"/>
        </w:rPr>
        <w:t>Hole in the earth [___]</w:t>
      </w:r>
    </w:p>
    <w:p w14:paraId="3BCD0926" w14:textId="77777777" w:rsidR="005708B7" w:rsidRPr="00DB7E0B" w:rsidRDefault="005708B7" w:rsidP="008465F2">
      <w:pPr>
        <w:pStyle w:val="ListParagraph"/>
        <w:numPr>
          <w:ilvl w:val="0"/>
          <w:numId w:val="10"/>
        </w:numPr>
        <w:spacing w:after="120" w:line="480" w:lineRule="auto"/>
        <w:rPr>
          <w:rFonts w:ascii="Times New Roman" w:hAnsi="Times New Roman" w:cs="Times New Roman"/>
        </w:rPr>
      </w:pPr>
      <w:r w:rsidRPr="00DB7E0B">
        <w:rPr>
          <w:rFonts w:ascii="Times New Roman" w:hAnsi="Times New Roman" w:cs="Times New Roman"/>
        </w:rPr>
        <w:t>Pit latrine, shared with other houses [___]</w:t>
      </w:r>
    </w:p>
    <w:p w14:paraId="43E4C3C2" w14:textId="77777777" w:rsidR="005708B7" w:rsidRPr="00DB7E0B" w:rsidRDefault="005708B7" w:rsidP="008465F2">
      <w:pPr>
        <w:pStyle w:val="ListParagraph"/>
        <w:numPr>
          <w:ilvl w:val="0"/>
          <w:numId w:val="10"/>
        </w:numPr>
        <w:spacing w:after="120" w:line="480" w:lineRule="auto"/>
        <w:rPr>
          <w:rFonts w:ascii="Times New Roman" w:hAnsi="Times New Roman" w:cs="Times New Roman"/>
        </w:rPr>
      </w:pPr>
      <w:r w:rsidRPr="00DB7E0B">
        <w:rPr>
          <w:rFonts w:ascii="Times New Roman" w:hAnsi="Times New Roman" w:cs="Times New Roman"/>
        </w:rPr>
        <w:t>Pit latrine, only your house uses (not shared) [___]</w:t>
      </w:r>
    </w:p>
    <w:p w14:paraId="3A36B1DC" w14:textId="77777777" w:rsidR="005708B7" w:rsidRPr="00DB7E0B" w:rsidRDefault="005708B7" w:rsidP="008465F2">
      <w:pPr>
        <w:pStyle w:val="ListParagraph"/>
        <w:numPr>
          <w:ilvl w:val="0"/>
          <w:numId w:val="10"/>
        </w:numPr>
        <w:spacing w:after="120" w:line="480" w:lineRule="auto"/>
        <w:rPr>
          <w:rFonts w:ascii="Times New Roman" w:hAnsi="Times New Roman" w:cs="Times New Roman"/>
        </w:rPr>
      </w:pPr>
      <w:r w:rsidRPr="00DB7E0B">
        <w:rPr>
          <w:rFonts w:ascii="Times New Roman" w:hAnsi="Times New Roman" w:cs="Times New Roman"/>
        </w:rPr>
        <w:t>Flush toilet, shared with other households [___]</w:t>
      </w:r>
    </w:p>
    <w:p w14:paraId="5F520A3B" w14:textId="77777777" w:rsidR="005708B7" w:rsidRPr="00DB7E0B" w:rsidRDefault="005708B7" w:rsidP="008465F2">
      <w:pPr>
        <w:pStyle w:val="ListParagraph"/>
        <w:numPr>
          <w:ilvl w:val="0"/>
          <w:numId w:val="10"/>
        </w:numPr>
        <w:spacing w:after="120" w:line="480" w:lineRule="auto"/>
        <w:rPr>
          <w:rFonts w:ascii="Times New Roman" w:hAnsi="Times New Roman" w:cs="Times New Roman"/>
        </w:rPr>
      </w:pPr>
      <w:r w:rsidRPr="00DB7E0B">
        <w:rPr>
          <w:rFonts w:ascii="Times New Roman" w:hAnsi="Times New Roman" w:cs="Times New Roman"/>
        </w:rPr>
        <w:t>Flush toilet not shared with other households [___]</w:t>
      </w:r>
    </w:p>
    <w:p w14:paraId="695F53F2" w14:textId="77777777" w:rsidR="005708B7" w:rsidRPr="00DB7E0B" w:rsidRDefault="005708B7" w:rsidP="008465F2">
      <w:pPr>
        <w:pStyle w:val="ListParagraph"/>
        <w:numPr>
          <w:ilvl w:val="0"/>
          <w:numId w:val="10"/>
        </w:numPr>
        <w:spacing w:after="120" w:line="480" w:lineRule="auto"/>
        <w:rPr>
          <w:rFonts w:ascii="Times New Roman" w:hAnsi="Times New Roman" w:cs="Times New Roman"/>
        </w:rPr>
      </w:pPr>
      <w:r w:rsidRPr="00DB7E0B">
        <w:rPr>
          <w:rFonts w:ascii="Times New Roman" w:hAnsi="Times New Roman" w:cs="Times New Roman"/>
        </w:rPr>
        <w:t xml:space="preserve">7. Other [____] </w:t>
      </w:r>
      <w:r w:rsidRPr="00DB7E0B">
        <w:rPr>
          <w:rFonts w:ascii="Times New Roman" w:hAnsi="Times New Roman" w:cs="Times New Roman"/>
        </w:rPr>
        <w:tab/>
        <w:t xml:space="preserve">(please </w:t>
      </w:r>
      <w:proofErr w:type="gramStart"/>
      <w:r w:rsidRPr="00DB7E0B">
        <w:rPr>
          <w:rFonts w:ascii="Times New Roman" w:hAnsi="Times New Roman" w:cs="Times New Roman"/>
        </w:rPr>
        <w:t>specify)_</w:t>
      </w:r>
      <w:proofErr w:type="gramEnd"/>
      <w:r w:rsidRPr="00DB7E0B">
        <w:rPr>
          <w:rFonts w:ascii="Times New Roman" w:hAnsi="Times New Roman" w:cs="Times New Roman"/>
        </w:rPr>
        <w:t>______________________</w:t>
      </w:r>
    </w:p>
    <w:p w14:paraId="092454F1" w14:textId="77777777" w:rsidR="005708B7" w:rsidRPr="00DB7E0B" w:rsidRDefault="005708B7" w:rsidP="008F3A41">
      <w:pPr>
        <w:spacing w:after="120" w:line="480" w:lineRule="auto"/>
        <w:ind w:left="360"/>
      </w:pPr>
    </w:p>
    <w:p w14:paraId="51DB55DA" w14:textId="77777777" w:rsidR="005708B7" w:rsidRPr="00DB7E0B" w:rsidRDefault="005708B7" w:rsidP="008F3A41">
      <w:pPr>
        <w:spacing w:after="120" w:line="480" w:lineRule="auto"/>
        <w:ind w:left="360"/>
      </w:pPr>
    </w:p>
    <w:p w14:paraId="66795DCA" w14:textId="77777777" w:rsidR="005708B7" w:rsidRPr="00DB7E0B" w:rsidRDefault="005708B7" w:rsidP="008465F2">
      <w:pPr>
        <w:pStyle w:val="ListParagraph"/>
        <w:numPr>
          <w:ilvl w:val="0"/>
          <w:numId w:val="2"/>
        </w:numPr>
        <w:spacing w:after="120" w:line="480" w:lineRule="auto"/>
        <w:rPr>
          <w:rFonts w:ascii="Times New Roman" w:hAnsi="Times New Roman" w:cs="Times New Roman"/>
          <w:lang w:val="en-US"/>
        </w:rPr>
      </w:pPr>
      <w:r w:rsidRPr="00DB7E0B">
        <w:rPr>
          <w:rFonts w:ascii="Times New Roman" w:hAnsi="Times New Roman" w:cs="Times New Roman"/>
          <w:lang w:val="en-US"/>
        </w:rPr>
        <w:t xml:space="preserve">What is your </w:t>
      </w:r>
      <w:r w:rsidRPr="00DB7E0B">
        <w:rPr>
          <w:rFonts w:ascii="Times New Roman" w:hAnsi="Times New Roman" w:cs="Times New Roman"/>
          <w:u w:val="single"/>
          <w:lang w:val="en-US"/>
        </w:rPr>
        <w:t>main source</w:t>
      </w:r>
      <w:r w:rsidRPr="00DB7E0B">
        <w:rPr>
          <w:rFonts w:ascii="Times New Roman" w:hAnsi="Times New Roman" w:cs="Times New Roman"/>
          <w:lang w:val="en-US"/>
        </w:rPr>
        <w:t xml:space="preserve"> of water for drinking (where you usually get your drinking water from)? </w:t>
      </w:r>
    </w:p>
    <w:p w14:paraId="5910072A" w14:textId="77777777" w:rsidR="005708B7" w:rsidRPr="00DB7E0B" w:rsidRDefault="005708B7" w:rsidP="008465F2">
      <w:pPr>
        <w:pStyle w:val="ListParagraph"/>
        <w:numPr>
          <w:ilvl w:val="0"/>
          <w:numId w:val="9"/>
        </w:numPr>
        <w:spacing w:after="120" w:line="480" w:lineRule="auto"/>
        <w:rPr>
          <w:rFonts w:ascii="Times New Roman" w:hAnsi="Times New Roman" w:cs="Times New Roman"/>
        </w:rPr>
      </w:pPr>
      <w:r w:rsidRPr="00DB7E0B">
        <w:rPr>
          <w:rFonts w:ascii="Times New Roman" w:hAnsi="Times New Roman" w:cs="Times New Roman"/>
        </w:rPr>
        <w:t xml:space="preserve">River/Spring [___]                       </w:t>
      </w:r>
    </w:p>
    <w:p w14:paraId="56EFCEF7" w14:textId="77777777" w:rsidR="005708B7" w:rsidRPr="00DB7E0B" w:rsidRDefault="005708B7" w:rsidP="008465F2">
      <w:pPr>
        <w:pStyle w:val="ListParagraph"/>
        <w:numPr>
          <w:ilvl w:val="0"/>
          <w:numId w:val="9"/>
        </w:numPr>
        <w:spacing w:after="120" w:line="480" w:lineRule="auto"/>
        <w:rPr>
          <w:rFonts w:ascii="Times New Roman" w:hAnsi="Times New Roman" w:cs="Times New Roman"/>
        </w:rPr>
      </w:pPr>
      <w:r w:rsidRPr="00DB7E0B">
        <w:rPr>
          <w:rFonts w:ascii="Times New Roman" w:hAnsi="Times New Roman" w:cs="Times New Roman"/>
        </w:rPr>
        <w:t>Tank/Drum [___]</w:t>
      </w:r>
    </w:p>
    <w:p w14:paraId="48E3CB79" w14:textId="77777777" w:rsidR="005708B7" w:rsidRPr="00DB7E0B" w:rsidRDefault="005708B7" w:rsidP="008465F2">
      <w:pPr>
        <w:pStyle w:val="ListParagraph"/>
        <w:numPr>
          <w:ilvl w:val="0"/>
          <w:numId w:val="9"/>
        </w:numPr>
        <w:spacing w:after="120" w:line="480" w:lineRule="auto"/>
        <w:rPr>
          <w:rFonts w:ascii="Times New Roman" w:hAnsi="Times New Roman" w:cs="Times New Roman"/>
        </w:rPr>
      </w:pPr>
      <w:r w:rsidRPr="00DB7E0B">
        <w:rPr>
          <w:rFonts w:ascii="Times New Roman" w:hAnsi="Times New Roman" w:cs="Times New Roman"/>
        </w:rPr>
        <w:t xml:space="preserve">Standpipe [___]                              </w:t>
      </w:r>
    </w:p>
    <w:p w14:paraId="6601B074" w14:textId="77777777" w:rsidR="005708B7" w:rsidRPr="00DB7E0B" w:rsidRDefault="005708B7" w:rsidP="008465F2">
      <w:pPr>
        <w:pStyle w:val="ListParagraph"/>
        <w:numPr>
          <w:ilvl w:val="0"/>
          <w:numId w:val="9"/>
        </w:numPr>
        <w:spacing w:after="120" w:line="480" w:lineRule="auto"/>
        <w:rPr>
          <w:rFonts w:ascii="Times New Roman" w:hAnsi="Times New Roman" w:cs="Times New Roman"/>
        </w:rPr>
      </w:pPr>
      <w:r w:rsidRPr="00DB7E0B">
        <w:rPr>
          <w:rFonts w:ascii="Times New Roman" w:hAnsi="Times New Roman" w:cs="Times New Roman"/>
        </w:rPr>
        <w:t>Yard pipe (outside of house) [___]</w:t>
      </w:r>
    </w:p>
    <w:p w14:paraId="69DB47A0" w14:textId="77777777" w:rsidR="005708B7" w:rsidRPr="00DB7E0B" w:rsidRDefault="005708B7" w:rsidP="008465F2">
      <w:pPr>
        <w:pStyle w:val="ListParagraph"/>
        <w:numPr>
          <w:ilvl w:val="0"/>
          <w:numId w:val="9"/>
        </w:numPr>
        <w:spacing w:after="120" w:line="480" w:lineRule="auto"/>
        <w:rPr>
          <w:rFonts w:ascii="Times New Roman" w:hAnsi="Times New Roman" w:cs="Times New Roman"/>
        </w:rPr>
      </w:pPr>
      <w:r w:rsidRPr="00DB7E0B">
        <w:rPr>
          <w:rFonts w:ascii="Times New Roman" w:hAnsi="Times New Roman" w:cs="Times New Roman"/>
        </w:rPr>
        <w:t xml:space="preserve">Pipe inside of house [___]          </w:t>
      </w:r>
    </w:p>
    <w:p w14:paraId="1C57BE23" w14:textId="77777777" w:rsidR="005708B7" w:rsidRPr="00DB7E0B" w:rsidRDefault="005708B7" w:rsidP="008465F2">
      <w:pPr>
        <w:pStyle w:val="ListParagraph"/>
        <w:numPr>
          <w:ilvl w:val="0"/>
          <w:numId w:val="9"/>
        </w:numPr>
        <w:spacing w:after="120" w:line="480" w:lineRule="auto"/>
        <w:rPr>
          <w:rFonts w:ascii="Times New Roman" w:hAnsi="Times New Roman" w:cs="Times New Roman"/>
        </w:rPr>
      </w:pPr>
      <w:r w:rsidRPr="00DB7E0B">
        <w:rPr>
          <w:rFonts w:ascii="Times New Roman" w:hAnsi="Times New Roman" w:cs="Times New Roman"/>
        </w:rPr>
        <w:t>Bottled water [___]</w:t>
      </w:r>
    </w:p>
    <w:p w14:paraId="6D26059A" w14:textId="77777777" w:rsidR="005708B7" w:rsidRPr="00DB7E0B" w:rsidRDefault="005708B7" w:rsidP="008F3A41">
      <w:pPr>
        <w:spacing w:line="480" w:lineRule="auto"/>
      </w:pPr>
    </w:p>
    <w:p w14:paraId="66B1CA52" w14:textId="77777777" w:rsidR="005708B7" w:rsidRPr="00DB7E0B" w:rsidRDefault="005708B7" w:rsidP="008465F2">
      <w:pPr>
        <w:pStyle w:val="ListParagraph"/>
        <w:numPr>
          <w:ilvl w:val="0"/>
          <w:numId w:val="2"/>
        </w:numPr>
        <w:spacing w:after="0" w:line="480" w:lineRule="auto"/>
        <w:rPr>
          <w:rFonts w:ascii="Times New Roman" w:hAnsi="Times New Roman" w:cs="Times New Roman"/>
        </w:rPr>
      </w:pPr>
      <w:r w:rsidRPr="00DB7E0B">
        <w:rPr>
          <w:rFonts w:ascii="Times New Roman" w:hAnsi="Times New Roman" w:cs="Times New Roman"/>
        </w:rPr>
        <w:t>Do you exercise by doing any of the following activities? (tick all that apply)</w:t>
      </w:r>
    </w:p>
    <w:p w14:paraId="4DABA2D9" w14:textId="77777777" w:rsidR="005708B7" w:rsidRPr="00DB7E0B" w:rsidRDefault="005708B7" w:rsidP="008465F2">
      <w:pPr>
        <w:pStyle w:val="ListParagraph"/>
        <w:numPr>
          <w:ilvl w:val="1"/>
          <w:numId w:val="2"/>
        </w:numPr>
        <w:spacing w:after="0" w:line="480" w:lineRule="auto"/>
        <w:rPr>
          <w:rFonts w:ascii="Times New Roman" w:hAnsi="Times New Roman" w:cs="Times New Roman"/>
        </w:rPr>
      </w:pPr>
      <w:r w:rsidRPr="00DB7E0B">
        <w:rPr>
          <w:rFonts w:ascii="Times New Roman" w:hAnsi="Times New Roman" w:cs="Times New Roman"/>
        </w:rPr>
        <w:t xml:space="preserve"> Playing a sport (e.g. netball, swimming, track and field) </w:t>
      </w:r>
      <w:r w:rsidRPr="00DB7E0B">
        <w:rPr>
          <w:rFonts w:ascii="Times New Roman" w:hAnsi="Times New Roman" w:cs="Times New Roman"/>
        </w:rPr>
        <w:tab/>
        <w:t xml:space="preserve">[  </w:t>
      </w:r>
      <w:proofErr w:type="gramStart"/>
      <w:r w:rsidRPr="00DB7E0B">
        <w:rPr>
          <w:rFonts w:ascii="Times New Roman" w:hAnsi="Times New Roman" w:cs="Times New Roman"/>
        </w:rPr>
        <w:t xml:space="preserve">  ]</w:t>
      </w:r>
      <w:proofErr w:type="gramEnd"/>
      <w:r w:rsidRPr="00DB7E0B">
        <w:rPr>
          <w:rFonts w:ascii="Times New Roman" w:hAnsi="Times New Roman" w:cs="Times New Roman"/>
        </w:rPr>
        <w:tab/>
      </w:r>
    </w:p>
    <w:p w14:paraId="4C9350B9" w14:textId="77777777" w:rsidR="005708B7" w:rsidRPr="00DB7E0B" w:rsidRDefault="005708B7" w:rsidP="008465F2">
      <w:pPr>
        <w:pStyle w:val="ListParagraph"/>
        <w:numPr>
          <w:ilvl w:val="1"/>
          <w:numId w:val="2"/>
        </w:numPr>
        <w:spacing w:after="0" w:line="480" w:lineRule="auto"/>
        <w:rPr>
          <w:rFonts w:ascii="Times New Roman" w:hAnsi="Times New Roman" w:cs="Times New Roman"/>
        </w:rPr>
      </w:pPr>
      <w:r w:rsidRPr="00DB7E0B">
        <w:rPr>
          <w:rFonts w:ascii="Times New Roman" w:hAnsi="Times New Roman" w:cs="Times New Roman"/>
        </w:rPr>
        <w:t>Jogging</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  </w:t>
      </w:r>
      <w:proofErr w:type="gramStart"/>
      <w:r w:rsidRPr="00DB7E0B">
        <w:rPr>
          <w:rFonts w:ascii="Times New Roman" w:hAnsi="Times New Roman" w:cs="Times New Roman"/>
        </w:rPr>
        <w:t xml:space="preserve">  ]</w:t>
      </w:r>
      <w:proofErr w:type="gramEnd"/>
    </w:p>
    <w:p w14:paraId="4A8CA6A4" w14:textId="77777777" w:rsidR="005708B7" w:rsidRPr="00DB7E0B" w:rsidRDefault="005708B7" w:rsidP="008465F2">
      <w:pPr>
        <w:pStyle w:val="ListParagraph"/>
        <w:numPr>
          <w:ilvl w:val="1"/>
          <w:numId w:val="2"/>
        </w:numPr>
        <w:spacing w:after="0" w:line="480" w:lineRule="auto"/>
        <w:rPr>
          <w:rFonts w:ascii="Times New Roman" w:hAnsi="Times New Roman" w:cs="Times New Roman"/>
        </w:rPr>
      </w:pPr>
      <w:r w:rsidRPr="00DB7E0B">
        <w:rPr>
          <w:rFonts w:ascii="Times New Roman" w:hAnsi="Times New Roman" w:cs="Times New Roman"/>
        </w:rPr>
        <w:t xml:space="preserve"> go to a gym </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  </w:t>
      </w:r>
      <w:proofErr w:type="gramStart"/>
      <w:r w:rsidRPr="00DB7E0B">
        <w:rPr>
          <w:rFonts w:ascii="Times New Roman" w:hAnsi="Times New Roman" w:cs="Times New Roman"/>
        </w:rPr>
        <w:t xml:space="preserve">  ]</w:t>
      </w:r>
      <w:proofErr w:type="gramEnd"/>
    </w:p>
    <w:p w14:paraId="10E1CED4" w14:textId="77777777" w:rsidR="005708B7" w:rsidRPr="00DB7E0B" w:rsidRDefault="005708B7" w:rsidP="008465F2">
      <w:pPr>
        <w:pStyle w:val="ListParagraph"/>
        <w:numPr>
          <w:ilvl w:val="1"/>
          <w:numId w:val="2"/>
        </w:numPr>
        <w:spacing w:after="0" w:line="480" w:lineRule="auto"/>
        <w:rPr>
          <w:rFonts w:ascii="Times New Roman" w:hAnsi="Times New Roman" w:cs="Times New Roman"/>
        </w:rPr>
      </w:pPr>
      <w:r w:rsidRPr="00DB7E0B">
        <w:rPr>
          <w:rFonts w:ascii="Times New Roman" w:hAnsi="Times New Roman" w:cs="Times New Roman"/>
        </w:rPr>
        <w:t xml:space="preserve">Walking (e.g. around a track) </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  </w:t>
      </w:r>
      <w:proofErr w:type="gramStart"/>
      <w:r w:rsidRPr="00DB7E0B">
        <w:rPr>
          <w:rFonts w:ascii="Times New Roman" w:hAnsi="Times New Roman" w:cs="Times New Roman"/>
        </w:rPr>
        <w:t xml:space="preserve">  ]</w:t>
      </w:r>
      <w:proofErr w:type="gramEnd"/>
    </w:p>
    <w:p w14:paraId="41C8480C" w14:textId="77777777" w:rsidR="005708B7" w:rsidRPr="00DB7E0B" w:rsidRDefault="005708B7" w:rsidP="008465F2">
      <w:pPr>
        <w:pStyle w:val="ListParagraph"/>
        <w:numPr>
          <w:ilvl w:val="1"/>
          <w:numId w:val="2"/>
        </w:numPr>
        <w:spacing w:after="0" w:line="480" w:lineRule="auto"/>
        <w:rPr>
          <w:rFonts w:ascii="Times New Roman" w:hAnsi="Times New Roman" w:cs="Times New Roman"/>
        </w:rPr>
      </w:pPr>
      <w:r w:rsidRPr="00DB7E0B">
        <w:rPr>
          <w:rFonts w:ascii="Times New Roman" w:hAnsi="Times New Roman" w:cs="Times New Roman"/>
        </w:rPr>
        <w:t>No, I don’t exercise</w:t>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r>
      <w:r w:rsidRPr="00DB7E0B">
        <w:rPr>
          <w:rFonts w:ascii="Times New Roman" w:hAnsi="Times New Roman" w:cs="Times New Roman"/>
        </w:rPr>
        <w:tab/>
        <w:t xml:space="preserve">[  </w:t>
      </w:r>
      <w:proofErr w:type="gramStart"/>
      <w:r w:rsidRPr="00DB7E0B">
        <w:rPr>
          <w:rFonts w:ascii="Times New Roman" w:hAnsi="Times New Roman" w:cs="Times New Roman"/>
        </w:rPr>
        <w:t xml:space="preserve">  ]</w:t>
      </w:r>
      <w:proofErr w:type="gramEnd"/>
    </w:p>
    <w:p w14:paraId="3B80D491" w14:textId="77777777" w:rsidR="005708B7" w:rsidRPr="00DB7E0B" w:rsidRDefault="005708B7" w:rsidP="008F3A41">
      <w:pPr>
        <w:spacing w:line="480" w:lineRule="auto"/>
      </w:pPr>
    </w:p>
    <w:p w14:paraId="5867A135" w14:textId="77777777" w:rsidR="005708B7" w:rsidRPr="00DB7E0B" w:rsidRDefault="005708B7" w:rsidP="008465F2">
      <w:pPr>
        <w:pStyle w:val="ListParagraph"/>
        <w:numPr>
          <w:ilvl w:val="0"/>
          <w:numId w:val="2"/>
        </w:numPr>
        <w:spacing w:after="0" w:line="480" w:lineRule="auto"/>
        <w:rPr>
          <w:rFonts w:ascii="Times New Roman" w:hAnsi="Times New Roman" w:cs="Times New Roman"/>
        </w:rPr>
      </w:pPr>
      <w:r w:rsidRPr="00DB7E0B">
        <w:rPr>
          <w:rFonts w:ascii="Times New Roman" w:hAnsi="Times New Roman" w:cs="Times New Roman"/>
        </w:rPr>
        <w:t>If yes, how many days per week do you exercise? _________________________</w:t>
      </w:r>
    </w:p>
    <w:p w14:paraId="1AA042A0" w14:textId="77777777" w:rsidR="005708B7" w:rsidRPr="00DB7E0B" w:rsidRDefault="005708B7" w:rsidP="008F3A41">
      <w:pPr>
        <w:spacing w:line="480" w:lineRule="auto"/>
      </w:pPr>
    </w:p>
    <w:p w14:paraId="1128BBD6" w14:textId="77777777" w:rsidR="005708B7" w:rsidRPr="00DB7E0B" w:rsidRDefault="005708B7" w:rsidP="008465F2">
      <w:pPr>
        <w:pStyle w:val="ListParagraph"/>
        <w:numPr>
          <w:ilvl w:val="0"/>
          <w:numId w:val="2"/>
        </w:numPr>
        <w:spacing w:after="0" w:line="480" w:lineRule="auto"/>
        <w:rPr>
          <w:rFonts w:ascii="Times New Roman" w:hAnsi="Times New Roman" w:cs="Times New Roman"/>
        </w:rPr>
      </w:pPr>
      <w:r w:rsidRPr="00DB7E0B">
        <w:rPr>
          <w:rFonts w:ascii="Times New Roman" w:hAnsi="Times New Roman" w:cs="Times New Roman"/>
        </w:rPr>
        <w:t>On each day, how much time do you spend exercising on average</w:t>
      </w:r>
    </w:p>
    <w:p w14:paraId="62BAADB3" w14:textId="77777777" w:rsidR="005708B7" w:rsidRPr="00DB7E0B" w:rsidRDefault="005708B7" w:rsidP="008F3A41">
      <w:pPr>
        <w:pStyle w:val="ListParagraph"/>
        <w:spacing w:line="480" w:lineRule="auto"/>
        <w:ind w:left="360"/>
        <w:rPr>
          <w:rFonts w:ascii="Times New Roman" w:hAnsi="Times New Roman" w:cs="Times New Roman"/>
        </w:rPr>
      </w:pPr>
      <w:r w:rsidRPr="00DB7E0B">
        <w:rPr>
          <w:rFonts w:ascii="Times New Roman" w:hAnsi="Times New Roman" w:cs="Times New Roman"/>
        </w:rPr>
        <w:t xml:space="preserve">less than 1 </w:t>
      </w:r>
      <w:proofErr w:type="gramStart"/>
      <w:r w:rsidRPr="00DB7E0B">
        <w:rPr>
          <w:rFonts w:ascii="Times New Roman" w:hAnsi="Times New Roman" w:cs="Times New Roman"/>
        </w:rPr>
        <w:t>hour  [</w:t>
      </w:r>
      <w:proofErr w:type="gramEnd"/>
      <w:r w:rsidRPr="00DB7E0B">
        <w:rPr>
          <w:rFonts w:ascii="Times New Roman" w:hAnsi="Times New Roman" w:cs="Times New Roman"/>
        </w:rPr>
        <w:t xml:space="preserve">  </w:t>
      </w:r>
      <w:proofErr w:type="gramStart"/>
      <w:r w:rsidRPr="00DB7E0B">
        <w:rPr>
          <w:rFonts w:ascii="Times New Roman" w:hAnsi="Times New Roman" w:cs="Times New Roman"/>
        </w:rPr>
        <w:t xml:space="preserve">  ]</w:t>
      </w:r>
      <w:proofErr w:type="gramEnd"/>
      <w:r w:rsidRPr="00DB7E0B">
        <w:rPr>
          <w:rFonts w:ascii="Times New Roman" w:hAnsi="Times New Roman" w:cs="Times New Roman"/>
        </w:rPr>
        <w:t xml:space="preserve">     </w:t>
      </w:r>
      <w:r w:rsidRPr="00DB7E0B">
        <w:rPr>
          <w:rFonts w:ascii="Times New Roman" w:hAnsi="Times New Roman" w:cs="Times New Roman"/>
        </w:rPr>
        <w:tab/>
      </w:r>
      <w:r w:rsidRPr="00DB7E0B">
        <w:rPr>
          <w:rFonts w:ascii="Times New Roman" w:hAnsi="Times New Roman" w:cs="Times New Roman"/>
        </w:rPr>
        <w:tab/>
      </w:r>
    </w:p>
    <w:p w14:paraId="2EA68545" w14:textId="77777777" w:rsidR="005708B7" w:rsidRPr="00DB7E0B" w:rsidRDefault="005708B7" w:rsidP="008F3A41">
      <w:pPr>
        <w:pStyle w:val="ListParagraph"/>
        <w:spacing w:line="480" w:lineRule="auto"/>
        <w:ind w:left="360"/>
        <w:rPr>
          <w:rFonts w:ascii="Times New Roman" w:hAnsi="Times New Roman" w:cs="Times New Roman"/>
        </w:rPr>
      </w:pPr>
      <w:r w:rsidRPr="00DB7E0B">
        <w:rPr>
          <w:rFonts w:ascii="Times New Roman" w:hAnsi="Times New Roman" w:cs="Times New Roman"/>
        </w:rPr>
        <w:t>1 hour</w:t>
      </w:r>
      <w:r w:rsidRPr="00DB7E0B">
        <w:rPr>
          <w:rFonts w:ascii="Times New Roman" w:hAnsi="Times New Roman" w:cs="Times New Roman"/>
        </w:rPr>
        <w:tab/>
        <w:t xml:space="preserve">[  </w:t>
      </w:r>
      <w:proofErr w:type="gramStart"/>
      <w:r w:rsidRPr="00DB7E0B">
        <w:rPr>
          <w:rFonts w:ascii="Times New Roman" w:hAnsi="Times New Roman" w:cs="Times New Roman"/>
        </w:rPr>
        <w:t xml:space="preserve">  ]</w:t>
      </w:r>
      <w:proofErr w:type="gramEnd"/>
      <w:r w:rsidRPr="00DB7E0B">
        <w:rPr>
          <w:rFonts w:ascii="Times New Roman" w:hAnsi="Times New Roman" w:cs="Times New Roman"/>
        </w:rPr>
        <w:t xml:space="preserve">     </w:t>
      </w:r>
      <w:r w:rsidRPr="00DB7E0B">
        <w:rPr>
          <w:rFonts w:ascii="Times New Roman" w:hAnsi="Times New Roman" w:cs="Times New Roman"/>
        </w:rPr>
        <w:tab/>
      </w:r>
      <w:r w:rsidRPr="00DB7E0B">
        <w:rPr>
          <w:rFonts w:ascii="Times New Roman" w:hAnsi="Times New Roman" w:cs="Times New Roman"/>
        </w:rPr>
        <w:tab/>
      </w:r>
    </w:p>
    <w:p w14:paraId="4553685B" w14:textId="77777777" w:rsidR="005708B7" w:rsidRPr="00DB7E0B" w:rsidRDefault="005708B7" w:rsidP="008F3A41">
      <w:pPr>
        <w:pStyle w:val="ListParagraph"/>
        <w:spacing w:line="480" w:lineRule="auto"/>
        <w:ind w:left="360"/>
        <w:rPr>
          <w:rFonts w:ascii="Times New Roman" w:hAnsi="Times New Roman" w:cs="Times New Roman"/>
        </w:rPr>
      </w:pPr>
      <w:r w:rsidRPr="00DB7E0B">
        <w:rPr>
          <w:rFonts w:ascii="Times New Roman" w:hAnsi="Times New Roman" w:cs="Times New Roman"/>
        </w:rPr>
        <w:t>2 hours</w:t>
      </w:r>
      <w:r w:rsidRPr="00DB7E0B">
        <w:rPr>
          <w:rFonts w:ascii="Times New Roman" w:hAnsi="Times New Roman" w:cs="Times New Roman"/>
        </w:rPr>
        <w:tab/>
        <w:t xml:space="preserve">[  </w:t>
      </w:r>
      <w:proofErr w:type="gramStart"/>
      <w:r w:rsidRPr="00DB7E0B">
        <w:rPr>
          <w:rFonts w:ascii="Times New Roman" w:hAnsi="Times New Roman" w:cs="Times New Roman"/>
        </w:rPr>
        <w:t xml:space="preserve">  ]</w:t>
      </w:r>
      <w:proofErr w:type="gramEnd"/>
      <w:r w:rsidRPr="00DB7E0B">
        <w:rPr>
          <w:rFonts w:ascii="Times New Roman" w:hAnsi="Times New Roman" w:cs="Times New Roman"/>
        </w:rPr>
        <w:t xml:space="preserve">     </w:t>
      </w:r>
      <w:r w:rsidRPr="00DB7E0B">
        <w:rPr>
          <w:rFonts w:ascii="Times New Roman" w:hAnsi="Times New Roman" w:cs="Times New Roman"/>
        </w:rPr>
        <w:tab/>
      </w:r>
      <w:r w:rsidRPr="00DB7E0B">
        <w:rPr>
          <w:rFonts w:ascii="Times New Roman" w:hAnsi="Times New Roman" w:cs="Times New Roman"/>
        </w:rPr>
        <w:tab/>
      </w:r>
    </w:p>
    <w:p w14:paraId="2BD73F0E" w14:textId="77777777" w:rsidR="005708B7" w:rsidRPr="00DB7E0B" w:rsidRDefault="005708B7" w:rsidP="008F3A41">
      <w:pPr>
        <w:pStyle w:val="ListParagraph"/>
        <w:spacing w:line="480" w:lineRule="auto"/>
        <w:ind w:left="360"/>
        <w:rPr>
          <w:rFonts w:ascii="Times New Roman" w:hAnsi="Times New Roman" w:cs="Times New Roman"/>
        </w:rPr>
      </w:pPr>
      <w:r w:rsidRPr="00DB7E0B">
        <w:rPr>
          <w:rFonts w:ascii="Times New Roman" w:hAnsi="Times New Roman" w:cs="Times New Roman"/>
        </w:rPr>
        <w:t xml:space="preserve">3 hours or more [ </w:t>
      </w:r>
      <w:proofErr w:type="gramStart"/>
      <w:r w:rsidRPr="00DB7E0B">
        <w:rPr>
          <w:rFonts w:ascii="Times New Roman" w:hAnsi="Times New Roman" w:cs="Times New Roman"/>
        </w:rPr>
        <w:t xml:space="preserve">  ]</w:t>
      </w:r>
      <w:proofErr w:type="gramEnd"/>
    </w:p>
    <w:p w14:paraId="7B9AC750" w14:textId="77777777" w:rsidR="005708B7" w:rsidRPr="00DB7E0B" w:rsidRDefault="005708B7" w:rsidP="008F3A41">
      <w:pPr>
        <w:spacing w:line="480" w:lineRule="auto"/>
      </w:pPr>
    </w:p>
    <w:p w14:paraId="7BDD2FFC" w14:textId="77777777" w:rsidR="005708B7" w:rsidRPr="00DB7E0B" w:rsidRDefault="005708B7" w:rsidP="008465F2">
      <w:pPr>
        <w:pStyle w:val="ListParagraph"/>
        <w:numPr>
          <w:ilvl w:val="0"/>
          <w:numId w:val="2"/>
        </w:numPr>
        <w:spacing w:after="0" w:line="480" w:lineRule="auto"/>
        <w:rPr>
          <w:rFonts w:ascii="Times New Roman" w:hAnsi="Times New Roman" w:cs="Times New Roman"/>
        </w:rPr>
      </w:pPr>
      <w:r w:rsidRPr="00DB7E0B">
        <w:rPr>
          <w:rFonts w:ascii="Times New Roman" w:hAnsi="Times New Roman" w:cs="Times New Roman"/>
        </w:rPr>
        <w:t>What do you think of your weight now?</w:t>
      </w:r>
    </w:p>
    <w:p w14:paraId="6F86D459" w14:textId="77777777" w:rsidR="005708B7" w:rsidRPr="00DB7E0B" w:rsidRDefault="005708B7" w:rsidP="008F3A41">
      <w:pPr>
        <w:pStyle w:val="ListParagraph"/>
        <w:spacing w:line="480" w:lineRule="auto"/>
        <w:ind w:left="532"/>
        <w:jc w:val="both"/>
        <w:rPr>
          <w:rFonts w:ascii="Times New Roman" w:hAnsi="Times New Roman" w:cs="Times New Roman"/>
        </w:rPr>
      </w:pPr>
      <w:r w:rsidRPr="00DB7E0B">
        <w:rPr>
          <w:rFonts w:ascii="Times New Roman" w:hAnsi="Times New Roman" w:cs="Times New Roman"/>
        </w:rPr>
        <w:t xml:space="preserve">I want to lose weight [  </w:t>
      </w:r>
      <w:proofErr w:type="gramStart"/>
      <w:r w:rsidRPr="00DB7E0B">
        <w:rPr>
          <w:rFonts w:ascii="Times New Roman" w:hAnsi="Times New Roman" w:cs="Times New Roman"/>
        </w:rPr>
        <w:t xml:space="preserve">  ]</w:t>
      </w:r>
      <w:proofErr w:type="gramEnd"/>
      <w:r w:rsidRPr="00DB7E0B">
        <w:rPr>
          <w:rFonts w:ascii="Times New Roman" w:hAnsi="Times New Roman" w:cs="Times New Roman"/>
        </w:rPr>
        <w:t xml:space="preserve"> </w:t>
      </w:r>
      <w:r w:rsidRPr="00DB7E0B">
        <w:rPr>
          <w:rFonts w:ascii="Times New Roman" w:hAnsi="Times New Roman" w:cs="Times New Roman"/>
        </w:rPr>
        <w:tab/>
        <w:t xml:space="preserve">I want to put on weight [  </w:t>
      </w:r>
      <w:proofErr w:type="gramStart"/>
      <w:r w:rsidRPr="00DB7E0B">
        <w:rPr>
          <w:rFonts w:ascii="Times New Roman" w:hAnsi="Times New Roman" w:cs="Times New Roman"/>
        </w:rPr>
        <w:t xml:space="preserve">  ]</w:t>
      </w:r>
      <w:proofErr w:type="gramEnd"/>
      <w:r w:rsidRPr="00DB7E0B">
        <w:rPr>
          <w:rFonts w:ascii="Times New Roman" w:hAnsi="Times New Roman" w:cs="Times New Roman"/>
        </w:rPr>
        <w:tab/>
        <w:t xml:space="preserve">   I think my weight is fine [  </w:t>
      </w:r>
      <w:proofErr w:type="gramStart"/>
      <w:r w:rsidRPr="00DB7E0B">
        <w:rPr>
          <w:rFonts w:ascii="Times New Roman" w:hAnsi="Times New Roman" w:cs="Times New Roman"/>
        </w:rPr>
        <w:t xml:space="preserve">  ]</w:t>
      </w:r>
      <w:proofErr w:type="gramEnd"/>
      <w:r w:rsidRPr="00DB7E0B">
        <w:rPr>
          <w:rFonts w:ascii="Times New Roman" w:hAnsi="Times New Roman" w:cs="Times New Roman"/>
        </w:rPr>
        <w:t xml:space="preserve">    </w:t>
      </w:r>
    </w:p>
    <w:p w14:paraId="228D59A3" w14:textId="77777777" w:rsidR="005708B7" w:rsidRPr="00DB7E0B" w:rsidRDefault="005708B7" w:rsidP="008F3A41">
      <w:pPr>
        <w:pStyle w:val="BodyText"/>
        <w:spacing w:before="167" w:line="480" w:lineRule="auto"/>
        <w:rPr>
          <w:rFonts w:ascii="Times New Roman" w:hAnsi="Times New Roman" w:cs="Times New Roman"/>
          <w:sz w:val="24"/>
          <w:szCs w:val="24"/>
        </w:rPr>
      </w:pPr>
    </w:p>
    <w:p w14:paraId="23B48D12" w14:textId="77777777" w:rsidR="005708B7" w:rsidRPr="00DB7E0B" w:rsidRDefault="005708B7" w:rsidP="008465F2">
      <w:pPr>
        <w:pStyle w:val="ListParagraph"/>
        <w:widowControl w:val="0"/>
        <w:numPr>
          <w:ilvl w:val="0"/>
          <w:numId w:val="2"/>
        </w:numPr>
        <w:tabs>
          <w:tab w:val="left" w:pos="940"/>
        </w:tabs>
        <w:autoSpaceDE w:val="0"/>
        <w:autoSpaceDN w:val="0"/>
        <w:spacing w:after="0" w:line="480" w:lineRule="auto"/>
        <w:contextualSpacing w:val="0"/>
        <w:rPr>
          <w:rFonts w:ascii="Times New Roman" w:hAnsi="Times New Roman" w:cs="Times New Roman"/>
        </w:rPr>
      </w:pPr>
      <w:r w:rsidRPr="00DB7E0B">
        <w:rPr>
          <w:rFonts w:ascii="Times New Roman" w:hAnsi="Times New Roman" w:cs="Times New Roman"/>
          <w:color w:val="202124"/>
        </w:rPr>
        <w:t>Are</w:t>
      </w:r>
      <w:r w:rsidRPr="00DB7E0B">
        <w:rPr>
          <w:rFonts w:ascii="Times New Roman" w:hAnsi="Times New Roman" w:cs="Times New Roman"/>
          <w:color w:val="202124"/>
          <w:spacing w:val="10"/>
        </w:rPr>
        <w:t xml:space="preserve"> </w:t>
      </w:r>
      <w:r w:rsidRPr="00DB7E0B">
        <w:rPr>
          <w:rFonts w:ascii="Times New Roman" w:hAnsi="Times New Roman" w:cs="Times New Roman"/>
          <w:color w:val="202124"/>
        </w:rPr>
        <w:t>you</w:t>
      </w:r>
      <w:r w:rsidRPr="00DB7E0B">
        <w:rPr>
          <w:rFonts w:ascii="Times New Roman" w:hAnsi="Times New Roman" w:cs="Times New Roman"/>
          <w:color w:val="202124"/>
          <w:spacing w:val="10"/>
        </w:rPr>
        <w:t xml:space="preserve"> </w:t>
      </w:r>
      <w:r w:rsidRPr="00DB7E0B">
        <w:rPr>
          <w:rFonts w:ascii="Times New Roman" w:hAnsi="Times New Roman" w:cs="Times New Roman"/>
          <w:color w:val="202124"/>
        </w:rPr>
        <w:t>trying</w:t>
      </w:r>
      <w:r w:rsidRPr="00DB7E0B">
        <w:rPr>
          <w:rFonts w:ascii="Times New Roman" w:hAnsi="Times New Roman" w:cs="Times New Roman"/>
          <w:color w:val="202124"/>
          <w:spacing w:val="10"/>
        </w:rPr>
        <w:t xml:space="preserve"> </w:t>
      </w:r>
      <w:r w:rsidRPr="00DB7E0B">
        <w:rPr>
          <w:rFonts w:ascii="Times New Roman" w:hAnsi="Times New Roman" w:cs="Times New Roman"/>
          <w:color w:val="202124"/>
        </w:rPr>
        <w:t>to</w:t>
      </w:r>
      <w:r w:rsidRPr="00DB7E0B">
        <w:rPr>
          <w:rFonts w:ascii="Times New Roman" w:hAnsi="Times New Roman" w:cs="Times New Roman"/>
          <w:color w:val="202124"/>
          <w:spacing w:val="10"/>
        </w:rPr>
        <w:t xml:space="preserve"> </w:t>
      </w:r>
      <w:r w:rsidRPr="00DB7E0B">
        <w:rPr>
          <w:rFonts w:ascii="Times New Roman" w:hAnsi="Times New Roman" w:cs="Times New Roman"/>
          <w:color w:val="202124"/>
        </w:rPr>
        <w:t>control</w:t>
      </w:r>
      <w:r w:rsidRPr="00DB7E0B">
        <w:rPr>
          <w:rFonts w:ascii="Times New Roman" w:hAnsi="Times New Roman" w:cs="Times New Roman"/>
          <w:color w:val="202124"/>
          <w:spacing w:val="10"/>
        </w:rPr>
        <w:t xml:space="preserve"> </w:t>
      </w:r>
      <w:r w:rsidRPr="00DB7E0B">
        <w:rPr>
          <w:rFonts w:ascii="Times New Roman" w:hAnsi="Times New Roman" w:cs="Times New Roman"/>
          <w:color w:val="202124"/>
        </w:rPr>
        <w:t>your</w:t>
      </w:r>
      <w:r w:rsidRPr="00DB7E0B">
        <w:rPr>
          <w:rFonts w:ascii="Times New Roman" w:hAnsi="Times New Roman" w:cs="Times New Roman"/>
          <w:color w:val="202124"/>
          <w:spacing w:val="10"/>
        </w:rPr>
        <w:t xml:space="preserve"> </w:t>
      </w:r>
      <w:r w:rsidRPr="00DB7E0B">
        <w:rPr>
          <w:rFonts w:ascii="Times New Roman" w:hAnsi="Times New Roman" w:cs="Times New Roman"/>
          <w:color w:val="202124"/>
        </w:rPr>
        <w:t>weight</w:t>
      </w:r>
      <w:r w:rsidRPr="00DB7E0B">
        <w:rPr>
          <w:rFonts w:ascii="Times New Roman" w:hAnsi="Times New Roman" w:cs="Times New Roman"/>
          <w:color w:val="202124"/>
          <w:spacing w:val="-10"/>
        </w:rPr>
        <w:t xml:space="preserve">?   Yes [   </w:t>
      </w:r>
      <w:proofErr w:type="gramStart"/>
      <w:r w:rsidRPr="00DB7E0B">
        <w:rPr>
          <w:rFonts w:ascii="Times New Roman" w:hAnsi="Times New Roman" w:cs="Times New Roman"/>
          <w:color w:val="202124"/>
          <w:spacing w:val="-10"/>
        </w:rPr>
        <w:t xml:space="preserve">  ]</w:t>
      </w:r>
      <w:proofErr w:type="gramEnd"/>
      <w:r w:rsidRPr="00DB7E0B">
        <w:rPr>
          <w:rFonts w:ascii="Times New Roman" w:hAnsi="Times New Roman" w:cs="Times New Roman"/>
          <w:color w:val="202124"/>
          <w:spacing w:val="-10"/>
        </w:rPr>
        <w:tab/>
        <w:t xml:space="preserve">No [   </w:t>
      </w:r>
      <w:proofErr w:type="gramStart"/>
      <w:r w:rsidRPr="00DB7E0B">
        <w:rPr>
          <w:rFonts w:ascii="Times New Roman" w:hAnsi="Times New Roman" w:cs="Times New Roman"/>
          <w:color w:val="202124"/>
          <w:spacing w:val="-10"/>
        </w:rPr>
        <w:t xml:space="preserve">  ]</w:t>
      </w:r>
      <w:proofErr w:type="gramEnd"/>
    </w:p>
    <w:p w14:paraId="6094B09F" w14:textId="77777777" w:rsidR="005708B7" w:rsidRPr="00DB7E0B" w:rsidRDefault="005708B7" w:rsidP="008F3A41">
      <w:pPr>
        <w:pStyle w:val="ListParagraph"/>
        <w:spacing w:line="480" w:lineRule="auto"/>
        <w:ind w:left="1768"/>
        <w:rPr>
          <w:rFonts w:ascii="Times New Roman" w:hAnsi="Times New Roman" w:cs="Times New Roman"/>
        </w:rPr>
      </w:pPr>
    </w:p>
    <w:p w14:paraId="4348AFBC" w14:textId="77777777" w:rsidR="005708B7" w:rsidRPr="00DB7E0B" w:rsidRDefault="005708B7" w:rsidP="008465F2">
      <w:pPr>
        <w:pStyle w:val="ListParagraph"/>
        <w:widowControl w:val="0"/>
        <w:numPr>
          <w:ilvl w:val="0"/>
          <w:numId w:val="2"/>
        </w:numPr>
        <w:tabs>
          <w:tab w:val="left" w:pos="940"/>
        </w:tabs>
        <w:autoSpaceDE w:val="0"/>
        <w:autoSpaceDN w:val="0"/>
        <w:spacing w:after="0" w:line="480" w:lineRule="auto"/>
        <w:contextualSpacing w:val="0"/>
        <w:rPr>
          <w:rFonts w:ascii="Times New Roman" w:hAnsi="Times New Roman" w:cs="Times New Roman"/>
        </w:rPr>
      </w:pPr>
      <w:r w:rsidRPr="00DB7E0B">
        <w:rPr>
          <w:rFonts w:ascii="Times New Roman" w:hAnsi="Times New Roman" w:cs="Times New Roman"/>
          <w:color w:val="202124"/>
        </w:rPr>
        <w:t>If</w:t>
      </w:r>
      <w:r w:rsidRPr="00DB7E0B">
        <w:rPr>
          <w:rFonts w:ascii="Times New Roman" w:hAnsi="Times New Roman" w:cs="Times New Roman"/>
          <w:color w:val="202124"/>
          <w:spacing w:val="8"/>
        </w:rPr>
        <w:t xml:space="preserve"> </w:t>
      </w:r>
      <w:r w:rsidRPr="00DB7E0B">
        <w:rPr>
          <w:rFonts w:ascii="Times New Roman" w:hAnsi="Times New Roman" w:cs="Times New Roman"/>
          <w:color w:val="202124"/>
        </w:rPr>
        <w:t>you</w:t>
      </w:r>
      <w:r w:rsidRPr="00DB7E0B">
        <w:rPr>
          <w:rFonts w:ascii="Times New Roman" w:hAnsi="Times New Roman" w:cs="Times New Roman"/>
          <w:color w:val="202124"/>
          <w:spacing w:val="9"/>
        </w:rPr>
        <w:t xml:space="preserve"> are </w:t>
      </w:r>
      <w:r w:rsidRPr="00DB7E0B">
        <w:rPr>
          <w:rFonts w:ascii="Times New Roman" w:hAnsi="Times New Roman" w:cs="Times New Roman"/>
          <w:color w:val="202124"/>
        </w:rPr>
        <w:t>trying</w:t>
      </w:r>
      <w:r w:rsidRPr="00DB7E0B">
        <w:rPr>
          <w:rFonts w:ascii="Times New Roman" w:hAnsi="Times New Roman" w:cs="Times New Roman"/>
          <w:color w:val="202124"/>
          <w:spacing w:val="9"/>
        </w:rPr>
        <w:t xml:space="preserve"> </w:t>
      </w:r>
      <w:r w:rsidRPr="00DB7E0B">
        <w:rPr>
          <w:rFonts w:ascii="Times New Roman" w:hAnsi="Times New Roman" w:cs="Times New Roman"/>
          <w:color w:val="202124"/>
        </w:rPr>
        <w:t>to</w:t>
      </w:r>
      <w:r w:rsidRPr="00DB7E0B">
        <w:rPr>
          <w:rFonts w:ascii="Times New Roman" w:hAnsi="Times New Roman" w:cs="Times New Roman"/>
          <w:color w:val="202124"/>
          <w:spacing w:val="8"/>
        </w:rPr>
        <w:t xml:space="preserve"> </w:t>
      </w:r>
      <w:r w:rsidRPr="00DB7E0B">
        <w:rPr>
          <w:rFonts w:ascii="Times New Roman" w:hAnsi="Times New Roman" w:cs="Times New Roman"/>
          <w:color w:val="202124"/>
        </w:rPr>
        <w:t>control</w:t>
      </w:r>
      <w:r w:rsidRPr="00DB7E0B">
        <w:rPr>
          <w:rFonts w:ascii="Times New Roman" w:hAnsi="Times New Roman" w:cs="Times New Roman"/>
          <w:color w:val="202124"/>
          <w:spacing w:val="9"/>
        </w:rPr>
        <w:t xml:space="preserve"> </w:t>
      </w:r>
      <w:r w:rsidRPr="00DB7E0B">
        <w:rPr>
          <w:rFonts w:ascii="Times New Roman" w:hAnsi="Times New Roman" w:cs="Times New Roman"/>
          <w:color w:val="202124"/>
        </w:rPr>
        <w:t>your</w:t>
      </w:r>
      <w:r w:rsidRPr="00DB7E0B">
        <w:rPr>
          <w:rFonts w:ascii="Times New Roman" w:hAnsi="Times New Roman" w:cs="Times New Roman"/>
          <w:color w:val="202124"/>
          <w:spacing w:val="9"/>
        </w:rPr>
        <w:t xml:space="preserve"> </w:t>
      </w:r>
      <w:r w:rsidRPr="00DB7E0B">
        <w:rPr>
          <w:rFonts w:ascii="Times New Roman" w:hAnsi="Times New Roman" w:cs="Times New Roman"/>
          <w:color w:val="202124"/>
        </w:rPr>
        <w:t>weight,</w:t>
      </w:r>
      <w:r w:rsidRPr="00DB7E0B">
        <w:rPr>
          <w:rFonts w:ascii="Times New Roman" w:hAnsi="Times New Roman" w:cs="Times New Roman"/>
          <w:color w:val="202124"/>
          <w:spacing w:val="9"/>
        </w:rPr>
        <w:t xml:space="preserve"> </w:t>
      </w:r>
      <w:r w:rsidRPr="00DB7E0B">
        <w:rPr>
          <w:rFonts w:ascii="Times New Roman" w:hAnsi="Times New Roman" w:cs="Times New Roman"/>
          <w:color w:val="202124"/>
        </w:rPr>
        <w:t>what</w:t>
      </w:r>
      <w:r w:rsidRPr="00DB7E0B">
        <w:rPr>
          <w:rFonts w:ascii="Times New Roman" w:hAnsi="Times New Roman" w:cs="Times New Roman"/>
          <w:color w:val="202124"/>
          <w:spacing w:val="9"/>
        </w:rPr>
        <w:t xml:space="preserve"> </w:t>
      </w:r>
      <w:r w:rsidRPr="00DB7E0B">
        <w:rPr>
          <w:rFonts w:ascii="Times New Roman" w:hAnsi="Times New Roman" w:cs="Times New Roman"/>
          <w:color w:val="202124"/>
        </w:rPr>
        <w:t>is</w:t>
      </w:r>
      <w:r w:rsidRPr="00DB7E0B">
        <w:rPr>
          <w:rFonts w:ascii="Times New Roman" w:hAnsi="Times New Roman" w:cs="Times New Roman"/>
          <w:color w:val="202124"/>
          <w:spacing w:val="8"/>
        </w:rPr>
        <w:t xml:space="preserve"> </w:t>
      </w:r>
      <w:r w:rsidRPr="00DB7E0B">
        <w:rPr>
          <w:rFonts w:ascii="Times New Roman" w:hAnsi="Times New Roman" w:cs="Times New Roman"/>
          <w:color w:val="202124"/>
        </w:rPr>
        <w:t>your</w:t>
      </w:r>
      <w:r w:rsidRPr="00DB7E0B">
        <w:rPr>
          <w:rFonts w:ascii="Times New Roman" w:hAnsi="Times New Roman" w:cs="Times New Roman"/>
          <w:color w:val="202124"/>
          <w:spacing w:val="9"/>
        </w:rPr>
        <w:t xml:space="preserve"> </w:t>
      </w:r>
      <w:r w:rsidRPr="00DB7E0B">
        <w:rPr>
          <w:rFonts w:ascii="Times New Roman" w:hAnsi="Times New Roman" w:cs="Times New Roman"/>
          <w:color w:val="202124"/>
        </w:rPr>
        <w:t>reason</w:t>
      </w:r>
      <w:r w:rsidRPr="00DB7E0B">
        <w:rPr>
          <w:rFonts w:ascii="Times New Roman" w:hAnsi="Times New Roman" w:cs="Times New Roman"/>
          <w:color w:val="202124"/>
          <w:spacing w:val="9"/>
        </w:rPr>
        <w:t xml:space="preserve"> </w:t>
      </w:r>
      <w:r w:rsidRPr="00DB7E0B">
        <w:rPr>
          <w:rFonts w:ascii="Times New Roman" w:hAnsi="Times New Roman" w:cs="Times New Roman"/>
          <w:color w:val="202124"/>
        </w:rPr>
        <w:t>for</w:t>
      </w:r>
      <w:r w:rsidRPr="00DB7E0B">
        <w:rPr>
          <w:rFonts w:ascii="Times New Roman" w:hAnsi="Times New Roman" w:cs="Times New Roman"/>
          <w:color w:val="202124"/>
          <w:spacing w:val="9"/>
        </w:rPr>
        <w:t xml:space="preserve"> </w:t>
      </w:r>
      <w:r w:rsidRPr="00DB7E0B">
        <w:rPr>
          <w:rFonts w:ascii="Times New Roman" w:hAnsi="Times New Roman" w:cs="Times New Roman"/>
          <w:color w:val="202124"/>
        </w:rPr>
        <w:t>doing</w:t>
      </w:r>
      <w:r w:rsidRPr="00DB7E0B">
        <w:rPr>
          <w:rFonts w:ascii="Times New Roman" w:hAnsi="Times New Roman" w:cs="Times New Roman"/>
          <w:color w:val="202124"/>
          <w:spacing w:val="8"/>
        </w:rPr>
        <w:t xml:space="preserve"> </w:t>
      </w:r>
      <w:r w:rsidRPr="00DB7E0B">
        <w:rPr>
          <w:rFonts w:ascii="Times New Roman" w:hAnsi="Times New Roman" w:cs="Times New Roman"/>
          <w:color w:val="202124"/>
        </w:rPr>
        <w:t>so</w:t>
      </w:r>
      <w:r w:rsidRPr="00DB7E0B">
        <w:rPr>
          <w:rFonts w:ascii="Times New Roman" w:hAnsi="Times New Roman" w:cs="Times New Roman"/>
          <w:color w:val="202124"/>
          <w:spacing w:val="-10"/>
        </w:rPr>
        <w:t>?</w:t>
      </w:r>
    </w:p>
    <w:p w14:paraId="568A8F52" w14:textId="77777777" w:rsidR="005708B7" w:rsidRPr="00DB7E0B" w:rsidRDefault="005708B7" w:rsidP="008F3A41">
      <w:pPr>
        <w:spacing w:line="480" w:lineRule="auto"/>
        <w:ind w:firstLine="360"/>
      </w:pPr>
      <w:r w:rsidRPr="00DB7E0B">
        <w:t xml:space="preserve">a. appearance (how you </w:t>
      </w:r>
      <w:proofErr w:type="gramStart"/>
      <w:r w:rsidRPr="00DB7E0B">
        <w:t xml:space="preserve">look)  </w:t>
      </w:r>
      <w:r w:rsidRPr="00DB7E0B">
        <w:tab/>
      </w:r>
      <w:proofErr w:type="gramEnd"/>
      <w:r w:rsidRPr="00DB7E0B">
        <w:tab/>
        <w:t xml:space="preserve">[  </w:t>
      </w:r>
      <w:proofErr w:type="gramStart"/>
      <w:r w:rsidRPr="00DB7E0B">
        <w:t xml:space="preserve">  ]</w:t>
      </w:r>
      <w:proofErr w:type="gramEnd"/>
    </w:p>
    <w:p w14:paraId="1CA91655" w14:textId="77777777" w:rsidR="005708B7" w:rsidRPr="00DB7E0B" w:rsidRDefault="005708B7" w:rsidP="008F3A41">
      <w:pPr>
        <w:spacing w:line="480" w:lineRule="auto"/>
        <w:ind w:firstLine="360"/>
      </w:pPr>
      <w:r w:rsidRPr="00DB7E0B">
        <w:t xml:space="preserve">b. health </w:t>
      </w:r>
      <w:r w:rsidRPr="00DB7E0B">
        <w:tab/>
      </w:r>
      <w:r w:rsidRPr="00DB7E0B">
        <w:tab/>
      </w:r>
      <w:r w:rsidRPr="00DB7E0B">
        <w:tab/>
      </w:r>
      <w:r w:rsidRPr="00DB7E0B">
        <w:tab/>
      </w:r>
      <w:r w:rsidRPr="00DB7E0B">
        <w:tab/>
        <w:t xml:space="preserve">[  </w:t>
      </w:r>
      <w:proofErr w:type="gramStart"/>
      <w:r w:rsidRPr="00DB7E0B">
        <w:t xml:space="preserve">  ]</w:t>
      </w:r>
      <w:proofErr w:type="gramEnd"/>
    </w:p>
    <w:p w14:paraId="1DCA70AE" w14:textId="77777777" w:rsidR="005708B7" w:rsidRPr="00DB7E0B" w:rsidRDefault="005708B7" w:rsidP="008F3A41">
      <w:pPr>
        <w:spacing w:line="480" w:lineRule="auto"/>
        <w:ind w:firstLine="360"/>
      </w:pPr>
      <w:r w:rsidRPr="00DB7E0B">
        <w:t xml:space="preserve">c. </w:t>
      </w:r>
      <w:proofErr w:type="gramStart"/>
      <w:r w:rsidRPr="00DB7E0B">
        <w:t>both  (</w:t>
      </w:r>
      <w:proofErr w:type="gramEnd"/>
      <w:r w:rsidRPr="00DB7E0B">
        <w:t>a) and (b)</w:t>
      </w:r>
      <w:r w:rsidRPr="00DB7E0B">
        <w:tab/>
      </w:r>
      <w:r w:rsidRPr="00DB7E0B">
        <w:tab/>
      </w:r>
      <w:r w:rsidRPr="00DB7E0B">
        <w:tab/>
      </w:r>
      <w:r w:rsidRPr="00DB7E0B">
        <w:tab/>
        <w:t xml:space="preserve">[  </w:t>
      </w:r>
      <w:proofErr w:type="gramStart"/>
      <w:r w:rsidRPr="00DB7E0B">
        <w:t xml:space="preserve">  ]</w:t>
      </w:r>
      <w:proofErr w:type="gramEnd"/>
    </w:p>
    <w:p w14:paraId="7A5186B8" w14:textId="77777777" w:rsidR="005708B7" w:rsidRPr="00DB7E0B" w:rsidRDefault="005708B7" w:rsidP="008F3A41">
      <w:pPr>
        <w:spacing w:line="480" w:lineRule="auto"/>
      </w:pPr>
    </w:p>
    <w:p w14:paraId="24AA33F0" w14:textId="77777777" w:rsidR="005708B7" w:rsidRPr="00DB7E0B" w:rsidRDefault="005708B7" w:rsidP="008F3A41">
      <w:pPr>
        <w:spacing w:line="480" w:lineRule="auto"/>
      </w:pPr>
    </w:p>
    <w:p w14:paraId="6C3E15BF" w14:textId="6C14D00B" w:rsidR="004E426A" w:rsidRPr="00DB7E0B" w:rsidRDefault="005708B7" w:rsidP="008F3A41">
      <w:pPr>
        <w:spacing w:line="480" w:lineRule="auto"/>
        <w:rPr>
          <w:lang w:val="en-GB"/>
        </w:rPr>
      </w:pPr>
      <w:r w:rsidRPr="00DB7E0B">
        <w:br w:type="page"/>
      </w:r>
    </w:p>
    <w:p w14:paraId="3ECD98E3" w14:textId="77777777" w:rsidR="004E426A" w:rsidRPr="00DB7E0B" w:rsidRDefault="004E426A" w:rsidP="008F3A41">
      <w:pPr>
        <w:spacing w:line="480" w:lineRule="auto"/>
        <w:rPr>
          <w:lang w:val="en-GB"/>
        </w:rPr>
      </w:pPr>
    </w:p>
    <w:p w14:paraId="75CAF7F6" w14:textId="77777777" w:rsidR="00F42EFB" w:rsidRPr="00DB7E0B" w:rsidRDefault="00F42EFB" w:rsidP="008F3A41">
      <w:pPr>
        <w:pStyle w:val="BodyText"/>
        <w:spacing w:before="161" w:line="480" w:lineRule="auto"/>
        <w:rPr>
          <w:rFonts w:ascii="Times New Roman" w:hAnsi="Times New Roman" w:cs="Times New Roman"/>
          <w:sz w:val="24"/>
          <w:szCs w:val="24"/>
        </w:rPr>
      </w:pPr>
    </w:p>
    <w:p w14:paraId="1B98CC30" w14:textId="611AE52C" w:rsidR="00F40D64" w:rsidRPr="00DB7E0B" w:rsidRDefault="00612C20" w:rsidP="008F3A41">
      <w:pPr>
        <w:pStyle w:val="Heading1"/>
        <w:spacing w:line="480" w:lineRule="auto"/>
        <w:rPr>
          <w:rFonts w:ascii="Times New Roman" w:hAnsi="Times New Roman" w:cs="Times New Roman"/>
          <w:sz w:val="24"/>
          <w:szCs w:val="24"/>
          <w:lang w:val="en-GB"/>
        </w:rPr>
      </w:pPr>
      <w:bookmarkStart w:id="199" w:name="_Toc197739667"/>
      <w:r w:rsidRPr="00DB7E0B">
        <w:rPr>
          <w:rFonts w:ascii="Times New Roman" w:hAnsi="Times New Roman" w:cs="Times New Roman"/>
          <w:sz w:val="24"/>
          <w:szCs w:val="24"/>
          <w:lang w:val="en-GB"/>
        </w:rPr>
        <w:t>Appendix 1</w:t>
      </w:r>
      <w:r w:rsidR="00827277" w:rsidRPr="00DB7E0B">
        <w:rPr>
          <w:rFonts w:ascii="Times New Roman" w:hAnsi="Times New Roman" w:cs="Times New Roman"/>
          <w:sz w:val="24"/>
          <w:szCs w:val="24"/>
          <w:lang w:val="en-GB"/>
        </w:rPr>
        <w:t>6</w:t>
      </w:r>
      <w:bookmarkEnd w:id="199"/>
    </w:p>
    <w:p w14:paraId="2DAD466F" w14:textId="77777777" w:rsidR="001D49E7" w:rsidRPr="00DB7E0B" w:rsidRDefault="001D49E7" w:rsidP="008F3A41">
      <w:pPr>
        <w:spacing w:line="480" w:lineRule="auto"/>
        <w:rPr>
          <w:lang w:val="en-GB"/>
        </w:rPr>
      </w:pPr>
    </w:p>
    <w:p w14:paraId="020C4C0D" w14:textId="77777777" w:rsidR="000E240B" w:rsidRPr="00DB7E0B" w:rsidRDefault="000E240B" w:rsidP="008F3A41">
      <w:pPr>
        <w:spacing w:line="480" w:lineRule="auto"/>
        <w:rPr>
          <w:lang w:val="en-GB"/>
        </w:rPr>
      </w:pPr>
    </w:p>
    <w:p w14:paraId="2CCE3A68" w14:textId="77777777" w:rsidR="000E240B" w:rsidRPr="00DB7E0B" w:rsidRDefault="000E240B" w:rsidP="008F3A41">
      <w:pPr>
        <w:pStyle w:val="Title"/>
        <w:spacing w:line="480" w:lineRule="auto"/>
        <w:ind w:left="1080"/>
        <w:jc w:val="center"/>
        <w:rPr>
          <w:sz w:val="24"/>
          <w:szCs w:val="24"/>
        </w:rPr>
      </w:pPr>
      <w:r w:rsidRPr="00DB7E0B">
        <w:rPr>
          <w:color w:val="202124"/>
          <w:sz w:val="24"/>
          <w:szCs w:val="24"/>
        </w:rPr>
        <w:t>Disordered eating behaviours and attitudes among adolescents with overweight/obesity in the Paediatric endocrine clinic at the UHWI</w:t>
      </w:r>
    </w:p>
    <w:p w14:paraId="7EA37DA6" w14:textId="77777777" w:rsidR="000E240B" w:rsidRPr="00DB7E0B" w:rsidRDefault="000E240B" w:rsidP="008F3A41">
      <w:pPr>
        <w:spacing w:line="480" w:lineRule="auto"/>
        <w:jc w:val="both"/>
        <w:rPr>
          <w:color w:val="202124"/>
        </w:rPr>
      </w:pPr>
    </w:p>
    <w:p w14:paraId="6118404A" w14:textId="77777777" w:rsidR="000E240B" w:rsidRPr="00DB7E0B" w:rsidRDefault="000E240B" w:rsidP="008F3A41">
      <w:pPr>
        <w:spacing w:line="480" w:lineRule="auto"/>
        <w:ind w:left="360"/>
        <w:jc w:val="both"/>
        <w:rPr>
          <w:color w:val="202124"/>
          <w:spacing w:val="-2"/>
        </w:rPr>
      </w:pPr>
      <w:r w:rsidRPr="00DB7E0B">
        <w:rPr>
          <w:color w:val="202124"/>
        </w:rPr>
        <w:t>This</w:t>
      </w:r>
      <w:r w:rsidRPr="00DB7E0B">
        <w:rPr>
          <w:color w:val="202124"/>
          <w:spacing w:val="59"/>
        </w:rPr>
        <w:t xml:space="preserve"> </w:t>
      </w:r>
      <w:r w:rsidRPr="00DB7E0B">
        <w:rPr>
          <w:color w:val="202124"/>
        </w:rPr>
        <w:t>questionnaire</w:t>
      </w:r>
      <w:r w:rsidRPr="00DB7E0B">
        <w:rPr>
          <w:color w:val="202124"/>
          <w:spacing w:val="-5"/>
        </w:rPr>
        <w:t xml:space="preserve"> </w:t>
      </w:r>
      <w:r w:rsidRPr="00DB7E0B">
        <w:rPr>
          <w:color w:val="202124"/>
        </w:rPr>
        <w:t>will</w:t>
      </w:r>
      <w:r w:rsidRPr="00DB7E0B">
        <w:rPr>
          <w:color w:val="202124"/>
          <w:spacing w:val="-6"/>
        </w:rPr>
        <w:t xml:space="preserve"> </w:t>
      </w:r>
      <w:r w:rsidRPr="00DB7E0B">
        <w:rPr>
          <w:color w:val="202124"/>
        </w:rPr>
        <w:t>ask</w:t>
      </w:r>
      <w:r w:rsidRPr="00DB7E0B">
        <w:rPr>
          <w:color w:val="202124"/>
          <w:spacing w:val="-5"/>
        </w:rPr>
        <w:t xml:space="preserve"> </w:t>
      </w:r>
      <w:r w:rsidRPr="00DB7E0B">
        <w:rPr>
          <w:color w:val="202124"/>
        </w:rPr>
        <w:t>you</w:t>
      </w:r>
      <w:r w:rsidRPr="00DB7E0B">
        <w:rPr>
          <w:color w:val="202124"/>
          <w:spacing w:val="-5"/>
        </w:rPr>
        <w:t xml:space="preserve"> </w:t>
      </w:r>
      <w:r w:rsidRPr="00DB7E0B">
        <w:rPr>
          <w:color w:val="202124"/>
        </w:rPr>
        <w:t>questions</w:t>
      </w:r>
      <w:r w:rsidRPr="00DB7E0B">
        <w:rPr>
          <w:color w:val="202124"/>
          <w:spacing w:val="-5"/>
        </w:rPr>
        <w:t xml:space="preserve"> </w:t>
      </w:r>
      <w:r w:rsidRPr="00DB7E0B">
        <w:rPr>
          <w:color w:val="202124"/>
        </w:rPr>
        <w:t>about</w:t>
      </w:r>
      <w:r w:rsidRPr="00DB7E0B">
        <w:rPr>
          <w:color w:val="202124"/>
          <w:spacing w:val="-6"/>
        </w:rPr>
        <w:t xml:space="preserve"> </w:t>
      </w:r>
      <w:r w:rsidRPr="00DB7E0B">
        <w:rPr>
          <w:color w:val="202124"/>
        </w:rPr>
        <w:t>how</w:t>
      </w:r>
      <w:r w:rsidRPr="00DB7E0B">
        <w:rPr>
          <w:color w:val="202124"/>
          <w:spacing w:val="-5"/>
        </w:rPr>
        <w:t xml:space="preserve"> </w:t>
      </w:r>
      <w:r w:rsidRPr="00DB7E0B">
        <w:rPr>
          <w:color w:val="202124"/>
        </w:rPr>
        <w:t>you</w:t>
      </w:r>
      <w:r w:rsidRPr="00DB7E0B">
        <w:rPr>
          <w:color w:val="202124"/>
          <w:spacing w:val="-5"/>
        </w:rPr>
        <w:t xml:space="preserve"> </w:t>
      </w:r>
      <w:r w:rsidRPr="00DB7E0B">
        <w:rPr>
          <w:color w:val="202124"/>
        </w:rPr>
        <w:t>eat, how</w:t>
      </w:r>
      <w:r w:rsidRPr="00DB7E0B">
        <w:rPr>
          <w:color w:val="202124"/>
          <w:spacing w:val="-5"/>
        </w:rPr>
        <w:t xml:space="preserve"> </w:t>
      </w:r>
      <w:r w:rsidRPr="00DB7E0B">
        <w:rPr>
          <w:color w:val="202124"/>
        </w:rPr>
        <w:t>you</w:t>
      </w:r>
      <w:r w:rsidRPr="00DB7E0B">
        <w:rPr>
          <w:color w:val="202124"/>
          <w:spacing w:val="-5"/>
        </w:rPr>
        <w:t xml:space="preserve"> </w:t>
      </w:r>
      <w:r w:rsidRPr="00DB7E0B">
        <w:rPr>
          <w:color w:val="202124"/>
        </w:rPr>
        <w:t>feel</w:t>
      </w:r>
      <w:r w:rsidRPr="00DB7E0B">
        <w:rPr>
          <w:color w:val="202124"/>
          <w:spacing w:val="-5"/>
        </w:rPr>
        <w:t xml:space="preserve"> </w:t>
      </w:r>
      <w:r w:rsidRPr="00DB7E0B">
        <w:rPr>
          <w:color w:val="202124"/>
        </w:rPr>
        <w:t>about</w:t>
      </w:r>
      <w:r w:rsidRPr="00DB7E0B">
        <w:rPr>
          <w:color w:val="202124"/>
          <w:spacing w:val="-6"/>
        </w:rPr>
        <w:t xml:space="preserve"> </w:t>
      </w:r>
      <w:r w:rsidRPr="00DB7E0B">
        <w:rPr>
          <w:color w:val="202124"/>
          <w:spacing w:val="-2"/>
        </w:rPr>
        <w:t xml:space="preserve">eating </w:t>
      </w:r>
      <w:r w:rsidRPr="00DB7E0B">
        <w:rPr>
          <w:color w:val="202124"/>
        </w:rPr>
        <w:t>and</w:t>
      </w:r>
      <w:r w:rsidRPr="00DB7E0B">
        <w:rPr>
          <w:color w:val="202124"/>
          <w:spacing w:val="-10"/>
        </w:rPr>
        <w:t xml:space="preserve"> </w:t>
      </w:r>
      <w:r w:rsidRPr="00DB7E0B">
        <w:rPr>
          <w:color w:val="202124"/>
        </w:rPr>
        <w:t>food,</w:t>
      </w:r>
      <w:r w:rsidRPr="00DB7E0B">
        <w:rPr>
          <w:color w:val="202124"/>
          <w:spacing w:val="-10"/>
        </w:rPr>
        <w:t xml:space="preserve"> </w:t>
      </w:r>
      <w:r w:rsidRPr="00DB7E0B">
        <w:rPr>
          <w:color w:val="202124"/>
        </w:rPr>
        <w:t>about</w:t>
      </w:r>
      <w:r w:rsidRPr="00DB7E0B">
        <w:rPr>
          <w:color w:val="202124"/>
          <w:spacing w:val="-9"/>
        </w:rPr>
        <w:t xml:space="preserve"> </w:t>
      </w:r>
      <w:r w:rsidRPr="00DB7E0B">
        <w:rPr>
          <w:color w:val="202124"/>
        </w:rPr>
        <w:t>your</w:t>
      </w:r>
      <w:r w:rsidRPr="00DB7E0B">
        <w:rPr>
          <w:color w:val="202124"/>
          <w:spacing w:val="-10"/>
        </w:rPr>
        <w:t xml:space="preserve"> </w:t>
      </w:r>
      <w:r w:rsidRPr="00DB7E0B">
        <w:rPr>
          <w:color w:val="202124"/>
        </w:rPr>
        <w:t>feelings</w:t>
      </w:r>
      <w:r w:rsidRPr="00DB7E0B">
        <w:rPr>
          <w:color w:val="202124"/>
          <w:spacing w:val="-10"/>
        </w:rPr>
        <w:t xml:space="preserve"> </w:t>
      </w:r>
      <w:r w:rsidRPr="00DB7E0B">
        <w:rPr>
          <w:color w:val="202124"/>
        </w:rPr>
        <w:t>and</w:t>
      </w:r>
      <w:r w:rsidRPr="00DB7E0B">
        <w:rPr>
          <w:color w:val="202124"/>
          <w:spacing w:val="-9"/>
        </w:rPr>
        <w:t xml:space="preserve"> </w:t>
      </w:r>
      <w:r w:rsidRPr="00DB7E0B">
        <w:rPr>
          <w:color w:val="202124"/>
        </w:rPr>
        <w:t>what</w:t>
      </w:r>
      <w:r w:rsidRPr="00DB7E0B">
        <w:rPr>
          <w:color w:val="202124"/>
          <w:spacing w:val="-10"/>
        </w:rPr>
        <w:t xml:space="preserve"> </w:t>
      </w:r>
      <w:r w:rsidRPr="00DB7E0B">
        <w:rPr>
          <w:color w:val="202124"/>
        </w:rPr>
        <w:t>you</w:t>
      </w:r>
      <w:r w:rsidRPr="00DB7E0B">
        <w:rPr>
          <w:color w:val="202124"/>
          <w:spacing w:val="-9"/>
        </w:rPr>
        <w:t xml:space="preserve"> </w:t>
      </w:r>
      <w:r w:rsidRPr="00DB7E0B">
        <w:rPr>
          <w:color w:val="202124"/>
        </w:rPr>
        <w:t>think</w:t>
      </w:r>
      <w:r w:rsidRPr="00DB7E0B">
        <w:rPr>
          <w:color w:val="202124"/>
          <w:spacing w:val="-10"/>
        </w:rPr>
        <w:t xml:space="preserve"> </w:t>
      </w:r>
      <w:r w:rsidRPr="00DB7E0B">
        <w:rPr>
          <w:color w:val="202124"/>
        </w:rPr>
        <w:t>about</w:t>
      </w:r>
      <w:r w:rsidRPr="00DB7E0B">
        <w:rPr>
          <w:color w:val="202124"/>
          <w:spacing w:val="-10"/>
        </w:rPr>
        <w:t xml:space="preserve"> </w:t>
      </w:r>
      <w:r w:rsidRPr="00DB7E0B">
        <w:rPr>
          <w:color w:val="202124"/>
          <w:spacing w:val="-2"/>
        </w:rPr>
        <w:t xml:space="preserve">yourself. There is no wrong or right answer so just answer as honestly as you can. </w:t>
      </w:r>
    </w:p>
    <w:p w14:paraId="4D8FB233" w14:textId="77777777" w:rsidR="000E240B" w:rsidRPr="00DB7E0B" w:rsidRDefault="000E240B" w:rsidP="008F3A41">
      <w:pPr>
        <w:spacing w:line="480" w:lineRule="auto"/>
        <w:jc w:val="both"/>
      </w:pPr>
    </w:p>
    <w:p w14:paraId="1CB42572" w14:textId="77777777" w:rsidR="000E240B" w:rsidRPr="00DB7E0B" w:rsidRDefault="000E240B" w:rsidP="008F3A41">
      <w:pPr>
        <w:pStyle w:val="BodyText"/>
        <w:spacing w:before="161" w:line="480" w:lineRule="auto"/>
        <w:rPr>
          <w:rFonts w:ascii="Times New Roman" w:hAnsi="Times New Roman" w:cs="Times New Roman"/>
          <w:sz w:val="24"/>
          <w:szCs w:val="24"/>
        </w:rPr>
      </w:pPr>
    </w:p>
    <w:p w14:paraId="460D54DD" w14:textId="77777777" w:rsidR="000E240B" w:rsidRPr="00DB7E0B" w:rsidRDefault="000E240B" w:rsidP="008F3A41">
      <w:pPr>
        <w:widowControl w:val="0"/>
        <w:tabs>
          <w:tab w:val="left" w:pos="796"/>
        </w:tabs>
        <w:autoSpaceDE w:val="0"/>
        <w:autoSpaceDN w:val="0"/>
        <w:spacing w:line="480" w:lineRule="auto"/>
        <w:ind w:left="360"/>
      </w:pPr>
      <w:r w:rsidRPr="00DB7E0B">
        <w:rPr>
          <w:color w:val="202124"/>
          <w:w w:val="105"/>
        </w:rPr>
        <w:t>What is your date</w:t>
      </w:r>
      <w:r w:rsidRPr="00DB7E0B">
        <w:rPr>
          <w:color w:val="202124"/>
          <w:spacing w:val="-12"/>
          <w:w w:val="105"/>
        </w:rPr>
        <w:t xml:space="preserve"> </w:t>
      </w:r>
      <w:r w:rsidRPr="00DB7E0B">
        <w:rPr>
          <w:color w:val="202124"/>
          <w:w w:val="105"/>
        </w:rPr>
        <w:t>of</w:t>
      </w:r>
      <w:r w:rsidRPr="00DB7E0B">
        <w:rPr>
          <w:color w:val="202124"/>
          <w:spacing w:val="-12"/>
          <w:w w:val="105"/>
        </w:rPr>
        <w:t xml:space="preserve"> </w:t>
      </w:r>
      <w:r w:rsidRPr="00DB7E0B">
        <w:rPr>
          <w:color w:val="202124"/>
          <w:w w:val="105"/>
        </w:rPr>
        <w:t>birth</w:t>
      </w:r>
      <w:r w:rsidRPr="00DB7E0B">
        <w:rPr>
          <w:color w:val="202124"/>
          <w:spacing w:val="43"/>
          <w:w w:val="105"/>
        </w:rPr>
        <w:t xml:space="preserve"> </w:t>
      </w:r>
    </w:p>
    <w:p w14:paraId="087D82F2" w14:textId="77777777" w:rsidR="000E240B" w:rsidRPr="00DB7E0B" w:rsidRDefault="000E240B" w:rsidP="008F3A41">
      <w:pPr>
        <w:pStyle w:val="BodyText"/>
        <w:spacing w:before="41" w:line="480" w:lineRule="auto"/>
        <w:rPr>
          <w:rFonts w:ascii="Times New Roman" w:hAnsi="Times New Roman" w:cs="Times New Roman"/>
          <w:sz w:val="24"/>
          <w:szCs w:val="24"/>
        </w:rPr>
      </w:pPr>
      <w:r w:rsidRPr="00DB7E0B">
        <w:rPr>
          <w:rFonts w:ascii="Times New Roman" w:hAnsi="Times New Roman" w:cs="Times New Roman"/>
          <w:noProof/>
          <w:sz w:val="24"/>
          <w:szCs w:val="24"/>
        </w:rPr>
        <mc:AlternateContent>
          <mc:Choice Requires="wps">
            <w:drawing>
              <wp:anchor distT="0" distB="0" distL="0" distR="0" simplePos="0" relativeHeight="251662370" behindDoc="1" locked="0" layoutInCell="1" allowOverlap="1" wp14:anchorId="2B3F61FB" wp14:editId="399E935B">
                <wp:simplePos x="0" y="0"/>
                <wp:positionH relativeFrom="page">
                  <wp:posOffset>1113469</wp:posOffset>
                </wp:positionH>
                <wp:positionV relativeFrom="paragraph">
                  <wp:posOffset>188990</wp:posOffset>
                </wp:positionV>
                <wp:extent cx="2990850" cy="10795"/>
                <wp:effectExtent l="0" t="0" r="0" b="0"/>
                <wp:wrapTopAndBottom/>
                <wp:docPr id="476833994"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0850" cy="10795"/>
                        </a:xfrm>
                        <a:custGeom>
                          <a:avLst/>
                          <a:gdLst/>
                          <a:ahLst/>
                          <a:cxnLst/>
                          <a:rect l="l" t="t" r="r" b="b"/>
                          <a:pathLst>
                            <a:path w="2990850" h="10795">
                              <a:moveTo>
                                <a:pt x="2990249" y="0"/>
                              </a:moveTo>
                              <a:lnTo>
                                <a:pt x="0" y="0"/>
                              </a:lnTo>
                              <a:lnTo>
                                <a:pt x="0" y="10170"/>
                              </a:lnTo>
                              <a:lnTo>
                                <a:pt x="2990249" y="10170"/>
                              </a:lnTo>
                              <a:lnTo>
                                <a:pt x="2990249" y="0"/>
                              </a:lnTo>
                              <a:close/>
                            </a:path>
                          </a:pathLst>
                        </a:custGeom>
                        <a:solidFill>
                          <a:srgbClr val="BDC1C6"/>
                        </a:solidFill>
                      </wps:spPr>
                      <wps:bodyPr wrap="square" lIns="0" tIns="0" rIns="0" bIns="0" rtlCol="0">
                        <a:prstTxWarp prst="textNoShape">
                          <a:avLst/>
                        </a:prstTxWarp>
                        <a:noAutofit/>
                      </wps:bodyPr>
                    </wps:wsp>
                  </a:graphicData>
                </a:graphic>
              </wp:anchor>
            </w:drawing>
          </mc:Choice>
          <mc:Fallback>
            <w:pict>
              <v:shape w14:anchorId="36E20B3E" id="Graphic 10" o:spid="_x0000_s1026" style="position:absolute;margin-left:87.65pt;margin-top:14.9pt;width:235.5pt;height:.85pt;z-index:-251654110;visibility:visible;mso-wrap-style:square;mso-wrap-distance-left:0;mso-wrap-distance-top:0;mso-wrap-distance-right:0;mso-wrap-distance-bottom:0;mso-position-horizontal:absolute;mso-position-horizontal-relative:page;mso-position-vertical:absolute;mso-position-vertical-relative:text;v-text-anchor:top" coordsize="299085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" path="m2990249,l,,,10170r2990249,l2990249,xe" fillcolor="#bdc1c6" stroked="f">
                <v:path arrowok="t"/>
                <w10:wrap type="topAndBottom" anchorx="page"/>
              </v:shape>
            </w:pict>
          </mc:Fallback>
        </mc:AlternateContent>
      </w:r>
    </w:p>
    <w:p w14:paraId="52153D87" w14:textId="77777777" w:rsidR="000E240B" w:rsidRPr="00DB7E0B" w:rsidRDefault="000E240B" w:rsidP="008F3A41">
      <w:pPr>
        <w:spacing w:line="480" w:lineRule="auto"/>
        <w:ind w:left="360"/>
        <w:rPr>
          <w:spacing w:val="3"/>
        </w:rPr>
      </w:pPr>
      <w:r w:rsidRPr="00DB7E0B">
        <w:rPr>
          <w:color w:val="202124"/>
        </w:rPr>
        <w:t xml:space="preserve">Are you male or </w:t>
      </w:r>
      <w:proofErr w:type="gramStart"/>
      <w:r w:rsidRPr="00DB7E0B">
        <w:rPr>
          <w:color w:val="202124"/>
        </w:rPr>
        <w:t>female ?</w:t>
      </w:r>
      <w:proofErr w:type="gramEnd"/>
      <w:r w:rsidRPr="00DB7E0B">
        <w:rPr>
          <w:color w:val="202124"/>
          <w:spacing w:val="-7"/>
          <w:w w:val="110"/>
        </w:rPr>
        <w:t xml:space="preserve"> </w:t>
      </w:r>
      <w:r w:rsidRPr="00DB7E0B">
        <w:rPr>
          <w:color w:val="202124"/>
          <w:spacing w:val="-7"/>
          <w:w w:val="110"/>
        </w:rPr>
        <w:tab/>
      </w:r>
      <w:r w:rsidRPr="00DB7E0B">
        <w:rPr>
          <w:spacing w:val="3"/>
        </w:rPr>
        <w:t xml:space="preserve">Female [_] </w:t>
      </w:r>
      <w:r w:rsidRPr="00DB7E0B">
        <w:rPr>
          <w:spacing w:val="3"/>
        </w:rPr>
        <w:tab/>
      </w:r>
      <w:r w:rsidRPr="00DB7E0B">
        <w:rPr>
          <w:spacing w:val="3"/>
        </w:rPr>
        <w:tab/>
        <w:t xml:space="preserve">Male [__] </w:t>
      </w:r>
    </w:p>
    <w:p w14:paraId="13E6460D" w14:textId="77777777" w:rsidR="000E240B" w:rsidRPr="00DB7E0B" w:rsidRDefault="000E240B" w:rsidP="008F3A41">
      <w:pPr>
        <w:pStyle w:val="BodyText"/>
        <w:spacing w:before="67" w:line="480" w:lineRule="auto"/>
        <w:rPr>
          <w:rFonts w:ascii="Times New Roman" w:hAnsi="Times New Roman" w:cs="Times New Roman"/>
          <w:sz w:val="24"/>
          <w:szCs w:val="24"/>
        </w:rPr>
      </w:pPr>
    </w:p>
    <w:p w14:paraId="041A2AAE" w14:textId="77777777" w:rsidR="000E240B" w:rsidRPr="00DB7E0B" w:rsidRDefault="000E240B" w:rsidP="008F3A41">
      <w:pPr>
        <w:widowControl w:val="0"/>
        <w:tabs>
          <w:tab w:val="left" w:pos="796"/>
        </w:tabs>
        <w:autoSpaceDE w:val="0"/>
        <w:autoSpaceDN w:val="0"/>
        <w:spacing w:line="480" w:lineRule="auto"/>
        <w:ind w:left="360"/>
        <w:rPr>
          <w:spacing w:val="3"/>
        </w:rPr>
      </w:pPr>
      <w:r w:rsidRPr="00DB7E0B">
        <w:rPr>
          <w:color w:val="202124"/>
        </w:rPr>
        <w:t xml:space="preserve">Where do you live?  </w:t>
      </w:r>
      <w:r w:rsidRPr="00DB7E0B">
        <w:rPr>
          <w:color w:val="202124"/>
        </w:rPr>
        <w:tab/>
      </w:r>
      <w:r w:rsidRPr="00DB7E0B">
        <w:rPr>
          <w:color w:val="202124"/>
        </w:rPr>
        <w:tab/>
      </w:r>
      <w:r w:rsidRPr="00DB7E0B">
        <w:rPr>
          <w:spacing w:val="3"/>
        </w:rPr>
        <w:t xml:space="preserve">Urban </w:t>
      </w:r>
      <w:proofErr w:type="gramStart"/>
      <w:r w:rsidRPr="00DB7E0B">
        <w:rPr>
          <w:spacing w:val="3"/>
        </w:rPr>
        <w:t>area  [</w:t>
      </w:r>
      <w:proofErr w:type="gramEnd"/>
      <w:r w:rsidRPr="00DB7E0B">
        <w:rPr>
          <w:spacing w:val="3"/>
        </w:rPr>
        <w:t>_]</w:t>
      </w:r>
      <w:r w:rsidRPr="00DB7E0B">
        <w:rPr>
          <w:spacing w:val="3"/>
        </w:rPr>
        <w:tab/>
        <w:t xml:space="preserve">Rural </w:t>
      </w:r>
      <w:proofErr w:type="gramStart"/>
      <w:r w:rsidRPr="00DB7E0B">
        <w:rPr>
          <w:spacing w:val="3"/>
        </w:rPr>
        <w:t>area  [</w:t>
      </w:r>
      <w:proofErr w:type="gramEnd"/>
      <w:r w:rsidRPr="00DB7E0B">
        <w:rPr>
          <w:spacing w:val="3"/>
        </w:rPr>
        <w:t>__]</w:t>
      </w:r>
    </w:p>
    <w:p w14:paraId="7AE41366" w14:textId="77777777" w:rsidR="000E240B" w:rsidRPr="00DB7E0B" w:rsidRDefault="000E240B" w:rsidP="008F3A41">
      <w:pPr>
        <w:pStyle w:val="BodyText"/>
        <w:spacing w:line="480" w:lineRule="auto"/>
        <w:rPr>
          <w:rFonts w:ascii="Times New Roman" w:hAnsi="Times New Roman" w:cs="Times New Roman"/>
          <w:spacing w:val="3"/>
          <w:sz w:val="24"/>
          <w:szCs w:val="24"/>
        </w:rPr>
      </w:pPr>
    </w:p>
    <w:p w14:paraId="1AC9271E" w14:textId="77777777" w:rsidR="000E240B" w:rsidRPr="00DB7E0B" w:rsidRDefault="000E240B" w:rsidP="008F3A41">
      <w:pPr>
        <w:spacing w:after="120" w:line="480" w:lineRule="auto"/>
        <w:ind w:left="360"/>
        <w:rPr>
          <w:lang w:val="en-US"/>
        </w:rPr>
      </w:pPr>
      <w:r w:rsidRPr="00DB7E0B">
        <w:rPr>
          <w:lang w:val="en-US"/>
        </w:rPr>
        <w:t>Are your parents? (Tick the relevant option)</w:t>
      </w:r>
    </w:p>
    <w:p w14:paraId="31EE7581" w14:textId="77777777" w:rsidR="000E240B" w:rsidRPr="00DB7E0B" w:rsidRDefault="000E240B" w:rsidP="008F3A41">
      <w:pPr>
        <w:spacing w:after="120" w:line="480" w:lineRule="auto"/>
        <w:ind w:left="360"/>
      </w:pPr>
      <w:r w:rsidRPr="00DB7E0B">
        <w:t xml:space="preserve">Living together most of the time (at least 3 days out of the week for most weeks) [___]            </w:t>
      </w:r>
    </w:p>
    <w:p w14:paraId="241E93E8" w14:textId="77777777" w:rsidR="000E240B" w:rsidRPr="00DB7E0B" w:rsidRDefault="000E240B" w:rsidP="008F3A41">
      <w:pPr>
        <w:spacing w:after="120" w:line="480" w:lineRule="auto"/>
        <w:ind w:left="360"/>
      </w:pPr>
      <w:r w:rsidRPr="00DB7E0B">
        <w:t xml:space="preserve">Living separately [___] </w:t>
      </w:r>
      <w:r w:rsidRPr="00DB7E0B">
        <w:tab/>
      </w:r>
    </w:p>
    <w:p w14:paraId="441CEE0B" w14:textId="77777777" w:rsidR="000E240B" w:rsidRPr="00DB7E0B" w:rsidRDefault="000E240B" w:rsidP="008F3A41">
      <w:pPr>
        <w:spacing w:after="120" w:line="480" w:lineRule="auto"/>
        <w:ind w:left="360"/>
      </w:pPr>
      <w:r w:rsidRPr="00DB7E0B">
        <w:t xml:space="preserve">One of my parents is dead [___]                     </w:t>
      </w:r>
    </w:p>
    <w:p w14:paraId="24E4EFC5" w14:textId="77777777" w:rsidR="000E240B" w:rsidRPr="00DB7E0B" w:rsidRDefault="000E240B" w:rsidP="008F3A41">
      <w:pPr>
        <w:spacing w:after="120" w:line="480" w:lineRule="auto"/>
        <w:ind w:left="360"/>
      </w:pPr>
      <w:r w:rsidRPr="00DB7E0B">
        <w:t xml:space="preserve">Both of my parents are dead [___]   </w:t>
      </w:r>
    </w:p>
    <w:p w14:paraId="7DCF0EE3" w14:textId="77777777" w:rsidR="000E240B" w:rsidRPr="00DB7E0B" w:rsidRDefault="000E240B" w:rsidP="008F3A41">
      <w:pPr>
        <w:spacing w:line="480" w:lineRule="auto"/>
        <w:ind w:left="360"/>
      </w:pPr>
      <w:r w:rsidRPr="00DB7E0B">
        <w:t>Don’t know where my parents are [____]</w:t>
      </w:r>
    </w:p>
    <w:p w14:paraId="0B7B0EC2" w14:textId="77777777" w:rsidR="000E240B" w:rsidRPr="00DB7E0B" w:rsidRDefault="000E240B" w:rsidP="008F3A41">
      <w:pPr>
        <w:pStyle w:val="ListParagraph"/>
        <w:spacing w:after="120" w:line="480" w:lineRule="auto"/>
        <w:ind w:left="532"/>
        <w:rPr>
          <w:rFonts w:ascii="Times New Roman" w:hAnsi="Times New Roman" w:cs="Times New Roman"/>
          <w:lang w:val="en-US"/>
        </w:rPr>
      </w:pPr>
    </w:p>
    <w:p w14:paraId="0AF1D85C" w14:textId="77777777" w:rsidR="000E240B" w:rsidRPr="00DB7E0B" w:rsidRDefault="000E240B" w:rsidP="008F3A41">
      <w:pPr>
        <w:spacing w:after="120" w:line="480" w:lineRule="auto"/>
        <w:ind w:left="360"/>
      </w:pPr>
      <w:r w:rsidRPr="00DB7E0B">
        <w:rPr>
          <w:lang w:val="en-US"/>
        </w:rPr>
        <w:t xml:space="preserve">If living together are your parents? </w:t>
      </w:r>
      <w:r w:rsidRPr="00DB7E0B">
        <w:rPr>
          <w:lang w:val="en-US"/>
        </w:rPr>
        <w:tab/>
      </w:r>
      <w:r w:rsidRPr="00DB7E0B">
        <w:t>Married [__</w:t>
      </w:r>
      <w:proofErr w:type="gramStart"/>
      <w:r w:rsidRPr="00DB7E0B">
        <w:t xml:space="preserve">_]   </w:t>
      </w:r>
      <w:proofErr w:type="gramEnd"/>
      <w:r w:rsidRPr="00DB7E0B">
        <w:t xml:space="preserve">         </w:t>
      </w:r>
      <w:r w:rsidRPr="00DB7E0B">
        <w:tab/>
        <w:t xml:space="preserve">Common-Law [___]             </w:t>
      </w:r>
    </w:p>
    <w:p w14:paraId="7B05F784" w14:textId="77777777" w:rsidR="000E240B" w:rsidRPr="00DB7E0B" w:rsidRDefault="000E240B" w:rsidP="008F3A41">
      <w:pPr>
        <w:spacing w:after="120" w:line="480" w:lineRule="auto"/>
        <w:ind w:left="360"/>
      </w:pPr>
    </w:p>
    <w:p w14:paraId="2EF588B4" w14:textId="77777777" w:rsidR="000E240B" w:rsidRPr="00DB7E0B" w:rsidRDefault="000E240B" w:rsidP="008F3A41">
      <w:pPr>
        <w:spacing w:after="120" w:line="480" w:lineRule="auto"/>
        <w:ind w:left="360"/>
        <w:rPr>
          <w:lang w:val="en-US"/>
        </w:rPr>
      </w:pPr>
      <w:proofErr w:type="gramStart"/>
      <w:r w:rsidRPr="00DB7E0B">
        <w:rPr>
          <w:lang w:val="en-US"/>
        </w:rPr>
        <w:t>If living</w:t>
      </w:r>
      <w:proofErr w:type="gramEnd"/>
      <w:r w:rsidRPr="00DB7E0B">
        <w:rPr>
          <w:lang w:val="en-US"/>
        </w:rPr>
        <w:t xml:space="preserve"> separately are your parents?</w:t>
      </w:r>
    </w:p>
    <w:p w14:paraId="1C8A1DB6" w14:textId="77777777" w:rsidR="000E240B" w:rsidRPr="00DB7E0B" w:rsidRDefault="000E240B" w:rsidP="008F3A41">
      <w:pPr>
        <w:spacing w:after="120" w:line="480" w:lineRule="auto"/>
        <w:ind w:left="360"/>
      </w:pPr>
      <w:r w:rsidRPr="00DB7E0B">
        <w:t>Married [__</w:t>
      </w:r>
      <w:proofErr w:type="gramStart"/>
      <w:r w:rsidRPr="00DB7E0B">
        <w:t xml:space="preserve">_]  </w:t>
      </w:r>
      <w:r w:rsidRPr="00DB7E0B">
        <w:tab/>
      </w:r>
      <w:proofErr w:type="gramEnd"/>
      <w:r w:rsidRPr="00DB7E0B">
        <w:tab/>
        <w:t>Visiting [__</w:t>
      </w:r>
      <w:proofErr w:type="gramStart"/>
      <w:r w:rsidRPr="00DB7E0B">
        <w:t xml:space="preserve">_]   </w:t>
      </w:r>
      <w:proofErr w:type="gramEnd"/>
      <w:r w:rsidRPr="00DB7E0B">
        <w:t xml:space="preserve">          No relationship [___]          </w:t>
      </w:r>
    </w:p>
    <w:p w14:paraId="79A28B0E" w14:textId="77777777" w:rsidR="000E240B" w:rsidRPr="00DB7E0B" w:rsidRDefault="000E240B" w:rsidP="008F3A41">
      <w:pPr>
        <w:spacing w:line="480" w:lineRule="auto"/>
        <w:ind w:right="8290"/>
      </w:pPr>
    </w:p>
    <w:p w14:paraId="6BBDA446" w14:textId="77777777" w:rsidR="000E240B" w:rsidRPr="00DB7E0B" w:rsidRDefault="000E240B" w:rsidP="008F3A41">
      <w:pPr>
        <w:spacing w:after="120" w:line="480" w:lineRule="auto"/>
        <w:ind w:left="720"/>
      </w:pPr>
    </w:p>
    <w:p w14:paraId="65540BEF" w14:textId="77777777" w:rsidR="000E240B" w:rsidRPr="00DB7E0B" w:rsidRDefault="000E240B" w:rsidP="008F3A41">
      <w:pPr>
        <w:spacing w:after="120" w:line="480" w:lineRule="auto"/>
        <w:ind w:left="360"/>
        <w:rPr>
          <w:lang w:val="en-US"/>
        </w:rPr>
      </w:pPr>
      <w:r w:rsidRPr="00DB7E0B">
        <w:rPr>
          <w:lang w:val="en-US"/>
        </w:rPr>
        <w:t>Which of the following items do you have in your house that are working? (tick all that apply)</w:t>
      </w:r>
    </w:p>
    <w:p w14:paraId="645ACF6D" w14:textId="77777777" w:rsidR="000E240B" w:rsidRPr="00DB7E0B" w:rsidRDefault="000E240B" w:rsidP="008F3A41">
      <w:pPr>
        <w:spacing w:after="120" w:line="480" w:lineRule="auto"/>
        <w:ind w:left="360"/>
      </w:pPr>
      <w:r w:rsidRPr="00DB7E0B">
        <w:t xml:space="preserve"> Living room set</w:t>
      </w:r>
      <w:r w:rsidRPr="00DB7E0B">
        <w:tab/>
      </w:r>
      <w:r w:rsidRPr="00DB7E0B">
        <w:tab/>
      </w:r>
      <w:r w:rsidRPr="00DB7E0B">
        <w:tab/>
      </w:r>
      <w:r w:rsidRPr="00DB7E0B">
        <w:tab/>
        <w:t xml:space="preserve">[____] yes </w:t>
      </w:r>
      <w:r w:rsidRPr="00DB7E0B">
        <w:tab/>
      </w:r>
      <w:r w:rsidRPr="00DB7E0B">
        <w:tab/>
        <w:t>[____] no</w:t>
      </w:r>
    </w:p>
    <w:p w14:paraId="0AD46F41" w14:textId="77777777" w:rsidR="000E240B" w:rsidRPr="00DB7E0B" w:rsidRDefault="000E240B" w:rsidP="008F3A41">
      <w:pPr>
        <w:spacing w:after="120" w:line="480" w:lineRule="auto"/>
        <w:ind w:left="360"/>
      </w:pPr>
      <w:r w:rsidRPr="00DB7E0B">
        <w:t xml:space="preserve"> Stove (gas/ electric)</w:t>
      </w:r>
      <w:r w:rsidRPr="00DB7E0B">
        <w:tab/>
      </w:r>
      <w:r w:rsidRPr="00DB7E0B">
        <w:tab/>
      </w:r>
      <w:r w:rsidRPr="00DB7E0B">
        <w:tab/>
        <w:t xml:space="preserve">[____] yes </w:t>
      </w:r>
      <w:r w:rsidRPr="00DB7E0B">
        <w:tab/>
      </w:r>
      <w:r w:rsidRPr="00DB7E0B">
        <w:tab/>
        <w:t>[____] no</w:t>
      </w:r>
    </w:p>
    <w:p w14:paraId="12BCBE3F" w14:textId="77777777" w:rsidR="000E240B" w:rsidRPr="00DB7E0B" w:rsidRDefault="000E240B" w:rsidP="008F3A41">
      <w:pPr>
        <w:spacing w:after="120" w:line="480" w:lineRule="auto"/>
        <w:ind w:left="360"/>
      </w:pPr>
      <w:r w:rsidRPr="00DB7E0B">
        <w:t xml:space="preserve"> Refrigerator or freezer</w:t>
      </w:r>
      <w:r w:rsidRPr="00DB7E0B">
        <w:tab/>
      </w:r>
      <w:r w:rsidRPr="00DB7E0B">
        <w:tab/>
      </w:r>
      <w:r w:rsidRPr="00DB7E0B">
        <w:tab/>
        <w:t xml:space="preserve">[____] yes </w:t>
      </w:r>
      <w:r w:rsidRPr="00DB7E0B">
        <w:tab/>
      </w:r>
      <w:r w:rsidRPr="00DB7E0B">
        <w:tab/>
        <w:t>[____] no</w:t>
      </w:r>
    </w:p>
    <w:p w14:paraId="6DDB421D" w14:textId="77777777" w:rsidR="000E240B" w:rsidRPr="00DB7E0B" w:rsidRDefault="000E240B" w:rsidP="008F3A41">
      <w:pPr>
        <w:spacing w:after="120" w:line="480" w:lineRule="auto"/>
        <w:ind w:left="360"/>
      </w:pPr>
      <w:r w:rsidRPr="00DB7E0B">
        <w:t xml:space="preserve"> Microwave oven</w:t>
      </w:r>
      <w:r w:rsidRPr="00DB7E0B">
        <w:tab/>
      </w:r>
      <w:r w:rsidRPr="00DB7E0B">
        <w:tab/>
      </w:r>
      <w:r w:rsidRPr="00DB7E0B">
        <w:tab/>
      </w:r>
      <w:r w:rsidRPr="00DB7E0B">
        <w:tab/>
        <w:t xml:space="preserve">[____] yes </w:t>
      </w:r>
      <w:r w:rsidRPr="00DB7E0B">
        <w:tab/>
      </w:r>
      <w:r w:rsidRPr="00DB7E0B">
        <w:tab/>
        <w:t>[____] no</w:t>
      </w:r>
    </w:p>
    <w:p w14:paraId="0F843A77" w14:textId="77777777" w:rsidR="000E240B" w:rsidRPr="00DB7E0B" w:rsidRDefault="000E240B" w:rsidP="008F3A41">
      <w:pPr>
        <w:spacing w:after="120" w:line="480" w:lineRule="auto"/>
        <w:ind w:left="360"/>
      </w:pPr>
      <w:r w:rsidRPr="00DB7E0B">
        <w:t xml:space="preserve"> Air conditioner</w:t>
      </w:r>
      <w:r w:rsidRPr="00DB7E0B">
        <w:tab/>
      </w:r>
      <w:r w:rsidRPr="00DB7E0B">
        <w:tab/>
      </w:r>
      <w:r w:rsidRPr="00DB7E0B">
        <w:tab/>
      </w:r>
      <w:r w:rsidRPr="00DB7E0B">
        <w:tab/>
        <w:t xml:space="preserve">[____] yes </w:t>
      </w:r>
      <w:r w:rsidRPr="00DB7E0B">
        <w:tab/>
      </w:r>
      <w:r w:rsidRPr="00DB7E0B">
        <w:tab/>
        <w:t>[____] no</w:t>
      </w:r>
    </w:p>
    <w:p w14:paraId="5EC3984F" w14:textId="77777777" w:rsidR="000E240B" w:rsidRPr="00DB7E0B" w:rsidRDefault="000E240B" w:rsidP="008F3A41">
      <w:pPr>
        <w:spacing w:after="120" w:line="480" w:lineRule="auto"/>
        <w:ind w:left="360"/>
      </w:pPr>
      <w:r w:rsidRPr="00DB7E0B">
        <w:t xml:space="preserve"> Land line telephone</w:t>
      </w:r>
      <w:r w:rsidRPr="00DB7E0B">
        <w:tab/>
      </w:r>
      <w:r w:rsidRPr="00DB7E0B">
        <w:tab/>
      </w:r>
      <w:r w:rsidRPr="00DB7E0B">
        <w:tab/>
        <w:t xml:space="preserve">[____] yes </w:t>
      </w:r>
      <w:r w:rsidRPr="00DB7E0B">
        <w:tab/>
      </w:r>
      <w:r w:rsidRPr="00DB7E0B">
        <w:tab/>
        <w:t>[____] no</w:t>
      </w:r>
      <w:r w:rsidRPr="00DB7E0B">
        <w:tab/>
      </w:r>
    </w:p>
    <w:p w14:paraId="10B6E791" w14:textId="77777777" w:rsidR="000E240B" w:rsidRPr="00DB7E0B" w:rsidRDefault="000E240B" w:rsidP="008F3A41">
      <w:pPr>
        <w:spacing w:after="120" w:line="480" w:lineRule="auto"/>
        <w:ind w:left="360"/>
      </w:pPr>
      <w:r w:rsidRPr="00DB7E0B">
        <w:t xml:space="preserve"> Radio</w:t>
      </w:r>
      <w:r w:rsidRPr="00DB7E0B">
        <w:tab/>
      </w:r>
      <w:r w:rsidRPr="00DB7E0B">
        <w:tab/>
      </w:r>
      <w:r w:rsidRPr="00DB7E0B">
        <w:tab/>
      </w:r>
      <w:r w:rsidRPr="00DB7E0B">
        <w:tab/>
      </w:r>
      <w:r w:rsidRPr="00DB7E0B">
        <w:tab/>
        <w:t xml:space="preserve">[____] yes </w:t>
      </w:r>
      <w:r w:rsidRPr="00DB7E0B">
        <w:tab/>
      </w:r>
      <w:r w:rsidRPr="00DB7E0B">
        <w:tab/>
        <w:t>[____] no</w:t>
      </w:r>
    </w:p>
    <w:p w14:paraId="53DE697C" w14:textId="77777777" w:rsidR="000E240B" w:rsidRPr="00DB7E0B" w:rsidRDefault="000E240B" w:rsidP="008F3A41">
      <w:pPr>
        <w:spacing w:after="120" w:line="480" w:lineRule="auto"/>
        <w:ind w:left="360"/>
      </w:pPr>
      <w:r w:rsidRPr="00DB7E0B">
        <w:t>Stereo equipment/component set</w:t>
      </w:r>
      <w:r w:rsidRPr="00DB7E0B">
        <w:tab/>
      </w:r>
      <w:r w:rsidRPr="00DB7E0B">
        <w:tab/>
        <w:t xml:space="preserve">[____] yes </w:t>
      </w:r>
      <w:r w:rsidRPr="00DB7E0B">
        <w:tab/>
      </w:r>
      <w:r w:rsidRPr="00DB7E0B">
        <w:tab/>
        <w:t>[____] no</w:t>
      </w:r>
    </w:p>
    <w:p w14:paraId="1681A2A6" w14:textId="77777777" w:rsidR="000E240B" w:rsidRPr="00DB7E0B" w:rsidRDefault="000E240B" w:rsidP="008F3A41">
      <w:pPr>
        <w:spacing w:after="120" w:line="480" w:lineRule="auto"/>
        <w:ind w:left="360"/>
      </w:pPr>
      <w:r w:rsidRPr="00DB7E0B">
        <w:t xml:space="preserve">TV </w:t>
      </w:r>
      <w:r w:rsidRPr="00DB7E0B">
        <w:tab/>
      </w:r>
      <w:r w:rsidRPr="00DB7E0B">
        <w:tab/>
      </w:r>
      <w:r w:rsidRPr="00DB7E0B">
        <w:tab/>
      </w:r>
      <w:r w:rsidRPr="00DB7E0B">
        <w:tab/>
      </w:r>
      <w:r w:rsidRPr="00DB7E0B">
        <w:tab/>
        <w:t xml:space="preserve">[____] yes </w:t>
      </w:r>
      <w:r w:rsidRPr="00DB7E0B">
        <w:tab/>
      </w:r>
      <w:r w:rsidRPr="00DB7E0B">
        <w:tab/>
        <w:t>[____] no</w:t>
      </w:r>
      <w:r w:rsidRPr="00DB7E0B">
        <w:tab/>
      </w:r>
      <w:r w:rsidRPr="00DB7E0B">
        <w:tab/>
      </w:r>
      <w:r w:rsidRPr="00DB7E0B">
        <w:tab/>
      </w:r>
    </w:p>
    <w:p w14:paraId="064983AA" w14:textId="77777777" w:rsidR="000E240B" w:rsidRPr="00DB7E0B" w:rsidRDefault="000E240B" w:rsidP="008F3A41">
      <w:pPr>
        <w:spacing w:after="120" w:line="480" w:lineRule="auto"/>
        <w:ind w:left="360"/>
      </w:pPr>
      <w:r w:rsidRPr="00DB7E0B">
        <w:t xml:space="preserve">Cable </w:t>
      </w:r>
      <w:r w:rsidRPr="00DB7E0B">
        <w:tab/>
      </w:r>
      <w:r w:rsidRPr="00DB7E0B">
        <w:tab/>
      </w:r>
      <w:r w:rsidRPr="00DB7E0B">
        <w:tab/>
      </w:r>
      <w:r w:rsidRPr="00DB7E0B">
        <w:tab/>
      </w:r>
      <w:r w:rsidRPr="00DB7E0B">
        <w:tab/>
        <w:t xml:space="preserve">[____] yes </w:t>
      </w:r>
      <w:r w:rsidRPr="00DB7E0B">
        <w:tab/>
      </w:r>
      <w:r w:rsidRPr="00DB7E0B">
        <w:tab/>
        <w:t>[____] no</w:t>
      </w:r>
    </w:p>
    <w:p w14:paraId="4D4CBD90" w14:textId="77777777" w:rsidR="000E240B" w:rsidRPr="00DB7E0B" w:rsidRDefault="000E240B" w:rsidP="008F3A41">
      <w:pPr>
        <w:spacing w:after="120" w:line="480" w:lineRule="auto"/>
        <w:ind w:left="360"/>
      </w:pPr>
      <w:r w:rsidRPr="00DB7E0B">
        <w:t>Computer/Printer/Fax, etc.</w:t>
      </w:r>
      <w:r w:rsidRPr="00DB7E0B">
        <w:tab/>
      </w:r>
      <w:r w:rsidRPr="00DB7E0B">
        <w:tab/>
        <w:t xml:space="preserve">[____] </w:t>
      </w:r>
      <w:proofErr w:type="gramStart"/>
      <w:r w:rsidRPr="00DB7E0B">
        <w:t>yes</w:t>
      </w:r>
      <w:proofErr w:type="gramEnd"/>
      <w:r w:rsidRPr="00DB7E0B">
        <w:t xml:space="preserve"> </w:t>
      </w:r>
      <w:r w:rsidRPr="00DB7E0B">
        <w:tab/>
      </w:r>
      <w:r w:rsidRPr="00DB7E0B">
        <w:tab/>
        <w:t>[____] no</w:t>
      </w:r>
    </w:p>
    <w:p w14:paraId="14112EFB" w14:textId="77777777" w:rsidR="000E240B" w:rsidRPr="00DB7E0B" w:rsidRDefault="000E240B" w:rsidP="008F3A41">
      <w:pPr>
        <w:spacing w:after="120" w:line="480" w:lineRule="auto"/>
        <w:ind w:left="360"/>
      </w:pPr>
      <w:r w:rsidRPr="00DB7E0B">
        <w:t>Adult bicycle</w:t>
      </w:r>
      <w:r w:rsidRPr="00DB7E0B">
        <w:tab/>
      </w:r>
      <w:r w:rsidRPr="00DB7E0B">
        <w:tab/>
      </w:r>
      <w:r w:rsidRPr="00DB7E0B">
        <w:tab/>
      </w:r>
      <w:r w:rsidRPr="00DB7E0B">
        <w:tab/>
        <w:t xml:space="preserve">[____] yes </w:t>
      </w:r>
      <w:r w:rsidRPr="00DB7E0B">
        <w:tab/>
      </w:r>
      <w:r w:rsidRPr="00DB7E0B">
        <w:tab/>
        <w:t>[____] no</w:t>
      </w:r>
    </w:p>
    <w:p w14:paraId="72441BB6" w14:textId="77777777" w:rsidR="000E240B" w:rsidRPr="00DB7E0B" w:rsidRDefault="000E240B" w:rsidP="008F3A41">
      <w:pPr>
        <w:spacing w:after="120" w:line="480" w:lineRule="auto"/>
        <w:ind w:left="360"/>
      </w:pPr>
      <w:r w:rsidRPr="00DB7E0B">
        <w:t>Motorbike</w:t>
      </w:r>
      <w:r w:rsidRPr="00DB7E0B">
        <w:tab/>
      </w:r>
      <w:r w:rsidRPr="00DB7E0B">
        <w:tab/>
      </w:r>
      <w:r w:rsidRPr="00DB7E0B">
        <w:tab/>
      </w:r>
      <w:r w:rsidRPr="00DB7E0B">
        <w:tab/>
      </w:r>
      <w:r w:rsidRPr="00DB7E0B">
        <w:tab/>
        <w:t xml:space="preserve">[____] yes </w:t>
      </w:r>
      <w:r w:rsidRPr="00DB7E0B">
        <w:tab/>
      </w:r>
      <w:r w:rsidRPr="00DB7E0B">
        <w:tab/>
        <w:t>[____] no</w:t>
      </w:r>
    </w:p>
    <w:p w14:paraId="39E80EBA" w14:textId="77777777" w:rsidR="000E240B" w:rsidRPr="00DB7E0B" w:rsidRDefault="000E240B" w:rsidP="008F3A41">
      <w:pPr>
        <w:spacing w:after="120" w:line="480" w:lineRule="auto"/>
        <w:ind w:left="360"/>
      </w:pPr>
      <w:r w:rsidRPr="00DB7E0B">
        <w:t>Car/ other vehicle</w:t>
      </w:r>
      <w:r w:rsidRPr="00DB7E0B">
        <w:tab/>
      </w:r>
      <w:r w:rsidRPr="00DB7E0B">
        <w:tab/>
      </w:r>
      <w:r w:rsidRPr="00DB7E0B">
        <w:tab/>
      </w:r>
      <w:r w:rsidRPr="00DB7E0B">
        <w:tab/>
        <w:t xml:space="preserve">[____] yes </w:t>
      </w:r>
      <w:r w:rsidRPr="00DB7E0B">
        <w:tab/>
      </w:r>
      <w:r w:rsidRPr="00DB7E0B">
        <w:tab/>
        <w:t>[____] no</w:t>
      </w:r>
    </w:p>
    <w:p w14:paraId="1689C7EB" w14:textId="77777777" w:rsidR="000E240B" w:rsidRPr="00DB7E0B" w:rsidRDefault="000E240B" w:rsidP="008F3A41">
      <w:pPr>
        <w:spacing w:after="120" w:line="480" w:lineRule="auto"/>
        <w:ind w:left="360"/>
      </w:pPr>
    </w:p>
    <w:p w14:paraId="3EC74DC0" w14:textId="77777777" w:rsidR="000E240B" w:rsidRPr="00DB7E0B" w:rsidRDefault="000E240B" w:rsidP="008F3A41">
      <w:pPr>
        <w:spacing w:after="120" w:line="480" w:lineRule="auto"/>
        <w:ind w:left="360"/>
      </w:pPr>
      <w:r w:rsidRPr="00DB7E0B">
        <w:rPr>
          <w:lang w:val="en-US"/>
        </w:rPr>
        <w:t xml:space="preserve">What type of toilet facilities do you have at home? </w:t>
      </w:r>
    </w:p>
    <w:p w14:paraId="7EFE8E3F" w14:textId="77777777" w:rsidR="000E240B" w:rsidRPr="00DB7E0B" w:rsidRDefault="000E240B" w:rsidP="008F3A41">
      <w:pPr>
        <w:spacing w:after="120" w:line="480" w:lineRule="auto"/>
        <w:ind w:left="360"/>
      </w:pPr>
      <w:r w:rsidRPr="00DB7E0B">
        <w:t xml:space="preserve">None [___]                                             </w:t>
      </w:r>
    </w:p>
    <w:p w14:paraId="06A3FC61" w14:textId="77777777" w:rsidR="000E240B" w:rsidRPr="00DB7E0B" w:rsidRDefault="000E240B" w:rsidP="008F3A41">
      <w:pPr>
        <w:spacing w:after="120" w:line="480" w:lineRule="auto"/>
        <w:ind w:left="360"/>
      </w:pPr>
      <w:r w:rsidRPr="00DB7E0B">
        <w:t>Hole in the earth [___]</w:t>
      </w:r>
    </w:p>
    <w:p w14:paraId="5C15C185" w14:textId="77777777" w:rsidR="000E240B" w:rsidRPr="00DB7E0B" w:rsidRDefault="000E240B" w:rsidP="008F3A41">
      <w:pPr>
        <w:spacing w:after="120" w:line="480" w:lineRule="auto"/>
        <w:ind w:left="360"/>
      </w:pPr>
      <w:r w:rsidRPr="00DB7E0B">
        <w:t>Pit latrine, shared with other houses [___]</w:t>
      </w:r>
    </w:p>
    <w:p w14:paraId="49ADF291" w14:textId="77777777" w:rsidR="000E240B" w:rsidRPr="00DB7E0B" w:rsidRDefault="000E240B" w:rsidP="008F3A41">
      <w:pPr>
        <w:spacing w:after="120" w:line="480" w:lineRule="auto"/>
        <w:ind w:left="360"/>
      </w:pPr>
      <w:r w:rsidRPr="00DB7E0B">
        <w:t>Pit latrine, only your house uses (not shared) [___]</w:t>
      </w:r>
    </w:p>
    <w:p w14:paraId="313F8A0E" w14:textId="77777777" w:rsidR="000E240B" w:rsidRPr="00DB7E0B" w:rsidRDefault="000E240B" w:rsidP="008F3A41">
      <w:pPr>
        <w:spacing w:after="120" w:line="480" w:lineRule="auto"/>
        <w:ind w:left="360"/>
      </w:pPr>
      <w:r w:rsidRPr="00DB7E0B">
        <w:t>Flush toilet, shared with other households [___]</w:t>
      </w:r>
    </w:p>
    <w:p w14:paraId="6DA00BB5" w14:textId="77777777" w:rsidR="000E240B" w:rsidRPr="00DB7E0B" w:rsidRDefault="000E240B" w:rsidP="008F3A41">
      <w:pPr>
        <w:spacing w:after="120" w:line="480" w:lineRule="auto"/>
        <w:ind w:left="360"/>
      </w:pPr>
      <w:r w:rsidRPr="00DB7E0B">
        <w:t>Flush toilet not shared with other households [___]</w:t>
      </w:r>
    </w:p>
    <w:p w14:paraId="2FEE09AE" w14:textId="77777777" w:rsidR="000E240B" w:rsidRPr="00DB7E0B" w:rsidRDefault="000E240B" w:rsidP="008F3A41">
      <w:pPr>
        <w:spacing w:after="120" w:line="480" w:lineRule="auto"/>
        <w:ind w:left="360"/>
      </w:pPr>
      <w:r w:rsidRPr="00DB7E0B">
        <w:t xml:space="preserve">7. Other [____] </w:t>
      </w:r>
      <w:r w:rsidRPr="00DB7E0B">
        <w:tab/>
        <w:t xml:space="preserve">(please </w:t>
      </w:r>
      <w:proofErr w:type="gramStart"/>
      <w:r w:rsidRPr="00DB7E0B">
        <w:t>specify)_</w:t>
      </w:r>
      <w:proofErr w:type="gramEnd"/>
      <w:r w:rsidRPr="00DB7E0B">
        <w:t>______________________</w:t>
      </w:r>
    </w:p>
    <w:p w14:paraId="59F6137A" w14:textId="77777777" w:rsidR="000E240B" w:rsidRPr="00DB7E0B" w:rsidRDefault="000E240B" w:rsidP="008F3A41">
      <w:pPr>
        <w:spacing w:after="120" w:line="480" w:lineRule="auto"/>
        <w:ind w:left="360"/>
      </w:pPr>
    </w:p>
    <w:p w14:paraId="50562329" w14:textId="77777777" w:rsidR="000E240B" w:rsidRPr="00DB7E0B" w:rsidRDefault="000E240B" w:rsidP="008F3A41">
      <w:pPr>
        <w:spacing w:after="120" w:line="480" w:lineRule="auto"/>
        <w:ind w:left="360"/>
      </w:pPr>
    </w:p>
    <w:p w14:paraId="138FAEB1" w14:textId="77777777" w:rsidR="000E240B" w:rsidRPr="00DB7E0B" w:rsidRDefault="000E240B" w:rsidP="008F3A41">
      <w:pPr>
        <w:spacing w:after="120" w:line="480" w:lineRule="auto"/>
        <w:ind w:left="360"/>
        <w:rPr>
          <w:lang w:val="en-US"/>
        </w:rPr>
      </w:pPr>
      <w:r w:rsidRPr="00DB7E0B">
        <w:rPr>
          <w:lang w:val="en-US"/>
        </w:rPr>
        <w:t xml:space="preserve">What is your </w:t>
      </w:r>
      <w:r w:rsidRPr="00DB7E0B">
        <w:rPr>
          <w:u w:val="single"/>
          <w:lang w:val="en-US"/>
        </w:rPr>
        <w:t>main source</w:t>
      </w:r>
      <w:r w:rsidRPr="00DB7E0B">
        <w:rPr>
          <w:lang w:val="en-US"/>
        </w:rPr>
        <w:t xml:space="preserve"> of water for drinking (where you usually get your drinking water from)? </w:t>
      </w:r>
    </w:p>
    <w:p w14:paraId="0A2D8B21" w14:textId="77777777" w:rsidR="000E240B" w:rsidRPr="00DB7E0B" w:rsidRDefault="000E240B" w:rsidP="008F3A41">
      <w:pPr>
        <w:spacing w:after="120" w:line="480" w:lineRule="auto"/>
        <w:ind w:left="360"/>
      </w:pPr>
      <w:r w:rsidRPr="00DB7E0B">
        <w:t xml:space="preserve">River/Spring [___]                       </w:t>
      </w:r>
    </w:p>
    <w:p w14:paraId="103F27C4" w14:textId="77777777" w:rsidR="000E240B" w:rsidRPr="00DB7E0B" w:rsidRDefault="000E240B" w:rsidP="008F3A41">
      <w:pPr>
        <w:spacing w:after="120" w:line="480" w:lineRule="auto"/>
        <w:ind w:left="360"/>
      </w:pPr>
      <w:r w:rsidRPr="00DB7E0B">
        <w:t>Tank/Drum [___]</w:t>
      </w:r>
    </w:p>
    <w:p w14:paraId="61E53536" w14:textId="77777777" w:rsidR="000E240B" w:rsidRPr="00DB7E0B" w:rsidRDefault="000E240B" w:rsidP="008F3A41">
      <w:pPr>
        <w:spacing w:after="120" w:line="480" w:lineRule="auto"/>
        <w:ind w:left="360"/>
      </w:pPr>
      <w:r w:rsidRPr="00DB7E0B">
        <w:t xml:space="preserve">Standpipe [___]                              </w:t>
      </w:r>
    </w:p>
    <w:p w14:paraId="31373C7F" w14:textId="77777777" w:rsidR="000E240B" w:rsidRPr="00DB7E0B" w:rsidRDefault="000E240B" w:rsidP="008F3A41">
      <w:pPr>
        <w:spacing w:after="120" w:line="480" w:lineRule="auto"/>
        <w:ind w:left="360"/>
      </w:pPr>
      <w:r w:rsidRPr="00DB7E0B">
        <w:t>Yard pipe (outside of house) [___]</w:t>
      </w:r>
    </w:p>
    <w:p w14:paraId="2F18B2D9" w14:textId="77777777" w:rsidR="000E240B" w:rsidRPr="00DB7E0B" w:rsidRDefault="000E240B" w:rsidP="008F3A41">
      <w:pPr>
        <w:spacing w:after="120" w:line="480" w:lineRule="auto"/>
        <w:ind w:left="360"/>
      </w:pPr>
      <w:r w:rsidRPr="00DB7E0B">
        <w:t xml:space="preserve">Pipe inside of house [___]          </w:t>
      </w:r>
    </w:p>
    <w:p w14:paraId="6191F916" w14:textId="77777777" w:rsidR="000E240B" w:rsidRPr="00DB7E0B" w:rsidRDefault="000E240B" w:rsidP="008F3A41">
      <w:pPr>
        <w:spacing w:after="120" w:line="480" w:lineRule="auto"/>
        <w:ind w:left="360"/>
      </w:pPr>
      <w:r w:rsidRPr="00DB7E0B">
        <w:t>Bottled water [___]</w:t>
      </w:r>
    </w:p>
    <w:p w14:paraId="380D9B0F" w14:textId="77777777" w:rsidR="000E240B" w:rsidRPr="00DB7E0B" w:rsidRDefault="000E240B" w:rsidP="008F3A41">
      <w:pPr>
        <w:spacing w:line="480" w:lineRule="auto"/>
      </w:pPr>
    </w:p>
    <w:p w14:paraId="7D024EA9" w14:textId="77777777" w:rsidR="000E240B" w:rsidRPr="00DB7E0B" w:rsidRDefault="000E240B" w:rsidP="008F3A41">
      <w:pPr>
        <w:spacing w:line="480" w:lineRule="auto"/>
        <w:ind w:left="360"/>
      </w:pPr>
      <w:r w:rsidRPr="00DB7E0B">
        <w:t>Do you exercise by doing any of the following activities? (tick all that apply)</w:t>
      </w:r>
    </w:p>
    <w:p w14:paraId="5C909CC8" w14:textId="77777777" w:rsidR="000E240B" w:rsidRPr="00DB7E0B" w:rsidRDefault="000E240B" w:rsidP="008F3A41">
      <w:pPr>
        <w:spacing w:line="480" w:lineRule="auto"/>
        <w:ind w:left="1080"/>
      </w:pPr>
      <w:r w:rsidRPr="00DB7E0B">
        <w:t xml:space="preserve"> Playing a sport (e.g. netball, swimming, track and field) </w:t>
      </w:r>
      <w:r w:rsidRPr="00DB7E0B">
        <w:tab/>
        <w:t xml:space="preserve">[  </w:t>
      </w:r>
      <w:proofErr w:type="gramStart"/>
      <w:r w:rsidRPr="00DB7E0B">
        <w:t xml:space="preserve">  ]</w:t>
      </w:r>
      <w:proofErr w:type="gramEnd"/>
      <w:r w:rsidRPr="00DB7E0B">
        <w:tab/>
      </w:r>
    </w:p>
    <w:p w14:paraId="32DB9A5F" w14:textId="77777777" w:rsidR="000E240B" w:rsidRPr="00DB7E0B" w:rsidRDefault="000E240B" w:rsidP="008F3A41">
      <w:pPr>
        <w:spacing w:line="480" w:lineRule="auto"/>
        <w:ind w:left="1080"/>
      </w:pPr>
      <w:r w:rsidRPr="00DB7E0B">
        <w:t>Jogging</w:t>
      </w:r>
      <w:r w:rsidRPr="00DB7E0B">
        <w:tab/>
      </w:r>
      <w:r w:rsidRPr="00DB7E0B">
        <w:tab/>
      </w:r>
      <w:r w:rsidRPr="00DB7E0B">
        <w:tab/>
      </w:r>
      <w:r w:rsidRPr="00DB7E0B">
        <w:tab/>
      </w:r>
      <w:r w:rsidRPr="00DB7E0B">
        <w:tab/>
      </w:r>
      <w:r w:rsidRPr="00DB7E0B">
        <w:tab/>
      </w:r>
      <w:r w:rsidRPr="00DB7E0B">
        <w:tab/>
        <w:t xml:space="preserve">[  </w:t>
      </w:r>
      <w:proofErr w:type="gramStart"/>
      <w:r w:rsidRPr="00DB7E0B">
        <w:t xml:space="preserve">  ]</w:t>
      </w:r>
      <w:proofErr w:type="gramEnd"/>
    </w:p>
    <w:p w14:paraId="2DBDEFB3" w14:textId="77777777" w:rsidR="000E240B" w:rsidRPr="00DB7E0B" w:rsidRDefault="000E240B" w:rsidP="008F3A41">
      <w:pPr>
        <w:spacing w:line="480" w:lineRule="auto"/>
        <w:ind w:left="1080"/>
      </w:pPr>
      <w:r w:rsidRPr="00DB7E0B">
        <w:t xml:space="preserve"> go to a gym </w:t>
      </w:r>
      <w:r w:rsidRPr="00DB7E0B">
        <w:tab/>
      </w:r>
      <w:r w:rsidRPr="00DB7E0B">
        <w:tab/>
      </w:r>
      <w:r w:rsidRPr="00DB7E0B">
        <w:tab/>
      </w:r>
      <w:r w:rsidRPr="00DB7E0B">
        <w:tab/>
      </w:r>
      <w:r w:rsidRPr="00DB7E0B">
        <w:tab/>
      </w:r>
      <w:r w:rsidRPr="00DB7E0B">
        <w:tab/>
      </w:r>
      <w:r w:rsidRPr="00DB7E0B">
        <w:tab/>
        <w:t xml:space="preserve">[  </w:t>
      </w:r>
      <w:proofErr w:type="gramStart"/>
      <w:r w:rsidRPr="00DB7E0B">
        <w:t xml:space="preserve">  ]</w:t>
      </w:r>
      <w:proofErr w:type="gramEnd"/>
    </w:p>
    <w:p w14:paraId="6AA180EA" w14:textId="77777777" w:rsidR="000E240B" w:rsidRPr="00DB7E0B" w:rsidRDefault="000E240B" w:rsidP="008F3A41">
      <w:pPr>
        <w:spacing w:line="480" w:lineRule="auto"/>
        <w:ind w:left="1080"/>
      </w:pPr>
      <w:r w:rsidRPr="00DB7E0B">
        <w:t xml:space="preserve">Walking (e.g. around a track) </w:t>
      </w:r>
      <w:r w:rsidRPr="00DB7E0B">
        <w:tab/>
      </w:r>
      <w:r w:rsidRPr="00DB7E0B">
        <w:tab/>
      </w:r>
      <w:r w:rsidRPr="00DB7E0B">
        <w:tab/>
      </w:r>
      <w:r w:rsidRPr="00DB7E0B">
        <w:tab/>
      </w:r>
      <w:r w:rsidRPr="00DB7E0B">
        <w:tab/>
        <w:t xml:space="preserve">[  </w:t>
      </w:r>
      <w:proofErr w:type="gramStart"/>
      <w:r w:rsidRPr="00DB7E0B">
        <w:t xml:space="preserve">  ]</w:t>
      </w:r>
      <w:proofErr w:type="gramEnd"/>
    </w:p>
    <w:p w14:paraId="50DB7782" w14:textId="77777777" w:rsidR="000E240B" w:rsidRPr="00DB7E0B" w:rsidRDefault="000E240B" w:rsidP="008F3A41">
      <w:pPr>
        <w:spacing w:line="480" w:lineRule="auto"/>
        <w:ind w:left="1080"/>
      </w:pPr>
      <w:r w:rsidRPr="00DB7E0B">
        <w:t>No, I don’t exercise</w:t>
      </w:r>
      <w:r w:rsidRPr="00DB7E0B">
        <w:tab/>
      </w:r>
      <w:r w:rsidRPr="00DB7E0B">
        <w:tab/>
      </w:r>
      <w:r w:rsidRPr="00DB7E0B">
        <w:tab/>
      </w:r>
      <w:r w:rsidRPr="00DB7E0B">
        <w:tab/>
      </w:r>
      <w:r w:rsidRPr="00DB7E0B">
        <w:tab/>
      </w:r>
      <w:r w:rsidRPr="00DB7E0B">
        <w:tab/>
        <w:t xml:space="preserve">[  </w:t>
      </w:r>
      <w:proofErr w:type="gramStart"/>
      <w:r w:rsidRPr="00DB7E0B">
        <w:t xml:space="preserve">  ]</w:t>
      </w:r>
      <w:proofErr w:type="gramEnd"/>
    </w:p>
    <w:p w14:paraId="0E84A2A7" w14:textId="77777777" w:rsidR="000E240B" w:rsidRPr="00DB7E0B" w:rsidRDefault="000E240B" w:rsidP="008F3A41">
      <w:pPr>
        <w:spacing w:line="480" w:lineRule="auto"/>
      </w:pPr>
    </w:p>
    <w:p w14:paraId="11608DC7" w14:textId="77777777" w:rsidR="000E240B" w:rsidRPr="00DB7E0B" w:rsidRDefault="000E240B" w:rsidP="008F3A41">
      <w:pPr>
        <w:spacing w:line="480" w:lineRule="auto"/>
        <w:ind w:left="360"/>
      </w:pPr>
      <w:r w:rsidRPr="00DB7E0B">
        <w:t>If yes, how many days per week do you exercise? _________________________</w:t>
      </w:r>
    </w:p>
    <w:p w14:paraId="402BCC1B" w14:textId="77777777" w:rsidR="000E240B" w:rsidRPr="00DB7E0B" w:rsidRDefault="000E240B" w:rsidP="008F3A41">
      <w:pPr>
        <w:spacing w:line="480" w:lineRule="auto"/>
      </w:pPr>
    </w:p>
    <w:p w14:paraId="6B420637" w14:textId="77777777" w:rsidR="000E240B" w:rsidRPr="00DB7E0B" w:rsidRDefault="000E240B" w:rsidP="008F3A41">
      <w:pPr>
        <w:spacing w:line="480" w:lineRule="auto"/>
        <w:ind w:left="360"/>
      </w:pPr>
      <w:r w:rsidRPr="00DB7E0B">
        <w:t>On each day, how much time do you spend exercising on average</w:t>
      </w:r>
    </w:p>
    <w:p w14:paraId="5EF56716" w14:textId="77777777" w:rsidR="000E240B" w:rsidRPr="00DB7E0B" w:rsidRDefault="000E240B" w:rsidP="008F3A41">
      <w:pPr>
        <w:spacing w:line="480" w:lineRule="auto"/>
        <w:ind w:left="360"/>
      </w:pPr>
      <w:r w:rsidRPr="00DB7E0B">
        <w:t xml:space="preserve">less than 1 </w:t>
      </w:r>
      <w:proofErr w:type="gramStart"/>
      <w:r w:rsidRPr="00DB7E0B">
        <w:t>hour  [</w:t>
      </w:r>
      <w:proofErr w:type="gramEnd"/>
      <w:r w:rsidRPr="00DB7E0B">
        <w:t xml:space="preserve">  </w:t>
      </w:r>
      <w:proofErr w:type="gramStart"/>
      <w:r w:rsidRPr="00DB7E0B">
        <w:t xml:space="preserve">  ]</w:t>
      </w:r>
      <w:proofErr w:type="gramEnd"/>
      <w:r w:rsidRPr="00DB7E0B">
        <w:t xml:space="preserve">     </w:t>
      </w:r>
      <w:r w:rsidRPr="00DB7E0B">
        <w:tab/>
      </w:r>
      <w:r w:rsidRPr="00DB7E0B">
        <w:tab/>
      </w:r>
    </w:p>
    <w:p w14:paraId="0780A19E" w14:textId="77777777" w:rsidR="000E240B" w:rsidRPr="00DB7E0B" w:rsidRDefault="000E240B" w:rsidP="008F3A41">
      <w:pPr>
        <w:spacing w:line="480" w:lineRule="auto"/>
        <w:ind w:left="360"/>
      </w:pPr>
      <w:r w:rsidRPr="00DB7E0B">
        <w:t>1 hour</w:t>
      </w:r>
      <w:r w:rsidRPr="00DB7E0B">
        <w:tab/>
        <w:t xml:space="preserve">[  </w:t>
      </w:r>
      <w:proofErr w:type="gramStart"/>
      <w:r w:rsidRPr="00DB7E0B">
        <w:t xml:space="preserve">  ]</w:t>
      </w:r>
      <w:proofErr w:type="gramEnd"/>
      <w:r w:rsidRPr="00DB7E0B">
        <w:t xml:space="preserve">     </w:t>
      </w:r>
      <w:r w:rsidRPr="00DB7E0B">
        <w:tab/>
      </w:r>
      <w:r w:rsidRPr="00DB7E0B">
        <w:tab/>
      </w:r>
    </w:p>
    <w:p w14:paraId="6CC4F014" w14:textId="77777777" w:rsidR="000E240B" w:rsidRPr="00DB7E0B" w:rsidRDefault="000E240B" w:rsidP="008F3A41">
      <w:pPr>
        <w:spacing w:line="480" w:lineRule="auto"/>
        <w:ind w:left="360"/>
      </w:pPr>
      <w:r w:rsidRPr="00DB7E0B">
        <w:t>2 hours</w:t>
      </w:r>
      <w:r w:rsidRPr="00DB7E0B">
        <w:tab/>
        <w:t xml:space="preserve">[  </w:t>
      </w:r>
      <w:proofErr w:type="gramStart"/>
      <w:r w:rsidRPr="00DB7E0B">
        <w:t xml:space="preserve">  ]</w:t>
      </w:r>
      <w:proofErr w:type="gramEnd"/>
      <w:r w:rsidRPr="00DB7E0B">
        <w:t xml:space="preserve">     </w:t>
      </w:r>
      <w:r w:rsidRPr="00DB7E0B">
        <w:tab/>
      </w:r>
      <w:r w:rsidRPr="00DB7E0B">
        <w:tab/>
      </w:r>
    </w:p>
    <w:p w14:paraId="5A3B2C9F" w14:textId="77777777" w:rsidR="000E240B" w:rsidRPr="00DB7E0B" w:rsidRDefault="000E240B" w:rsidP="008F3A41">
      <w:pPr>
        <w:spacing w:line="480" w:lineRule="auto"/>
        <w:ind w:left="360"/>
      </w:pPr>
      <w:r w:rsidRPr="00DB7E0B">
        <w:t xml:space="preserve">3 hours or more [ </w:t>
      </w:r>
      <w:proofErr w:type="gramStart"/>
      <w:r w:rsidRPr="00DB7E0B">
        <w:t xml:space="preserve">  ]</w:t>
      </w:r>
      <w:proofErr w:type="gramEnd"/>
    </w:p>
    <w:p w14:paraId="2B2BA542" w14:textId="77777777" w:rsidR="000E240B" w:rsidRPr="00DB7E0B" w:rsidRDefault="000E240B" w:rsidP="008F3A41">
      <w:pPr>
        <w:spacing w:line="480" w:lineRule="auto"/>
      </w:pPr>
    </w:p>
    <w:p w14:paraId="446F921E" w14:textId="77777777" w:rsidR="000E240B" w:rsidRPr="00DB7E0B" w:rsidRDefault="000E240B" w:rsidP="008F3A41">
      <w:pPr>
        <w:spacing w:line="480" w:lineRule="auto"/>
        <w:ind w:left="360"/>
      </w:pPr>
      <w:r w:rsidRPr="00DB7E0B">
        <w:t>What do you think of your weight now?</w:t>
      </w:r>
    </w:p>
    <w:p w14:paraId="07456B22" w14:textId="77777777" w:rsidR="000E240B" w:rsidRPr="00DB7E0B" w:rsidRDefault="000E240B" w:rsidP="008F3A41">
      <w:pPr>
        <w:spacing w:line="480" w:lineRule="auto"/>
        <w:ind w:left="360"/>
        <w:jc w:val="both"/>
      </w:pPr>
      <w:r w:rsidRPr="00DB7E0B">
        <w:t xml:space="preserve">I want to lose weight [  </w:t>
      </w:r>
      <w:proofErr w:type="gramStart"/>
      <w:r w:rsidRPr="00DB7E0B">
        <w:t xml:space="preserve">  ]</w:t>
      </w:r>
      <w:proofErr w:type="gramEnd"/>
      <w:r w:rsidRPr="00DB7E0B">
        <w:t xml:space="preserve"> </w:t>
      </w:r>
      <w:r w:rsidRPr="00DB7E0B">
        <w:tab/>
        <w:t xml:space="preserve">I want to put on weight [  </w:t>
      </w:r>
      <w:proofErr w:type="gramStart"/>
      <w:r w:rsidRPr="00DB7E0B">
        <w:t xml:space="preserve">  ]</w:t>
      </w:r>
      <w:proofErr w:type="gramEnd"/>
      <w:r w:rsidRPr="00DB7E0B">
        <w:tab/>
        <w:t xml:space="preserve">   I think my weight is fine [  </w:t>
      </w:r>
      <w:proofErr w:type="gramStart"/>
      <w:r w:rsidRPr="00DB7E0B">
        <w:t xml:space="preserve">  ]</w:t>
      </w:r>
      <w:proofErr w:type="gramEnd"/>
      <w:r w:rsidRPr="00DB7E0B">
        <w:t xml:space="preserve">    </w:t>
      </w:r>
    </w:p>
    <w:p w14:paraId="0D2BAFDA" w14:textId="77777777" w:rsidR="000E240B" w:rsidRPr="00DB7E0B" w:rsidRDefault="000E240B" w:rsidP="008F3A41">
      <w:pPr>
        <w:pStyle w:val="BodyText"/>
        <w:spacing w:before="167" w:line="480" w:lineRule="auto"/>
        <w:rPr>
          <w:rFonts w:ascii="Times New Roman" w:hAnsi="Times New Roman" w:cs="Times New Roman"/>
          <w:sz w:val="24"/>
          <w:szCs w:val="24"/>
        </w:rPr>
      </w:pPr>
    </w:p>
    <w:p w14:paraId="6005F005" w14:textId="77777777" w:rsidR="000E240B" w:rsidRPr="00DB7E0B" w:rsidRDefault="000E240B" w:rsidP="008F3A41">
      <w:pPr>
        <w:widowControl w:val="0"/>
        <w:tabs>
          <w:tab w:val="left" w:pos="940"/>
        </w:tabs>
        <w:autoSpaceDE w:val="0"/>
        <w:autoSpaceDN w:val="0"/>
        <w:spacing w:line="480" w:lineRule="auto"/>
        <w:ind w:left="360"/>
      </w:pPr>
      <w:r w:rsidRPr="00DB7E0B">
        <w:rPr>
          <w:color w:val="202124"/>
        </w:rPr>
        <w:t>Are</w:t>
      </w:r>
      <w:r w:rsidRPr="00DB7E0B">
        <w:rPr>
          <w:color w:val="202124"/>
          <w:spacing w:val="10"/>
        </w:rPr>
        <w:t xml:space="preserve"> </w:t>
      </w:r>
      <w:r w:rsidRPr="00DB7E0B">
        <w:rPr>
          <w:color w:val="202124"/>
        </w:rPr>
        <w:t>you</w:t>
      </w:r>
      <w:r w:rsidRPr="00DB7E0B">
        <w:rPr>
          <w:color w:val="202124"/>
          <w:spacing w:val="10"/>
        </w:rPr>
        <w:t xml:space="preserve"> </w:t>
      </w:r>
      <w:r w:rsidRPr="00DB7E0B">
        <w:rPr>
          <w:color w:val="202124"/>
        </w:rPr>
        <w:t>trying</w:t>
      </w:r>
      <w:r w:rsidRPr="00DB7E0B">
        <w:rPr>
          <w:color w:val="202124"/>
          <w:spacing w:val="10"/>
        </w:rPr>
        <w:t xml:space="preserve"> </w:t>
      </w:r>
      <w:r w:rsidRPr="00DB7E0B">
        <w:rPr>
          <w:color w:val="202124"/>
        </w:rPr>
        <w:t>to</w:t>
      </w:r>
      <w:r w:rsidRPr="00DB7E0B">
        <w:rPr>
          <w:color w:val="202124"/>
          <w:spacing w:val="10"/>
        </w:rPr>
        <w:t xml:space="preserve"> </w:t>
      </w:r>
      <w:r w:rsidRPr="00DB7E0B">
        <w:rPr>
          <w:color w:val="202124"/>
        </w:rPr>
        <w:t>control</w:t>
      </w:r>
      <w:r w:rsidRPr="00DB7E0B">
        <w:rPr>
          <w:color w:val="202124"/>
          <w:spacing w:val="10"/>
        </w:rPr>
        <w:t xml:space="preserve"> </w:t>
      </w:r>
      <w:r w:rsidRPr="00DB7E0B">
        <w:rPr>
          <w:color w:val="202124"/>
        </w:rPr>
        <w:t>your</w:t>
      </w:r>
      <w:r w:rsidRPr="00DB7E0B">
        <w:rPr>
          <w:color w:val="202124"/>
          <w:spacing w:val="10"/>
        </w:rPr>
        <w:t xml:space="preserve"> </w:t>
      </w:r>
      <w:r w:rsidRPr="00DB7E0B">
        <w:rPr>
          <w:color w:val="202124"/>
        </w:rPr>
        <w:t>weight</w:t>
      </w:r>
      <w:r w:rsidRPr="00DB7E0B">
        <w:rPr>
          <w:color w:val="202124"/>
          <w:spacing w:val="-10"/>
        </w:rPr>
        <w:t xml:space="preserve">?   Yes [   </w:t>
      </w:r>
      <w:proofErr w:type="gramStart"/>
      <w:r w:rsidRPr="00DB7E0B">
        <w:rPr>
          <w:color w:val="202124"/>
          <w:spacing w:val="-10"/>
        </w:rPr>
        <w:t xml:space="preserve">  ]</w:t>
      </w:r>
      <w:proofErr w:type="gramEnd"/>
      <w:r w:rsidRPr="00DB7E0B">
        <w:rPr>
          <w:color w:val="202124"/>
          <w:spacing w:val="-10"/>
        </w:rPr>
        <w:tab/>
        <w:t xml:space="preserve">No [   </w:t>
      </w:r>
      <w:proofErr w:type="gramStart"/>
      <w:r w:rsidRPr="00DB7E0B">
        <w:rPr>
          <w:color w:val="202124"/>
          <w:spacing w:val="-10"/>
        </w:rPr>
        <w:t xml:space="preserve">  ]</w:t>
      </w:r>
      <w:proofErr w:type="gramEnd"/>
    </w:p>
    <w:p w14:paraId="5ED5E800" w14:textId="77777777" w:rsidR="000E240B" w:rsidRPr="00DB7E0B" w:rsidRDefault="000E240B" w:rsidP="008F3A41">
      <w:pPr>
        <w:pStyle w:val="ListParagraph"/>
        <w:spacing w:line="480" w:lineRule="auto"/>
        <w:ind w:left="1768"/>
        <w:rPr>
          <w:rFonts w:ascii="Times New Roman" w:hAnsi="Times New Roman" w:cs="Times New Roman"/>
        </w:rPr>
      </w:pPr>
    </w:p>
    <w:p w14:paraId="4F322F53" w14:textId="77777777" w:rsidR="000E240B" w:rsidRPr="00DB7E0B" w:rsidRDefault="000E240B" w:rsidP="008F3A41">
      <w:pPr>
        <w:widowControl w:val="0"/>
        <w:tabs>
          <w:tab w:val="left" w:pos="940"/>
        </w:tabs>
        <w:autoSpaceDE w:val="0"/>
        <w:autoSpaceDN w:val="0"/>
        <w:spacing w:line="480" w:lineRule="auto"/>
        <w:ind w:left="360"/>
      </w:pPr>
      <w:r w:rsidRPr="00DB7E0B">
        <w:rPr>
          <w:color w:val="202124"/>
        </w:rPr>
        <w:t>If</w:t>
      </w:r>
      <w:r w:rsidRPr="00DB7E0B">
        <w:rPr>
          <w:color w:val="202124"/>
          <w:spacing w:val="8"/>
        </w:rPr>
        <w:t xml:space="preserve"> </w:t>
      </w:r>
      <w:r w:rsidRPr="00DB7E0B">
        <w:rPr>
          <w:color w:val="202124"/>
        </w:rPr>
        <w:t>you</w:t>
      </w:r>
      <w:r w:rsidRPr="00DB7E0B">
        <w:rPr>
          <w:color w:val="202124"/>
          <w:spacing w:val="9"/>
        </w:rPr>
        <w:t xml:space="preserve"> are </w:t>
      </w:r>
      <w:r w:rsidRPr="00DB7E0B">
        <w:rPr>
          <w:color w:val="202124"/>
        </w:rPr>
        <w:t>trying</w:t>
      </w:r>
      <w:r w:rsidRPr="00DB7E0B">
        <w:rPr>
          <w:color w:val="202124"/>
          <w:spacing w:val="9"/>
        </w:rPr>
        <w:t xml:space="preserve"> </w:t>
      </w:r>
      <w:r w:rsidRPr="00DB7E0B">
        <w:rPr>
          <w:color w:val="202124"/>
        </w:rPr>
        <w:t>to</w:t>
      </w:r>
      <w:r w:rsidRPr="00DB7E0B">
        <w:rPr>
          <w:color w:val="202124"/>
          <w:spacing w:val="8"/>
        </w:rPr>
        <w:t xml:space="preserve"> </w:t>
      </w:r>
      <w:r w:rsidRPr="00DB7E0B">
        <w:rPr>
          <w:color w:val="202124"/>
        </w:rPr>
        <w:t>control</w:t>
      </w:r>
      <w:r w:rsidRPr="00DB7E0B">
        <w:rPr>
          <w:color w:val="202124"/>
          <w:spacing w:val="9"/>
        </w:rPr>
        <w:t xml:space="preserve"> </w:t>
      </w:r>
      <w:r w:rsidRPr="00DB7E0B">
        <w:rPr>
          <w:color w:val="202124"/>
        </w:rPr>
        <w:t>your</w:t>
      </w:r>
      <w:r w:rsidRPr="00DB7E0B">
        <w:rPr>
          <w:color w:val="202124"/>
          <w:spacing w:val="9"/>
        </w:rPr>
        <w:t xml:space="preserve"> </w:t>
      </w:r>
      <w:r w:rsidRPr="00DB7E0B">
        <w:rPr>
          <w:color w:val="202124"/>
        </w:rPr>
        <w:t>weight,</w:t>
      </w:r>
      <w:r w:rsidRPr="00DB7E0B">
        <w:rPr>
          <w:color w:val="202124"/>
          <w:spacing w:val="9"/>
        </w:rPr>
        <w:t xml:space="preserve"> </w:t>
      </w:r>
      <w:r w:rsidRPr="00DB7E0B">
        <w:rPr>
          <w:color w:val="202124"/>
        </w:rPr>
        <w:t>what</w:t>
      </w:r>
      <w:r w:rsidRPr="00DB7E0B">
        <w:rPr>
          <w:color w:val="202124"/>
          <w:spacing w:val="9"/>
        </w:rPr>
        <w:t xml:space="preserve"> </w:t>
      </w:r>
      <w:r w:rsidRPr="00DB7E0B">
        <w:rPr>
          <w:color w:val="202124"/>
        </w:rPr>
        <w:t>is</w:t>
      </w:r>
      <w:r w:rsidRPr="00DB7E0B">
        <w:rPr>
          <w:color w:val="202124"/>
          <w:spacing w:val="8"/>
        </w:rPr>
        <w:t xml:space="preserve"> </w:t>
      </w:r>
      <w:r w:rsidRPr="00DB7E0B">
        <w:rPr>
          <w:color w:val="202124"/>
        </w:rPr>
        <w:t>your</w:t>
      </w:r>
      <w:r w:rsidRPr="00DB7E0B">
        <w:rPr>
          <w:color w:val="202124"/>
          <w:spacing w:val="9"/>
        </w:rPr>
        <w:t xml:space="preserve"> </w:t>
      </w:r>
      <w:r w:rsidRPr="00DB7E0B">
        <w:rPr>
          <w:color w:val="202124"/>
        </w:rPr>
        <w:t>reason</w:t>
      </w:r>
      <w:r w:rsidRPr="00DB7E0B">
        <w:rPr>
          <w:color w:val="202124"/>
          <w:spacing w:val="9"/>
        </w:rPr>
        <w:t xml:space="preserve"> </w:t>
      </w:r>
      <w:r w:rsidRPr="00DB7E0B">
        <w:rPr>
          <w:color w:val="202124"/>
        </w:rPr>
        <w:t>for</w:t>
      </w:r>
      <w:r w:rsidRPr="00DB7E0B">
        <w:rPr>
          <w:color w:val="202124"/>
          <w:spacing w:val="9"/>
        </w:rPr>
        <w:t xml:space="preserve"> </w:t>
      </w:r>
      <w:r w:rsidRPr="00DB7E0B">
        <w:rPr>
          <w:color w:val="202124"/>
        </w:rPr>
        <w:t>doing</w:t>
      </w:r>
      <w:r w:rsidRPr="00DB7E0B">
        <w:rPr>
          <w:color w:val="202124"/>
          <w:spacing w:val="8"/>
        </w:rPr>
        <w:t xml:space="preserve"> </w:t>
      </w:r>
      <w:r w:rsidRPr="00DB7E0B">
        <w:rPr>
          <w:color w:val="202124"/>
        </w:rPr>
        <w:t>so</w:t>
      </w:r>
      <w:r w:rsidRPr="00DB7E0B">
        <w:rPr>
          <w:color w:val="202124"/>
          <w:spacing w:val="-10"/>
        </w:rPr>
        <w:t>?</w:t>
      </w:r>
    </w:p>
    <w:p w14:paraId="534E6F7F" w14:textId="77777777" w:rsidR="000E240B" w:rsidRPr="00DB7E0B" w:rsidRDefault="000E240B" w:rsidP="008F3A41">
      <w:pPr>
        <w:spacing w:line="480" w:lineRule="auto"/>
        <w:ind w:left="360"/>
      </w:pPr>
      <w:r w:rsidRPr="00DB7E0B">
        <w:t xml:space="preserve">a. appearance (how you </w:t>
      </w:r>
      <w:proofErr w:type="gramStart"/>
      <w:r w:rsidRPr="00DB7E0B">
        <w:t xml:space="preserve">look)  </w:t>
      </w:r>
      <w:r w:rsidRPr="00DB7E0B">
        <w:tab/>
      </w:r>
      <w:proofErr w:type="gramEnd"/>
      <w:r w:rsidRPr="00DB7E0B">
        <w:tab/>
        <w:t xml:space="preserve">[  </w:t>
      </w:r>
      <w:proofErr w:type="gramStart"/>
      <w:r w:rsidRPr="00DB7E0B">
        <w:t xml:space="preserve">  ]</w:t>
      </w:r>
      <w:proofErr w:type="gramEnd"/>
    </w:p>
    <w:p w14:paraId="03184E01" w14:textId="77777777" w:rsidR="000E240B" w:rsidRPr="00DB7E0B" w:rsidRDefault="000E240B" w:rsidP="008F3A41">
      <w:pPr>
        <w:spacing w:line="480" w:lineRule="auto"/>
        <w:ind w:left="360"/>
      </w:pPr>
      <w:r w:rsidRPr="00DB7E0B">
        <w:t xml:space="preserve">b. health </w:t>
      </w:r>
      <w:r w:rsidRPr="00DB7E0B">
        <w:tab/>
      </w:r>
      <w:r w:rsidRPr="00DB7E0B">
        <w:tab/>
      </w:r>
      <w:r w:rsidRPr="00DB7E0B">
        <w:tab/>
      </w:r>
      <w:r w:rsidRPr="00DB7E0B">
        <w:tab/>
      </w:r>
      <w:r w:rsidRPr="00DB7E0B">
        <w:tab/>
        <w:t xml:space="preserve">[  </w:t>
      </w:r>
      <w:proofErr w:type="gramStart"/>
      <w:r w:rsidRPr="00DB7E0B">
        <w:t xml:space="preserve">  ]</w:t>
      </w:r>
      <w:proofErr w:type="gramEnd"/>
    </w:p>
    <w:p w14:paraId="5675414C" w14:textId="77777777" w:rsidR="000E240B" w:rsidRPr="00DB7E0B" w:rsidRDefault="000E240B" w:rsidP="008F3A41">
      <w:pPr>
        <w:spacing w:line="480" w:lineRule="auto"/>
        <w:ind w:left="360"/>
      </w:pPr>
      <w:r w:rsidRPr="00DB7E0B">
        <w:t xml:space="preserve">c. </w:t>
      </w:r>
      <w:proofErr w:type="gramStart"/>
      <w:r w:rsidRPr="00DB7E0B">
        <w:t>both  (</w:t>
      </w:r>
      <w:proofErr w:type="gramEnd"/>
      <w:r w:rsidRPr="00DB7E0B">
        <w:t>a) and (b)</w:t>
      </w:r>
      <w:r w:rsidRPr="00DB7E0B">
        <w:tab/>
      </w:r>
      <w:r w:rsidRPr="00DB7E0B">
        <w:tab/>
      </w:r>
      <w:r w:rsidRPr="00DB7E0B">
        <w:tab/>
      </w:r>
      <w:r w:rsidRPr="00DB7E0B">
        <w:tab/>
        <w:t xml:space="preserve">[  </w:t>
      </w:r>
      <w:proofErr w:type="gramStart"/>
      <w:r w:rsidRPr="00DB7E0B">
        <w:t xml:space="preserve">  ]</w:t>
      </w:r>
      <w:proofErr w:type="gramEnd"/>
    </w:p>
    <w:p w14:paraId="6B56DEA5" w14:textId="77777777" w:rsidR="000E240B" w:rsidRPr="00DB7E0B" w:rsidRDefault="000E240B" w:rsidP="008F3A41">
      <w:pPr>
        <w:spacing w:line="480" w:lineRule="auto"/>
      </w:pPr>
    </w:p>
    <w:p w14:paraId="7EA84F35" w14:textId="77777777" w:rsidR="000E240B" w:rsidRPr="00DB7E0B" w:rsidRDefault="000E240B" w:rsidP="008F3A41">
      <w:pPr>
        <w:spacing w:line="480" w:lineRule="auto"/>
      </w:pPr>
    </w:p>
    <w:p w14:paraId="19F39A6B" w14:textId="77777777" w:rsidR="000E240B" w:rsidRPr="00DB7E0B" w:rsidRDefault="000E240B" w:rsidP="008F3A41">
      <w:pPr>
        <w:spacing w:line="480" w:lineRule="auto"/>
        <w:ind w:left="360"/>
      </w:pPr>
      <w:r w:rsidRPr="00DB7E0B">
        <w:br w:type="page"/>
      </w:r>
    </w:p>
    <w:p w14:paraId="3177BF95" w14:textId="77777777" w:rsidR="000E240B" w:rsidRPr="00DB7E0B" w:rsidRDefault="000E240B" w:rsidP="008F3A41">
      <w:pPr>
        <w:spacing w:line="480" w:lineRule="auto"/>
        <w:ind w:left="269" w:right="236"/>
        <w:jc w:val="center"/>
      </w:pPr>
    </w:p>
    <w:p w14:paraId="59FD8042" w14:textId="77777777" w:rsidR="000E240B" w:rsidRPr="00DB7E0B" w:rsidRDefault="000E240B" w:rsidP="008F3A41">
      <w:pPr>
        <w:spacing w:line="480" w:lineRule="auto"/>
        <w:ind w:left="360" w:right="236"/>
        <w:jc w:val="center"/>
      </w:pPr>
      <w:r w:rsidRPr="00DB7E0B">
        <w:t>PLEASE</w:t>
      </w:r>
      <w:r w:rsidRPr="00DB7E0B">
        <w:rPr>
          <w:spacing w:val="-1"/>
        </w:rPr>
        <w:t xml:space="preserve"> </w:t>
      </w:r>
      <w:r w:rsidRPr="00DB7E0B">
        <w:t>READ</w:t>
      </w:r>
      <w:r w:rsidRPr="00DB7E0B">
        <w:rPr>
          <w:spacing w:val="-2"/>
        </w:rPr>
        <w:t xml:space="preserve"> </w:t>
      </w:r>
      <w:r w:rsidRPr="00DB7E0B">
        <w:t>THIS</w:t>
      </w:r>
      <w:r w:rsidRPr="00DB7E0B">
        <w:rPr>
          <w:spacing w:val="1"/>
        </w:rPr>
        <w:t xml:space="preserve"> </w:t>
      </w:r>
      <w:r w:rsidRPr="00DB7E0B">
        <w:rPr>
          <w:u w:val="single"/>
        </w:rPr>
        <w:t>BEFORE</w:t>
      </w:r>
      <w:r w:rsidRPr="00DB7E0B">
        <w:t xml:space="preserve"> ANSWERING</w:t>
      </w:r>
      <w:r w:rsidRPr="00DB7E0B">
        <w:rPr>
          <w:spacing w:val="-1"/>
        </w:rPr>
        <w:t xml:space="preserve"> </w:t>
      </w:r>
      <w:r w:rsidRPr="00DB7E0B">
        <w:t>THE</w:t>
      </w:r>
      <w:r w:rsidRPr="00DB7E0B">
        <w:rPr>
          <w:spacing w:val="-3"/>
        </w:rPr>
        <w:t xml:space="preserve"> NEXT SET OF </w:t>
      </w:r>
      <w:r w:rsidRPr="00DB7E0B">
        <w:rPr>
          <w:spacing w:val="-2"/>
        </w:rPr>
        <w:t>QUESTIONS</w:t>
      </w:r>
    </w:p>
    <w:p w14:paraId="6D2E489A" w14:textId="77777777" w:rsidR="000E240B" w:rsidRPr="00DB7E0B" w:rsidRDefault="000E240B" w:rsidP="008F3A41">
      <w:pPr>
        <w:spacing w:line="480" w:lineRule="auto"/>
      </w:pPr>
    </w:p>
    <w:p w14:paraId="23A439FA" w14:textId="77777777" w:rsidR="000E240B" w:rsidRPr="00DB7E0B" w:rsidRDefault="000E240B" w:rsidP="008F3A41">
      <w:pPr>
        <w:spacing w:line="480" w:lineRule="auto"/>
        <w:ind w:left="360" w:right="92"/>
        <w:rPr>
          <w:spacing w:val="-2"/>
        </w:rPr>
      </w:pPr>
      <w:r w:rsidRPr="00DB7E0B">
        <w:t>Some of these questions will ask about any binges that you might have had during the past four weeks</w:t>
      </w:r>
      <w:r w:rsidRPr="00DB7E0B">
        <w:rPr>
          <w:spacing w:val="-2"/>
        </w:rPr>
        <w:t xml:space="preserve"> </w:t>
      </w:r>
      <w:r w:rsidRPr="00DB7E0B">
        <w:t>(28</w:t>
      </w:r>
      <w:r w:rsidRPr="00DB7E0B">
        <w:rPr>
          <w:spacing w:val="-2"/>
        </w:rPr>
        <w:t xml:space="preserve"> </w:t>
      </w:r>
      <w:r w:rsidRPr="00DB7E0B">
        <w:t>days).</w:t>
      </w:r>
      <w:r w:rsidRPr="00DB7E0B">
        <w:rPr>
          <w:spacing w:val="-2"/>
        </w:rPr>
        <w:t xml:space="preserve"> </w:t>
      </w:r>
    </w:p>
    <w:p w14:paraId="6E50F339" w14:textId="77777777" w:rsidR="000E240B" w:rsidRPr="00DB7E0B" w:rsidRDefault="000E240B" w:rsidP="008F3A41">
      <w:pPr>
        <w:spacing w:line="480" w:lineRule="auto"/>
        <w:ind w:left="360" w:right="92"/>
      </w:pPr>
      <w:r w:rsidRPr="00DB7E0B">
        <w:t>A</w:t>
      </w:r>
      <w:r w:rsidRPr="00DB7E0B">
        <w:rPr>
          <w:spacing w:val="-3"/>
        </w:rPr>
        <w:t xml:space="preserve"> </w:t>
      </w:r>
      <w:r w:rsidRPr="00DB7E0B">
        <w:t>binge</w:t>
      </w:r>
      <w:r w:rsidRPr="00DB7E0B">
        <w:rPr>
          <w:spacing w:val="-2"/>
        </w:rPr>
        <w:t xml:space="preserve"> </w:t>
      </w:r>
      <w:r w:rsidRPr="00DB7E0B">
        <w:t>has</w:t>
      </w:r>
      <w:r w:rsidRPr="00DB7E0B">
        <w:rPr>
          <w:spacing w:val="-2"/>
        </w:rPr>
        <w:t xml:space="preserve"> </w:t>
      </w:r>
      <w:r w:rsidRPr="00DB7E0B">
        <w:t>two</w:t>
      </w:r>
      <w:r w:rsidRPr="00DB7E0B">
        <w:rPr>
          <w:spacing w:val="-2"/>
        </w:rPr>
        <w:t xml:space="preserve"> </w:t>
      </w:r>
      <w:r w:rsidRPr="00DB7E0B">
        <w:t>parts:</w:t>
      </w:r>
      <w:r w:rsidRPr="00DB7E0B">
        <w:rPr>
          <w:spacing w:val="-2"/>
        </w:rPr>
        <w:t xml:space="preserve"> </w:t>
      </w:r>
      <w:r w:rsidRPr="00DB7E0B">
        <w:t>1)</w:t>
      </w:r>
      <w:r w:rsidRPr="00DB7E0B">
        <w:rPr>
          <w:spacing w:val="-2"/>
        </w:rPr>
        <w:t xml:space="preserve"> </w:t>
      </w:r>
      <w:r w:rsidRPr="00DB7E0B">
        <w:t>eating</w:t>
      </w:r>
      <w:r w:rsidRPr="00DB7E0B">
        <w:rPr>
          <w:spacing w:val="-2"/>
        </w:rPr>
        <w:t xml:space="preserve"> </w:t>
      </w:r>
      <w:r w:rsidRPr="00DB7E0B">
        <w:t>a</w:t>
      </w:r>
      <w:r w:rsidRPr="00DB7E0B">
        <w:rPr>
          <w:spacing w:val="-3"/>
        </w:rPr>
        <w:t xml:space="preserve"> </w:t>
      </w:r>
      <w:proofErr w:type="gramStart"/>
      <w:r w:rsidRPr="00DB7E0B">
        <w:t>really</w:t>
      </w:r>
      <w:r w:rsidRPr="00DB7E0B">
        <w:rPr>
          <w:spacing w:val="-2"/>
        </w:rPr>
        <w:t xml:space="preserve"> </w:t>
      </w:r>
      <w:r w:rsidRPr="00DB7E0B">
        <w:t>big</w:t>
      </w:r>
      <w:proofErr w:type="gramEnd"/>
      <w:r w:rsidRPr="00DB7E0B">
        <w:rPr>
          <w:spacing w:val="-2"/>
        </w:rPr>
        <w:t xml:space="preserve"> </w:t>
      </w:r>
      <w:r w:rsidRPr="00DB7E0B">
        <w:t>amount</w:t>
      </w:r>
      <w:r w:rsidRPr="00DB7E0B">
        <w:rPr>
          <w:spacing w:val="-2"/>
        </w:rPr>
        <w:t xml:space="preserve"> </w:t>
      </w:r>
      <w:r w:rsidRPr="00DB7E0B">
        <w:t>of</w:t>
      </w:r>
      <w:r w:rsidRPr="00DB7E0B">
        <w:rPr>
          <w:spacing w:val="-2"/>
        </w:rPr>
        <w:t xml:space="preserve"> </w:t>
      </w:r>
      <w:r w:rsidRPr="00DB7E0B">
        <w:t>food</w:t>
      </w:r>
      <w:r w:rsidRPr="00DB7E0B">
        <w:rPr>
          <w:spacing w:val="-2"/>
        </w:rPr>
        <w:t xml:space="preserve"> </w:t>
      </w:r>
      <w:r w:rsidRPr="00DB7E0B">
        <w:t>given</w:t>
      </w:r>
      <w:r w:rsidRPr="00DB7E0B">
        <w:rPr>
          <w:spacing w:val="-2"/>
        </w:rPr>
        <w:t xml:space="preserve"> </w:t>
      </w:r>
      <w:r w:rsidRPr="00DB7E0B">
        <w:t>the</w:t>
      </w:r>
      <w:r w:rsidRPr="00DB7E0B">
        <w:rPr>
          <w:spacing w:val="-3"/>
        </w:rPr>
        <w:t xml:space="preserve"> </w:t>
      </w:r>
      <w:r w:rsidRPr="00DB7E0B">
        <w:t>situation</w:t>
      </w:r>
      <w:r w:rsidRPr="00DB7E0B">
        <w:rPr>
          <w:spacing w:val="-2"/>
        </w:rPr>
        <w:t xml:space="preserve"> </w:t>
      </w:r>
      <w:r w:rsidRPr="00DB7E0B">
        <w:t>and 2)</w:t>
      </w:r>
      <w:r w:rsidRPr="00DB7E0B">
        <w:rPr>
          <w:spacing w:val="-1"/>
        </w:rPr>
        <w:t xml:space="preserve"> </w:t>
      </w:r>
      <w:r w:rsidRPr="00DB7E0B">
        <w:t>feeling</w:t>
      </w:r>
      <w:r w:rsidRPr="00DB7E0B">
        <w:rPr>
          <w:spacing w:val="-1"/>
        </w:rPr>
        <w:t xml:space="preserve"> </w:t>
      </w:r>
      <w:r w:rsidRPr="00DB7E0B">
        <w:t>out</w:t>
      </w:r>
      <w:r w:rsidRPr="00DB7E0B">
        <w:rPr>
          <w:spacing w:val="-1"/>
        </w:rPr>
        <w:t xml:space="preserve"> </w:t>
      </w:r>
      <w:r w:rsidRPr="00DB7E0B">
        <w:t>of</w:t>
      </w:r>
      <w:r w:rsidRPr="00DB7E0B">
        <w:rPr>
          <w:spacing w:val="-1"/>
        </w:rPr>
        <w:t xml:space="preserve"> </w:t>
      </w:r>
      <w:r w:rsidRPr="00DB7E0B">
        <w:rPr>
          <w:spacing w:val="-2"/>
        </w:rPr>
        <w:t>control.</w:t>
      </w:r>
    </w:p>
    <w:p w14:paraId="328FD5E2" w14:textId="77777777" w:rsidR="000E240B" w:rsidRPr="00DB7E0B" w:rsidRDefault="000E240B" w:rsidP="008F3A41">
      <w:pPr>
        <w:spacing w:line="480" w:lineRule="auto"/>
      </w:pPr>
    </w:p>
    <w:p w14:paraId="530D0276" w14:textId="77777777" w:rsidR="000E240B" w:rsidRPr="00DB7E0B" w:rsidRDefault="000E240B" w:rsidP="008F3A41">
      <w:pPr>
        <w:pStyle w:val="BodyText"/>
        <w:spacing w:line="480" w:lineRule="auto"/>
        <w:ind w:left="360"/>
        <w:rPr>
          <w:rFonts w:ascii="Times New Roman" w:hAnsi="Times New Roman" w:cs="Times New Roman"/>
          <w:sz w:val="24"/>
          <w:szCs w:val="24"/>
        </w:rPr>
      </w:pPr>
      <w:r w:rsidRPr="00DB7E0B">
        <w:rPr>
          <w:rFonts w:ascii="Times New Roman" w:hAnsi="Times New Roman" w:cs="Times New Roman"/>
          <w:sz w:val="24"/>
          <w:szCs w:val="24"/>
        </w:rPr>
        <w:t>What</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is</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a</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“really</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big</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amount</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2"/>
          <w:sz w:val="24"/>
          <w:szCs w:val="24"/>
        </w:rPr>
        <w:t xml:space="preserve"> food?”</w:t>
      </w:r>
    </w:p>
    <w:p w14:paraId="35244E05" w14:textId="77777777" w:rsidR="000E240B" w:rsidRPr="00DB7E0B" w:rsidRDefault="000E240B" w:rsidP="008F3A41">
      <w:pPr>
        <w:spacing w:line="480" w:lineRule="auto"/>
        <w:ind w:left="360" w:right="172"/>
      </w:pPr>
      <w:r w:rsidRPr="00DB7E0B">
        <w:t xml:space="preserve">A </w:t>
      </w:r>
      <w:proofErr w:type="gramStart"/>
      <w:r w:rsidRPr="00DB7E0B">
        <w:t>really big</w:t>
      </w:r>
      <w:proofErr w:type="gramEnd"/>
      <w:r w:rsidRPr="00DB7E0B">
        <w:t xml:space="preserve"> amount of food is much more</w:t>
      </w:r>
      <w:r w:rsidRPr="00DB7E0B">
        <w:rPr>
          <w:spacing w:val="-1"/>
        </w:rPr>
        <w:t xml:space="preserve"> </w:t>
      </w:r>
      <w:r w:rsidRPr="00DB7E0B">
        <w:t>than most people would eat in the same situation.</w:t>
      </w:r>
      <w:r w:rsidRPr="00DB7E0B">
        <w:rPr>
          <w:spacing w:val="40"/>
        </w:rPr>
        <w:t xml:space="preserve"> </w:t>
      </w:r>
      <w:r w:rsidRPr="00DB7E0B">
        <w:t>Some examples might be: 1) eating two full meals (such as two plates of salad/first course, two main dishes, two desserts, etc.); 2) eating three main courses (such as 3 plates of pasta); or 3) eating a really big amount of one food (such as 4 brownies) or a few different kinds of foods (such as a big bowl</w:t>
      </w:r>
      <w:r w:rsidRPr="00DB7E0B">
        <w:rPr>
          <w:spacing w:val="-2"/>
        </w:rPr>
        <w:t xml:space="preserve"> </w:t>
      </w:r>
      <w:r w:rsidRPr="00DB7E0B">
        <w:t>of</w:t>
      </w:r>
      <w:r w:rsidRPr="00DB7E0B">
        <w:rPr>
          <w:spacing w:val="-3"/>
        </w:rPr>
        <w:t xml:space="preserve"> </w:t>
      </w:r>
      <w:r w:rsidRPr="00DB7E0B">
        <w:t>ice</w:t>
      </w:r>
      <w:r w:rsidRPr="00DB7E0B">
        <w:rPr>
          <w:spacing w:val="-4"/>
        </w:rPr>
        <w:t xml:space="preserve"> </w:t>
      </w:r>
      <w:r w:rsidRPr="00DB7E0B">
        <w:t>cream,</w:t>
      </w:r>
      <w:r w:rsidRPr="00DB7E0B">
        <w:rPr>
          <w:spacing w:val="-2"/>
        </w:rPr>
        <w:t xml:space="preserve"> </w:t>
      </w:r>
      <w:r w:rsidRPr="00DB7E0B">
        <w:t>8 cookies,</w:t>
      </w:r>
      <w:r w:rsidRPr="00DB7E0B">
        <w:rPr>
          <w:spacing w:val="-2"/>
        </w:rPr>
        <w:t xml:space="preserve"> </w:t>
      </w:r>
      <w:r w:rsidRPr="00DB7E0B">
        <w:t>a</w:t>
      </w:r>
      <w:r w:rsidRPr="00DB7E0B">
        <w:rPr>
          <w:spacing w:val="-4"/>
        </w:rPr>
        <w:t xml:space="preserve"> </w:t>
      </w:r>
      <w:r w:rsidRPr="00DB7E0B">
        <w:t>donut,</w:t>
      </w:r>
      <w:r w:rsidRPr="00DB7E0B">
        <w:rPr>
          <w:spacing w:val="-2"/>
        </w:rPr>
        <w:t xml:space="preserve"> </w:t>
      </w:r>
      <w:r w:rsidRPr="00DB7E0B">
        <w:t>and</w:t>
      </w:r>
      <w:r w:rsidRPr="00DB7E0B">
        <w:rPr>
          <w:spacing w:val="-2"/>
        </w:rPr>
        <w:t xml:space="preserve"> </w:t>
      </w:r>
      <w:r w:rsidRPr="00DB7E0B">
        <w:t>a</w:t>
      </w:r>
      <w:r w:rsidRPr="00DB7E0B">
        <w:rPr>
          <w:spacing w:val="-4"/>
        </w:rPr>
        <w:t xml:space="preserve"> </w:t>
      </w:r>
      <w:r w:rsidRPr="00DB7E0B">
        <w:t>handful</w:t>
      </w:r>
      <w:r w:rsidRPr="00DB7E0B">
        <w:rPr>
          <w:spacing w:val="-2"/>
        </w:rPr>
        <w:t xml:space="preserve"> </w:t>
      </w:r>
      <w:r w:rsidRPr="00DB7E0B">
        <w:t>of</w:t>
      </w:r>
      <w:r w:rsidRPr="00DB7E0B">
        <w:rPr>
          <w:spacing w:val="-3"/>
        </w:rPr>
        <w:t xml:space="preserve"> </w:t>
      </w:r>
      <w:r w:rsidRPr="00DB7E0B">
        <w:t>candy).</w:t>
      </w:r>
      <w:r w:rsidRPr="00DB7E0B">
        <w:rPr>
          <w:spacing w:val="40"/>
        </w:rPr>
        <w:t xml:space="preserve"> </w:t>
      </w:r>
      <w:r w:rsidRPr="00DB7E0B">
        <w:t>Below</w:t>
      </w:r>
      <w:r w:rsidRPr="00DB7E0B">
        <w:rPr>
          <w:spacing w:val="-2"/>
        </w:rPr>
        <w:t xml:space="preserve"> </w:t>
      </w:r>
      <w:r w:rsidRPr="00DB7E0B">
        <w:t>are</w:t>
      </w:r>
      <w:r w:rsidRPr="00DB7E0B">
        <w:rPr>
          <w:spacing w:val="-1"/>
        </w:rPr>
        <w:t xml:space="preserve"> </w:t>
      </w:r>
      <w:r w:rsidRPr="00DB7E0B">
        <w:t>some</w:t>
      </w:r>
      <w:r w:rsidRPr="00DB7E0B">
        <w:rPr>
          <w:spacing w:val="-3"/>
        </w:rPr>
        <w:t xml:space="preserve"> </w:t>
      </w:r>
      <w:r w:rsidRPr="00DB7E0B">
        <w:t>pictures</w:t>
      </w:r>
      <w:r w:rsidRPr="00DB7E0B">
        <w:rPr>
          <w:spacing w:val="-2"/>
        </w:rPr>
        <w:t xml:space="preserve"> </w:t>
      </w:r>
      <w:r w:rsidRPr="00DB7E0B">
        <w:t>of</w:t>
      </w:r>
      <w:r w:rsidRPr="00DB7E0B">
        <w:rPr>
          <w:spacing w:val="-2"/>
        </w:rPr>
        <w:t xml:space="preserve"> </w:t>
      </w:r>
      <w:r w:rsidRPr="00DB7E0B">
        <w:t>a</w:t>
      </w:r>
      <w:r w:rsidRPr="00DB7E0B">
        <w:rPr>
          <w:spacing w:val="-2"/>
        </w:rPr>
        <w:t xml:space="preserve"> </w:t>
      </w:r>
      <w:proofErr w:type="gramStart"/>
      <w:r w:rsidRPr="00DB7E0B">
        <w:t>really big</w:t>
      </w:r>
      <w:proofErr w:type="gramEnd"/>
      <w:r w:rsidRPr="00DB7E0B">
        <w:t xml:space="preserve"> amount of food to help you.</w:t>
      </w:r>
    </w:p>
    <w:p w14:paraId="4CD1F7E6" w14:textId="77777777" w:rsidR="000E240B" w:rsidRPr="00DB7E0B" w:rsidRDefault="000E240B" w:rsidP="008F3A41">
      <w:pPr>
        <w:tabs>
          <w:tab w:val="left" w:pos="7376"/>
        </w:tabs>
        <w:spacing w:line="480" w:lineRule="auto"/>
        <w:ind w:left="360"/>
      </w:pPr>
      <w:r w:rsidRPr="00DB7E0B">
        <w:rPr>
          <w:noProof/>
        </w:rPr>
        <mc:AlternateContent>
          <mc:Choice Requires="wpg">
            <w:drawing>
              <wp:inline distT="0" distB="0" distL="0" distR="0" wp14:anchorId="1387D43E" wp14:editId="5CE5FB41">
                <wp:extent cx="500380" cy="716280"/>
                <wp:effectExtent l="0" t="0" r="0" b="7620"/>
                <wp:docPr id="1987256729" name="Group 1987256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380" cy="716280"/>
                          <a:chOff x="0" y="0"/>
                          <a:chExt cx="500380" cy="716280"/>
                        </a:xfrm>
                      </wpg:grpSpPr>
                      <pic:pic xmlns:pic="http://schemas.openxmlformats.org/drawingml/2006/picture">
                        <pic:nvPicPr>
                          <pic:cNvPr id="1388773332" name="Image 3">
                            <a:hlinkClick r:id="rId33"/>
                          </pic:cNvPr>
                          <pic:cNvPicPr/>
                        </pic:nvPicPr>
                        <pic:blipFill>
                          <a:blip r:embed="rId34" cstate="print"/>
                          <a:stretch>
                            <a:fillRect/>
                          </a:stretch>
                        </pic:blipFill>
                        <pic:spPr>
                          <a:xfrm>
                            <a:off x="0" y="0"/>
                            <a:ext cx="456768" cy="329886"/>
                          </a:xfrm>
                          <a:prstGeom prst="rect">
                            <a:avLst/>
                          </a:prstGeom>
                        </pic:spPr>
                      </pic:pic>
                      <pic:pic xmlns:pic="http://schemas.openxmlformats.org/drawingml/2006/picture">
                        <pic:nvPicPr>
                          <pic:cNvPr id="996555420" name="Image 4">
                            <a:hlinkClick r:id="rId35"/>
                          </pic:cNvPr>
                          <pic:cNvPicPr/>
                        </pic:nvPicPr>
                        <pic:blipFill>
                          <a:blip r:embed="rId36" cstate="print"/>
                          <a:stretch>
                            <a:fillRect/>
                          </a:stretch>
                        </pic:blipFill>
                        <pic:spPr>
                          <a:xfrm>
                            <a:off x="5638" y="344481"/>
                            <a:ext cx="494385" cy="371174"/>
                          </a:xfrm>
                          <a:prstGeom prst="rect">
                            <a:avLst/>
                          </a:prstGeom>
                        </pic:spPr>
                      </pic:pic>
                    </wpg:wgp>
                  </a:graphicData>
                </a:graphic>
              </wp:inline>
            </w:drawing>
          </mc:Choice>
          <mc:Fallback>
            <w:pict>
              <v:group w14:anchorId="66235F33" id="Group 1987256729" o:spid="_x0000_s1026" style="width:39.4pt;height:56.4pt;mso-position-horizontal-relative:char;mso-position-vertical-relative:line" coordsize="5003,7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">
                <v:shape id="Image 3" o:spid="_x0000_s1027" type="#_x0000_t75" href="http://www.clipsahoy.com/webgraphics/as0056.htm" style="position:absolute;width:4567;height: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" o:button="t">
                  <v:fill o:detectmouseclick="t"/>
                  <v:imagedata r:id="rId55" o:title=""/>
                </v:shape>
                <v:shape id="Image 4" o:spid="_x0000_s1028" type="#_x0000_t75" href="http://www.clipsahoy.com/webgraphics/as1085.htm" style="position:absolute;left:56;top:3444;width:4944;height:3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" o:button="t">
                  <v:fill o:detectmouseclick="t"/>
                  <v:imagedata r:id="rId56" o:title=""/>
                </v:shape>
                <w10:anchorlock/>
              </v:group>
            </w:pict>
          </mc:Fallback>
        </mc:AlternateContent>
      </w:r>
      <w:r w:rsidRPr="00DB7E0B">
        <w:rPr>
          <w:spacing w:val="13"/>
        </w:rPr>
        <w:t xml:space="preserve"> </w:t>
      </w:r>
      <w:r w:rsidRPr="00DB7E0B">
        <w:rPr>
          <w:noProof/>
          <w:spacing w:val="13"/>
          <w:position w:val="60"/>
        </w:rPr>
        <mc:AlternateContent>
          <mc:Choice Requires="wpg">
            <w:drawing>
              <wp:inline distT="0" distB="0" distL="0" distR="0" wp14:anchorId="7DE4D74F" wp14:editId="4F24E4B7">
                <wp:extent cx="1245235" cy="679450"/>
                <wp:effectExtent l="0" t="0" r="0" b="6350"/>
                <wp:docPr id="995944720" name="Group 995944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5235" cy="679450"/>
                          <a:chOff x="0" y="0"/>
                          <a:chExt cx="1245235" cy="679450"/>
                        </a:xfrm>
                      </wpg:grpSpPr>
                      <pic:pic xmlns:pic="http://schemas.openxmlformats.org/drawingml/2006/picture">
                        <pic:nvPicPr>
                          <pic:cNvPr id="486542357" name="Image 6"/>
                          <pic:cNvPicPr/>
                        </pic:nvPicPr>
                        <pic:blipFill>
                          <a:blip r:embed="rId40" cstate="print"/>
                          <a:stretch>
                            <a:fillRect/>
                          </a:stretch>
                        </pic:blipFill>
                        <pic:spPr>
                          <a:xfrm>
                            <a:off x="0" y="0"/>
                            <a:ext cx="677153" cy="679450"/>
                          </a:xfrm>
                          <a:prstGeom prst="rect">
                            <a:avLst/>
                          </a:prstGeom>
                        </pic:spPr>
                      </pic:pic>
                      <pic:pic xmlns:pic="http://schemas.openxmlformats.org/drawingml/2006/picture">
                        <pic:nvPicPr>
                          <pic:cNvPr id="86300834" name="Image 7">
                            <a:hlinkClick r:id="rId41"/>
                          </pic:cNvPr>
                          <pic:cNvPicPr/>
                        </pic:nvPicPr>
                        <pic:blipFill>
                          <a:blip r:embed="rId42" cstate="print"/>
                          <a:stretch>
                            <a:fillRect/>
                          </a:stretch>
                        </pic:blipFill>
                        <pic:spPr>
                          <a:xfrm>
                            <a:off x="699140" y="387385"/>
                            <a:ext cx="545566" cy="274884"/>
                          </a:xfrm>
                          <a:prstGeom prst="rect">
                            <a:avLst/>
                          </a:prstGeom>
                        </pic:spPr>
                      </pic:pic>
                    </wpg:wgp>
                  </a:graphicData>
                </a:graphic>
              </wp:inline>
            </w:drawing>
          </mc:Choice>
          <mc:Fallback>
            <w:pict>
              <v:group w14:anchorId="2E53FBF6" id="Group 995944720" o:spid="_x0000_s1026" style="width:98.05pt;height:53.5pt;mso-position-horizontal-relative:char;mso-position-vertical-relative:line" coordsize="12452,6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">
                <v:shape id="Image 6" o:spid="_x0000_s1027" type="#_x0000_t75" style="position:absolute;width:6771;height:6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">
                  <v:imagedata r:id="rId57" o:title=""/>
                </v:shape>
                <v:shape id="Image 7" o:spid="_x0000_s1028" type="#_x0000_t75" href="http://www.clipsahoy.com/webgraphics2/as3261.htm" style="position:absolute;left:6991;top:3873;width:5456;height:2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" o:button="t">
                  <v:fill o:detectmouseclick="t"/>
                  <v:imagedata r:id="rId58" o:title=""/>
                </v:shape>
                <w10:anchorlock/>
              </v:group>
            </w:pict>
          </mc:Fallback>
        </mc:AlternateContent>
      </w:r>
      <w:r w:rsidRPr="00DB7E0B">
        <w:rPr>
          <w:spacing w:val="54"/>
          <w:position w:val="60"/>
        </w:rPr>
        <w:t xml:space="preserve"> </w:t>
      </w:r>
      <w:r w:rsidRPr="00DB7E0B">
        <w:rPr>
          <w:noProof/>
          <w:position w:val="63"/>
        </w:rPr>
        <w:drawing>
          <wp:inline distT="0" distB="0" distL="0" distR="0" wp14:anchorId="5567136D" wp14:editId="6E61195B">
            <wp:extent cx="544446" cy="274320"/>
            <wp:effectExtent l="0" t="0" r="0" b="0"/>
            <wp:docPr id="1004856277" name="Image 8">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a:hlinkClick r:id="rId41"/>
                    </pic:cNvPr>
                    <pic:cNvPicPr/>
                  </pic:nvPicPr>
                  <pic:blipFill>
                    <a:blip r:embed="rId42" cstate="print"/>
                    <a:stretch>
                      <a:fillRect/>
                    </a:stretch>
                  </pic:blipFill>
                  <pic:spPr>
                    <a:xfrm>
                      <a:off x="0" y="0"/>
                      <a:ext cx="544446" cy="274320"/>
                    </a:xfrm>
                    <a:prstGeom prst="rect">
                      <a:avLst/>
                    </a:prstGeom>
                  </pic:spPr>
                </pic:pic>
              </a:graphicData>
            </a:graphic>
          </wp:inline>
        </w:drawing>
      </w:r>
      <w:r w:rsidRPr="00DB7E0B">
        <w:rPr>
          <w:spacing w:val="54"/>
          <w:position w:val="63"/>
        </w:rPr>
        <w:tab/>
      </w:r>
      <w:r w:rsidRPr="00DB7E0B">
        <w:rPr>
          <w:noProof/>
          <w:position w:val="60"/>
        </w:rPr>
        <w:drawing>
          <wp:inline distT="0" distB="0" distL="0" distR="0" wp14:anchorId="1E16B351" wp14:editId="67E9FC9F">
            <wp:extent cx="1237273" cy="575786"/>
            <wp:effectExtent l="0" t="0" r="0" b="0"/>
            <wp:docPr id="1468964222" name="Image 9" descr="A close-up of a pizza&#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8964222" name="Image 9" descr="A close-up of a pizza&#10;&#10;Description automatically generated"/>
                    <pic:cNvPicPr/>
                  </pic:nvPicPr>
                  <pic:blipFill>
                    <a:blip r:embed="rId45" cstate="print"/>
                    <a:stretch>
                      <a:fillRect/>
                    </a:stretch>
                  </pic:blipFill>
                  <pic:spPr>
                    <a:xfrm>
                      <a:off x="0" y="0"/>
                      <a:ext cx="1237273" cy="575786"/>
                    </a:xfrm>
                    <a:prstGeom prst="rect">
                      <a:avLst/>
                    </a:prstGeom>
                  </pic:spPr>
                </pic:pic>
              </a:graphicData>
            </a:graphic>
          </wp:inline>
        </w:drawing>
      </w:r>
    </w:p>
    <w:p w14:paraId="2E20037B" w14:textId="77777777" w:rsidR="000E240B" w:rsidRPr="00DB7E0B" w:rsidRDefault="000E240B" w:rsidP="008F3A41">
      <w:pPr>
        <w:pStyle w:val="Heading1"/>
        <w:tabs>
          <w:tab w:val="left" w:pos="7315"/>
        </w:tabs>
        <w:spacing w:before="6" w:line="480" w:lineRule="auto"/>
        <w:ind w:left="1980"/>
        <w:rPr>
          <w:rStyle w:val="SubtleEmphasis"/>
          <w:rFonts w:ascii="Times New Roman" w:hAnsi="Times New Roman" w:cs="Times New Roman"/>
          <w:i w:val="0"/>
          <w:iCs w:val="0"/>
          <w:sz w:val="24"/>
          <w:szCs w:val="24"/>
        </w:rPr>
      </w:pPr>
      <w:bookmarkStart w:id="200" w:name="_Toc170076782"/>
      <w:bookmarkStart w:id="201" w:name="_Toc170152484"/>
      <w:bookmarkStart w:id="202" w:name="_Toc197721903"/>
      <w:bookmarkStart w:id="203" w:name="_Toc197725647"/>
      <w:bookmarkStart w:id="204" w:name="_Toc197739668"/>
      <w:r w:rsidRPr="00DB7E0B">
        <w:rPr>
          <w:rStyle w:val="SubtleEmphasis"/>
          <w:rFonts w:ascii="Times New Roman" w:hAnsi="Times New Roman" w:cs="Times New Roman"/>
          <w:i w:val="0"/>
          <w:iCs w:val="0"/>
          <w:sz w:val="24"/>
          <w:szCs w:val="24"/>
        </w:rPr>
        <w:t>REALLY BIG</w:t>
      </w:r>
      <w:r w:rsidRPr="00DB7E0B">
        <w:rPr>
          <w:rFonts w:ascii="Times New Roman" w:hAnsi="Times New Roman" w:cs="Times New Roman"/>
          <w:sz w:val="24"/>
          <w:szCs w:val="24"/>
        </w:rPr>
        <w:tab/>
      </w:r>
      <w:r w:rsidRPr="00DB7E0B">
        <w:rPr>
          <w:rStyle w:val="SubtleEmphasis"/>
          <w:rFonts w:ascii="Times New Roman" w:hAnsi="Times New Roman" w:cs="Times New Roman"/>
          <w:i w:val="0"/>
          <w:iCs w:val="0"/>
          <w:sz w:val="24"/>
          <w:szCs w:val="24"/>
        </w:rPr>
        <w:t>NOT REALLY BIG</w:t>
      </w:r>
      <w:bookmarkEnd w:id="200"/>
      <w:bookmarkEnd w:id="201"/>
      <w:bookmarkEnd w:id="202"/>
      <w:bookmarkEnd w:id="203"/>
      <w:bookmarkEnd w:id="204"/>
    </w:p>
    <w:p w14:paraId="1D323FC1" w14:textId="77777777" w:rsidR="000E240B" w:rsidRPr="00DB7E0B" w:rsidRDefault="000E240B" w:rsidP="008F3A41">
      <w:pPr>
        <w:spacing w:line="480" w:lineRule="auto"/>
      </w:pPr>
    </w:p>
    <w:p w14:paraId="2BC4A030" w14:textId="77777777" w:rsidR="000E240B" w:rsidRPr="00DB7E0B" w:rsidRDefault="000E240B" w:rsidP="008F3A41">
      <w:pPr>
        <w:pStyle w:val="BodyText"/>
        <w:spacing w:line="480" w:lineRule="auto"/>
        <w:ind w:left="176"/>
        <w:rPr>
          <w:rFonts w:ascii="Times New Roman" w:hAnsi="Times New Roman" w:cs="Times New Roman"/>
          <w:sz w:val="24"/>
          <w:szCs w:val="24"/>
        </w:rPr>
      </w:pPr>
    </w:p>
    <w:p w14:paraId="31421972" w14:textId="77777777" w:rsidR="000E240B" w:rsidRPr="00DB7E0B" w:rsidRDefault="000E240B" w:rsidP="008F3A41">
      <w:pPr>
        <w:pStyle w:val="BodyText"/>
        <w:spacing w:line="480" w:lineRule="auto"/>
        <w:ind w:left="360"/>
        <w:rPr>
          <w:rFonts w:ascii="Times New Roman" w:hAnsi="Times New Roman" w:cs="Times New Roman"/>
          <w:sz w:val="24"/>
          <w:szCs w:val="24"/>
        </w:rPr>
      </w:pPr>
      <w:r w:rsidRPr="00DB7E0B">
        <w:rPr>
          <w:rFonts w:ascii="Times New Roman" w:hAnsi="Times New Roman" w:cs="Times New Roman"/>
          <w:sz w:val="24"/>
          <w:szCs w:val="24"/>
        </w:rPr>
        <w:t>What</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is</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“feeling</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out</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3"/>
          <w:sz w:val="24"/>
          <w:szCs w:val="24"/>
        </w:rPr>
        <w:t xml:space="preserve"> </w:t>
      </w:r>
      <w:r w:rsidRPr="00DB7E0B">
        <w:rPr>
          <w:rFonts w:ascii="Times New Roman" w:hAnsi="Times New Roman" w:cs="Times New Roman"/>
          <w:spacing w:val="-2"/>
          <w:sz w:val="24"/>
          <w:szCs w:val="24"/>
        </w:rPr>
        <w:t>control?”</w:t>
      </w:r>
    </w:p>
    <w:p w14:paraId="4FD6F33E" w14:textId="77777777" w:rsidR="000E240B" w:rsidRPr="00DB7E0B" w:rsidRDefault="000E240B" w:rsidP="008F3A41">
      <w:pPr>
        <w:spacing w:line="480" w:lineRule="auto"/>
        <w:ind w:left="360"/>
      </w:pPr>
      <w:r w:rsidRPr="00DB7E0B">
        <w:t>Feeling</w:t>
      </w:r>
      <w:r w:rsidRPr="00DB7E0B">
        <w:rPr>
          <w:spacing w:val="-1"/>
        </w:rPr>
        <w:t xml:space="preserve"> </w:t>
      </w:r>
      <w:r w:rsidRPr="00DB7E0B">
        <w:t>out</w:t>
      </w:r>
      <w:r w:rsidRPr="00DB7E0B">
        <w:rPr>
          <w:spacing w:val="-1"/>
        </w:rPr>
        <w:t xml:space="preserve"> </w:t>
      </w:r>
      <w:r w:rsidRPr="00DB7E0B">
        <w:t>of</w:t>
      </w:r>
      <w:r w:rsidRPr="00DB7E0B">
        <w:rPr>
          <w:spacing w:val="-1"/>
        </w:rPr>
        <w:t xml:space="preserve"> </w:t>
      </w:r>
      <w:r w:rsidRPr="00DB7E0B">
        <w:t>control</w:t>
      </w:r>
      <w:r w:rsidRPr="00DB7E0B">
        <w:rPr>
          <w:spacing w:val="-1"/>
        </w:rPr>
        <w:t xml:space="preserve"> </w:t>
      </w:r>
      <w:r w:rsidRPr="00DB7E0B">
        <w:t>while</w:t>
      </w:r>
      <w:r w:rsidRPr="00DB7E0B">
        <w:rPr>
          <w:spacing w:val="-2"/>
        </w:rPr>
        <w:t xml:space="preserve"> </w:t>
      </w:r>
      <w:r w:rsidRPr="00DB7E0B">
        <w:t>eating</w:t>
      </w:r>
      <w:r w:rsidRPr="00DB7E0B">
        <w:rPr>
          <w:spacing w:val="-1"/>
        </w:rPr>
        <w:t xml:space="preserve"> </w:t>
      </w:r>
      <w:r w:rsidRPr="00DB7E0B">
        <w:t>might</w:t>
      </w:r>
      <w:r w:rsidRPr="00DB7E0B">
        <w:rPr>
          <w:spacing w:val="-1"/>
        </w:rPr>
        <w:t xml:space="preserve"> </w:t>
      </w:r>
      <w:r w:rsidRPr="00DB7E0B">
        <w:t>mean</w:t>
      </w:r>
      <w:r w:rsidRPr="00DB7E0B">
        <w:rPr>
          <w:spacing w:val="-1"/>
        </w:rPr>
        <w:t xml:space="preserve"> </w:t>
      </w:r>
      <w:r w:rsidRPr="00DB7E0B">
        <w:t>different</w:t>
      </w:r>
      <w:r w:rsidRPr="00DB7E0B">
        <w:rPr>
          <w:spacing w:val="-1"/>
        </w:rPr>
        <w:t xml:space="preserve"> </w:t>
      </w:r>
      <w:r w:rsidRPr="00DB7E0B">
        <w:t>things</w:t>
      </w:r>
      <w:r w:rsidRPr="00DB7E0B">
        <w:rPr>
          <w:spacing w:val="-1"/>
        </w:rPr>
        <w:t xml:space="preserve"> </w:t>
      </w:r>
      <w:r w:rsidRPr="00DB7E0B">
        <w:t>for</w:t>
      </w:r>
      <w:r w:rsidRPr="00DB7E0B">
        <w:rPr>
          <w:spacing w:val="-3"/>
        </w:rPr>
        <w:t xml:space="preserve"> </w:t>
      </w:r>
      <w:r w:rsidRPr="00DB7E0B">
        <w:t>different</w:t>
      </w:r>
      <w:r w:rsidRPr="00DB7E0B">
        <w:rPr>
          <w:spacing w:val="1"/>
        </w:rPr>
        <w:t xml:space="preserve"> </w:t>
      </w:r>
      <w:r w:rsidRPr="00DB7E0B">
        <w:t>people. It</w:t>
      </w:r>
      <w:r w:rsidRPr="00DB7E0B">
        <w:rPr>
          <w:spacing w:val="-1"/>
        </w:rPr>
        <w:t xml:space="preserve"> </w:t>
      </w:r>
      <w:r w:rsidRPr="00DB7E0B">
        <w:t xml:space="preserve">may </w:t>
      </w:r>
      <w:r w:rsidRPr="00DB7E0B">
        <w:rPr>
          <w:spacing w:val="-4"/>
        </w:rPr>
        <w:t>mean</w:t>
      </w:r>
    </w:p>
    <w:p w14:paraId="043E80A5" w14:textId="77777777" w:rsidR="000E240B" w:rsidRPr="00DB7E0B" w:rsidRDefault="000E240B" w:rsidP="008F3A41">
      <w:pPr>
        <w:spacing w:line="480" w:lineRule="auto"/>
        <w:ind w:left="360" w:right="193"/>
      </w:pPr>
      <w:r w:rsidRPr="00DB7E0B">
        <w:t xml:space="preserve">that you’re: 1) feeling </w:t>
      </w:r>
      <w:r w:rsidRPr="00DB7E0B">
        <w:rPr>
          <w:u w:val="single"/>
        </w:rPr>
        <w:t>DRIVEN</w:t>
      </w:r>
      <w:r w:rsidRPr="00DB7E0B">
        <w:t xml:space="preserve"> to eat; 2) feeling like you </w:t>
      </w:r>
      <w:r w:rsidRPr="00DB7E0B">
        <w:rPr>
          <w:u w:val="single"/>
        </w:rPr>
        <w:t>JUST</w:t>
      </w:r>
      <w:r w:rsidRPr="00DB7E0B">
        <w:t xml:space="preserve"> cannot stop eating; 3) feeling like you’re</w:t>
      </w:r>
      <w:r w:rsidRPr="00DB7E0B">
        <w:rPr>
          <w:spacing w:val="-3"/>
        </w:rPr>
        <w:t xml:space="preserve"> </w:t>
      </w:r>
      <w:r w:rsidRPr="00DB7E0B">
        <w:t>not</w:t>
      </w:r>
      <w:r w:rsidRPr="00DB7E0B">
        <w:rPr>
          <w:spacing w:val="-2"/>
        </w:rPr>
        <w:t xml:space="preserve"> </w:t>
      </w:r>
      <w:r w:rsidRPr="00DB7E0B">
        <w:t>able</w:t>
      </w:r>
      <w:r w:rsidRPr="00DB7E0B">
        <w:rPr>
          <w:spacing w:val="-3"/>
        </w:rPr>
        <w:t xml:space="preserve"> </w:t>
      </w:r>
      <w:r w:rsidRPr="00DB7E0B">
        <w:t>to</w:t>
      </w:r>
      <w:r w:rsidRPr="00DB7E0B">
        <w:rPr>
          <w:spacing w:val="-2"/>
        </w:rPr>
        <w:t xml:space="preserve"> </w:t>
      </w:r>
      <w:r w:rsidRPr="00DB7E0B">
        <w:t>stop</w:t>
      </w:r>
      <w:r w:rsidRPr="00DB7E0B">
        <w:rPr>
          <w:spacing w:val="-2"/>
        </w:rPr>
        <w:t xml:space="preserve"> </w:t>
      </w:r>
      <w:r w:rsidRPr="00DB7E0B">
        <w:t>yourself</w:t>
      </w:r>
      <w:r w:rsidRPr="00DB7E0B">
        <w:rPr>
          <w:spacing w:val="-2"/>
        </w:rPr>
        <w:t xml:space="preserve"> </w:t>
      </w:r>
      <w:r w:rsidRPr="00DB7E0B">
        <w:t>from</w:t>
      </w:r>
      <w:r w:rsidRPr="00DB7E0B">
        <w:rPr>
          <w:spacing w:val="-2"/>
        </w:rPr>
        <w:t xml:space="preserve"> </w:t>
      </w:r>
      <w:r w:rsidRPr="00DB7E0B">
        <w:t>starting</w:t>
      </w:r>
      <w:r w:rsidRPr="00DB7E0B">
        <w:rPr>
          <w:spacing w:val="-2"/>
        </w:rPr>
        <w:t xml:space="preserve"> </w:t>
      </w:r>
      <w:r w:rsidRPr="00DB7E0B">
        <w:t>to</w:t>
      </w:r>
      <w:r w:rsidRPr="00DB7E0B">
        <w:rPr>
          <w:spacing w:val="-2"/>
        </w:rPr>
        <w:t xml:space="preserve"> </w:t>
      </w:r>
      <w:r w:rsidRPr="00DB7E0B">
        <w:t>eat</w:t>
      </w:r>
      <w:r w:rsidRPr="00DB7E0B">
        <w:rPr>
          <w:spacing w:val="-2"/>
        </w:rPr>
        <w:t xml:space="preserve"> </w:t>
      </w:r>
      <w:r w:rsidRPr="00DB7E0B">
        <w:t>in</w:t>
      </w:r>
      <w:r w:rsidRPr="00DB7E0B">
        <w:rPr>
          <w:spacing w:val="-2"/>
        </w:rPr>
        <w:t xml:space="preserve"> </w:t>
      </w:r>
      <w:r w:rsidRPr="00DB7E0B">
        <w:t>the</w:t>
      </w:r>
      <w:r w:rsidRPr="00DB7E0B">
        <w:rPr>
          <w:spacing w:val="-2"/>
        </w:rPr>
        <w:t xml:space="preserve"> </w:t>
      </w:r>
      <w:r w:rsidRPr="00DB7E0B">
        <w:t>first</w:t>
      </w:r>
      <w:r w:rsidRPr="00DB7E0B">
        <w:rPr>
          <w:spacing w:val="-2"/>
        </w:rPr>
        <w:t xml:space="preserve"> </w:t>
      </w:r>
      <w:r w:rsidRPr="00DB7E0B">
        <w:t>place;</w:t>
      </w:r>
      <w:r w:rsidRPr="00DB7E0B">
        <w:rPr>
          <w:spacing w:val="-2"/>
        </w:rPr>
        <w:t xml:space="preserve"> </w:t>
      </w:r>
      <w:r w:rsidRPr="00DB7E0B">
        <w:t>or</w:t>
      </w:r>
      <w:r w:rsidRPr="00DB7E0B">
        <w:rPr>
          <w:spacing w:val="-2"/>
        </w:rPr>
        <w:t xml:space="preserve"> </w:t>
      </w:r>
      <w:r w:rsidRPr="00DB7E0B">
        <w:t>4)</w:t>
      </w:r>
      <w:r w:rsidRPr="00DB7E0B">
        <w:rPr>
          <w:spacing w:val="-1"/>
        </w:rPr>
        <w:t xml:space="preserve"> </w:t>
      </w:r>
      <w:r w:rsidRPr="00DB7E0B">
        <w:t>feeling</w:t>
      </w:r>
      <w:r w:rsidRPr="00DB7E0B">
        <w:rPr>
          <w:spacing w:val="-2"/>
        </w:rPr>
        <w:t xml:space="preserve"> </w:t>
      </w:r>
      <w:r w:rsidRPr="00DB7E0B">
        <w:t>like</w:t>
      </w:r>
      <w:r w:rsidRPr="00DB7E0B">
        <w:rPr>
          <w:spacing w:val="-3"/>
        </w:rPr>
        <w:t xml:space="preserve"> </w:t>
      </w:r>
      <w:r w:rsidRPr="00DB7E0B">
        <w:t>you</w:t>
      </w:r>
      <w:r w:rsidRPr="00DB7E0B">
        <w:rPr>
          <w:spacing w:val="-2"/>
        </w:rPr>
        <w:t xml:space="preserve"> </w:t>
      </w:r>
      <w:r w:rsidRPr="00DB7E0B">
        <w:t>shouldn’t even try to control your eating because you know that, no matter what, you’re going to eat too much.</w:t>
      </w:r>
      <w:r w:rsidRPr="00DB7E0B">
        <w:rPr>
          <w:spacing w:val="40"/>
        </w:rPr>
        <w:t xml:space="preserve"> </w:t>
      </w:r>
      <w:r w:rsidRPr="00DB7E0B">
        <w:t>Some kids describe feeling out of control like a ball rolling down a hill, that it just keeps going and going.</w:t>
      </w:r>
    </w:p>
    <w:p w14:paraId="6CD9FBBA" w14:textId="77777777" w:rsidR="000E240B" w:rsidRPr="00DB7E0B" w:rsidRDefault="000E240B" w:rsidP="008F3A41">
      <w:pPr>
        <w:spacing w:line="480" w:lineRule="auto"/>
      </w:pPr>
    </w:p>
    <w:p w14:paraId="019AFAD9" w14:textId="77777777" w:rsidR="000E240B" w:rsidRPr="00DB7E0B" w:rsidRDefault="000E240B" w:rsidP="008F3A41">
      <w:pPr>
        <w:pStyle w:val="BodyText"/>
        <w:spacing w:line="480" w:lineRule="auto"/>
        <w:ind w:left="360"/>
        <w:rPr>
          <w:rFonts w:ascii="Times New Roman" w:hAnsi="Times New Roman" w:cs="Times New Roman"/>
          <w:sz w:val="24"/>
          <w:szCs w:val="24"/>
        </w:rPr>
      </w:pPr>
      <w:r w:rsidRPr="00DB7E0B">
        <w:rPr>
          <w:rFonts w:ascii="Times New Roman" w:hAnsi="Times New Roman" w:cs="Times New Roman"/>
          <w:sz w:val="24"/>
          <w:szCs w:val="24"/>
        </w:rPr>
        <w:t>Examples</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of</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 xml:space="preserve">a </w:t>
      </w:r>
      <w:r w:rsidRPr="00DB7E0B">
        <w:rPr>
          <w:rFonts w:ascii="Times New Roman" w:hAnsi="Times New Roman" w:cs="Times New Roman"/>
          <w:spacing w:val="-2"/>
          <w:sz w:val="24"/>
          <w:szCs w:val="24"/>
        </w:rPr>
        <w:t>binge:</w:t>
      </w:r>
    </w:p>
    <w:p w14:paraId="3195F614" w14:textId="77777777" w:rsidR="000E240B" w:rsidRPr="00DB7E0B" w:rsidRDefault="000E240B" w:rsidP="008F3A41">
      <w:pPr>
        <w:widowControl w:val="0"/>
        <w:tabs>
          <w:tab w:val="left" w:pos="416"/>
        </w:tabs>
        <w:autoSpaceDE w:val="0"/>
        <w:autoSpaceDN w:val="0"/>
        <w:spacing w:line="480" w:lineRule="auto"/>
        <w:ind w:left="360" w:right="422"/>
      </w:pPr>
      <w:r w:rsidRPr="00DB7E0B">
        <w:rPr>
          <w:rStyle w:val="SubtitleChar"/>
          <w:rFonts w:cs="Times New Roman"/>
          <w:sz w:val="24"/>
          <w:szCs w:val="24"/>
        </w:rPr>
        <w:t>REALLY BIG AND OUT OF CONTROL.</w:t>
      </w:r>
      <w:r w:rsidRPr="00DB7E0B">
        <w:rPr>
          <w:spacing w:val="40"/>
        </w:rPr>
        <w:t xml:space="preserve"> </w:t>
      </w:r>
      <w:r w:rsidRPr="00DB7E0B">
        <w:t>After school one evening, Jenny ate 2 pieces of chicken, a large package of frozen vegetables, 3 cups of rice, 1/2 of a coffee cake and a piece of fruit.</w:t>
      </w:r>
      <w:r w:rsidRPr="00DB7E0B">
        <w:rPr>
          <w:spacing w:val="40"/>
        </w:rPr>
        <w:t xml:space="preserve"> </w:t>
      </w:r>
      <w:r w:rsidRPr="00DB7E0B">
        <w:t xml:space="preserve">This is a </w:t>
      </w:r>
      <w:proofErr w:type="gramStart"/>
      <w:r w:rsidRPr="00DB7E0B">
        <w:t>really big</w:t>
      </w:r>
      <w:proofErr w:type="gramEnd"/>
      <w:r w:rsidRPr="00DB7E0B">
        <w:t xml:space="preserve"> amount of food.</w:t>
      </w:r>
      <w:r w:rsidRPr="00DB7E0B">
        <w:rPr>
          <w:spacing w:val="40"/>
        </w:rPr>
        <w:t xml:space="preserve"> </w:t>
      </w:r>
      <w:r w:rsidRPr="00DB7E0B">
        <w:t xml:space="preserve">While she ate, Jenny felt like she </w:t>
      </w:r>
      <w:r w:rsidRPr="00DB7E0B">
        <w:rPr>
          <w:u w:val="single"/>
        </w:rPr>
        <w:t>JUST</w:t>
      </w:r>
      <w:r w:rsidRPr="00DB7E0B">
        <w:t xml:space="preserve"> could not stop eating,</w:t>
      </w:r>
      <w:r w:rsidRPr="00DB7E0B">
        <w:rPr>
          <w:spacing w:val="-3"/>
        </w:rPr>
        <w:t xml:space="preserve"> </w:t>
      </w:r>
      <w:r w:rsidRPr="00DB7E0B">
        <w:t>ate</w:t>
      </w:r>
      <w:r w:rsidRPr="00DB7E0B">
        <w:rPr>
          <w:spacing w:val="-3"/>
        </w:rPr>
        <w:t xml:space="preserve"> </w:t>
      </w:r>
      <w:r w:rsidRPr="00DB7E0B">
        <w:t>more</w:t>
      </w:r>
      <w:r w:rsidRPr="00DB7E0B">
        <w:rPr>
          <w:spacing w:val="-4"/>
        </w:rPr>
        <w:t xml:space="preserve"> </w:t>
      </w:r>
      <w:r w:rsidRPr="00DB7E0B">
        <w:t>quickly</w:t>
      </w:r>
      <w:r w:rsidRPr="00DB7E0B">
        <w:rPr>
          <w:spacing w:val="-3"/>
        </w:rPr>
        <w:t xml:space="preserve"> </w:t>
      </w:r>
      <w:r w:rsidRPr="00DB7E0B">
        <w:t>than</w:t>
      </w:r>
      <w:r w:rsidRPr="00DB7E0B">
        <w:rPr>
          <w:spacing w:val="-3"/>
        </w:rPr>
        <w:t xml:space="preserve"> </w:t>
      </w:r>
      <w:r w:rsidRPr="00DB7E0B">
        <w:t>usual,</w:t>
      </w:r>
      <w:r w:rsidRPr="00DB7E0B">
        <w:rPr>
          <w:spacing w:val="-3"/>
        </w:rPr>
        <w:t xml:space="preserve"> </w:t>
      </w:r>
      <w:r w:rsidRPr="00DB7E0B">
        <w:t>and</w:t>
      </w:r>
      <w:r w:rsidRPr="00DB7E0B">
        <w:rPr>
          <w:spacing w:val="-3"/>
        </w:rPr>
        <w:t xml:space="preserve"> </w:t>
      </w:r>
      <w:r w:rsidRPr="00DB7E0B">
        <w:t>ate</w:t>
      </w:r>
      <w:r w:rsidRPr="00DB7E0B">
        <w:rPr>
          <w:spacing w:val="-3"/>
        </w:rPr>
        <w:t xml:space="preserve"> </w:t>
      </w:r>
      <w:r w:rsidRPr="00DB7E0B">
        <w:t>until</w:t>
      </w:r>
      <w:r w:rsidRPr="00DB7E0B">
        <w:rPr>
          <w:spacing w:val="-3"/>
        </w:rPr>
        <w:t xml:space="preserve"> </w:t>
      </w:r>
      <w:r w:rsidRPr="00DB7E0B">
        <w:t>she</w:t>
      </w:r>
      <w:r w:rsidRPr="00DB7E0B">
        <w:rPr>
          <w:spacing w:val="-4"/>
        </w:rPr>
        <w:t xml:space="preserve"> </w:t>
      </w:r>
      <w:r w:rsidRPr="00DB7E0B">
        <w:t>felt</w:t>
      </w:r>
      <w:r w:rsidRPr="00DB7E0B">
        <w:rPr>
          <w:spacing w:val="-3"/>
        </w:rPr>
        <w:t xml:space="preserve"> </w:t>
      </w:r>
      <w:r w:rsidRPr="00DB7E0B">
        <w:t>really,</w:t>
      </w:r>
      <w:r w:rsidRPr="00DB7E0B">
        <w:rPr>
          <w:spacing w:val="-3"/>
        </w:rPr>
        <w:t xml:space="preserve"> </w:t>
      </w:r>
      <w:proofErr w:type="gramStart"/>
      <w:r w:rsidRPr="00DB7E0B">
        <w:t>really</w:t>
      </w:r>
      <w:r w:rsidRPr="00DB7E0B">
        <w:rPr>
          <w:spacing w:val="-3"/>
        </w:rPr>
        <w:t xml:space="preserve"> </w:t>
      </w:r>
      <w:r w:rsidRPr="00DB7E0B">
        <w:t>full</w:t>
      </w:r>
      <w:proofErr w:type="gramEnd"/>
      <w:r w:rsidRPr="00DB7E0B">
        <w:t>.</w:t>
      </w:r>
      <w:r w:rsidRPr="00DB7E0B">
        <w:rPr>
          <w:spacing w:val="40"/>
        </w:rPr>
        <w:t xml:space="preserve"> </w:t>
      </w:r>
      <w:r w:rsidRPr="00DB7E0B">
        <w:t>Afterwards</w:t>
      </w:r>
      <w:r w:rsidRPr="00DB7E0B">
        <w:rPr>
          <w:spacing w:val="-3"/>
        </w:rPr>
        <w:t xml:space="preserve"> </w:t>
      </w:r>
      <w:r w:rsidRPr="00DB7E0B">
        <w:t>Jenny</w:t>
      </w:r>
      <w:r w:rsidRPr="00DB7E0B">
        <w:rPr>
          <w:spacing w:val="-3"/>
        </w:rPr>
        <w:t xml:space="preserve"> </w:t>
      </w:r>
      <w:r w:rsidRPr="00DB7E0B">
        <w:t>was very upset about how much she’d eaten, and said she felt sad, guilty, and mad at herself.</w:t>
      </w:r>
    </w:p>
    <w:p w14:paraId="610E2D4A" w14:textId="77777777" w:rsidR="000E240B" w:rsidRPr="00DB7E0B" w:rsidRDefault="000E240B" w:rsidP="008F3A41">
      <w:pPr>
        <w:spacing w:before="1" w:line="480" w:lineRule="auto"/>
      </w:pPr>
    </w:p>
    <w:p w14:paraId="77EC54EC" w14:textId="33AF031B" w:rsidR="000E240B" w:rsidRPr="00DB7E0B" w:rsidRDefault="000E240B" w:rsidP="008F3A41">
      <w:pPr>
        <w:pStyle w:val="BodyText"/>
        <w:spacing w:line="480" w:lineRule="auto"/>
        <w:ind w:left="360" w:right="172"/>
        <w:rPr>
          <w:rFonts w:ascii="Times New Roman" w:hAnsi="Times New Roman" w:cs="Times New Roman"/>
          <w:sz w:val="24"/>
          <w:szCs w:val="24"/>
        </w:rPr>
      </w:pPr>
      <w:r w:rsidRPr="00DB7E0B">
        <w:rPr>
          <w:rFonts w:ascii="Times New Roman" w:hAnsi="Times New Roman" w:cs="Times New Roman"/>
          <w:sz w:val="24"/>
          <w:szCs w:val="24"/>
        </w:rPr>
        <w:t>Examples</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that</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u w:val="single"/>
        </w:rPr>
        <w:t>are</w:t>
      </w:r>
      <w:r w:rsidRPr="00DB7E0B">
        <w:rPr>
          <w:rFonts w:ascii="Times New Roman" w:hAnsi="Times New Roman" w:cs="Times New Roman"/>
          <w:spacing w:val="-3"/>
          <w:sz w:val="24"/>
          <w:szCs w:val="24"/>
          <w:u w:val="single"/>
        </w:rPr>
        <w:t xml:space="preserve"> </w:t>
      </w:r>
      <w:r w:rsidRPr="00DB7E0B">
        <w:rPr>
          <w:rFonts w:ascii="Times New Roman" w:hAnsi="Times New Roman" w:cs="Times New Roman"/>
          <w:sz w:val="24"/>
          <w:szCs w:val="24"/>
          <w:u w:val="single"/>
        </w:rPr>
        <w:t>not</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binges</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either</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because</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they</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are</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too</w:t>
      </w:r>
      <w:r w:rsidRPr="00DB7E0B">
        <w:rPr>
          <w:rFonts w:ascii="Times New Roman" w:hAnsi="Times New Roman" w:cs="Times New Roman"/>
          <w:spacing w:val="-2"/>
          <w:sz w:val="24"/>
          <w:szCs w:val="24"/>
        </w:rPr>
        <w:t xml:space="preserve"> </w:t>
      </w:r>
      <w:r w:rsidR="00004E20" w:rsidRPr="00DB7E0B">
        <w:rPr>
          <w:rFonts w:ascii="Times New Roman" w:hAnsi="Times New Roman" w:cs="Times New Roman"/>
          <w:sz w:val="24"/>
          <w:szCs w:val="24"/>
        </w:rPr>
        <w:t>small,</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or</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the</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person</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does</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not</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feel</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out of control while eating:</w:t>
      </w:r>
    </w:p>
    <w:p w14:paraId="4082CC95" w14:textId="573CD46B" w:rsidR="000E240B" w:rsidRPr="00DB7E0B" w:rsidRDefault="000E240B" w:rsidP="008F3A41">
      <w:pPr>
        <w:widowControl w:val="0"/>
        <w:tabs>
          <w:tab w:val="left" w:pos="416"/>
        </w:tabs>
        <w:autoSpaceDE w:val="0"/>
        <w:autoSpaceDN w:val="0"/>
        <w:spacing w:line="480" w:lineRule="auto"/>
        <w:ind w:left="360"/>
      </w:pPr>
      <w:r w:rsidRPr="00DB7E0B">
        <w:rPr>
          <w:rStyle w:val="SubtitleChar"/>
          <w:rFonts w:cs="Times New Roman"/>
          <w:sz w:val="24"/>
          <w:szCs w:val="24"/>
        </w:rPr>
        <w:t>REALLY BIG BUT NOT OUT OF CONTROL.</w:t>
      </w:r>
      <w:r w:rsidRPr="00DB7E0B">
        <w:rPr>
          <w:spacing w:val="59"/>
        </w:rPr>
        <w:t xml:space="preserve"> </w:t>
      </w:r>
      <w:r w:rsidRPr="00DB7E0B">
        <w:t>A few</w:t>
      </w:r>
      <w:r w:rsidRPr="00DB7E0B">
        <w:rPr>
          <w:spacing w:val="-1"/>
        </w:rPr>
        <w:t xml:space="preserve"> </w:t>
      </w:r>
      <w:r w:rsidRPr="00DB7E0B">
        <w:t>times a</w:t>
      </w:r>
      <w:r w:rsidRPr="00DB7E0B">
        <w:rPr>
          <w:spacing w:val="-2"/>
        </w:rPr>
        <w:t xml:space="preserve"> </w:t>
      </w:r>
      <w:r w:rsidRPr="00DB7E0B">
        <w:t>week, Katie</w:t>
      </w:r>
      <w:r w:rsidRPr="00DB7E0B">
        <w:rPr>
          <w:spacing w:val="-2"/>
        </w:rPr>
        <w:t xml:space="preserve"> </w:t>
      </w:r>
      <w:r w:rsidRPr="00DB7E0B">
        <w:t xml:space="preserve">ate lunch </w:t>
      </w:r>
      <w:r w:rsidRPr="00DB7E0B">
        <w:rPr>
          <w:spacing w:val="-5"/>
        </w:rPr>
        <w:t>at</w:t>
      </w:r>
    </w:p>
    <w:p w14:paraId="74EF4AB7" w14:textId="77777777" w:rsidR="000E240B" w:rsidRPr="00DB7E0B" w:rsidRDefault="000E240B" w:rsidP="008F3A41">
      <w:pPr>
        <w:spacing w:line="480" w:lineRule="auto"/>
        <w:ind w:left="360" w:right="239"/>
        <w:jc w:val="both"/>
      </w:pPr>
      <w:r w:rsidRPr="00DB7E0B">
        <w:t>McDonald’s</w:t>
      </w:r>
      <w:r w:rsidRPr="00DB7E0B">
        <w:rPr>
          <w:spacing w:val="-3"/>
        </w:rPr>
        <w:t xml:space="preserve"> </w:t>
      </w:r>
      <w:r w:rsidRPr="00DB7E0B">
        <w:t>with</w:t>
      </w:r>
      <w:r w:rsidRPr="00DB7E0B">
        <w:rPr>
          <w:spacing w:val="-2"/>
        </w:rPr>
        <w:t xml:space="preserve"> </w:t>
      </w:r>
      <w:r w:rsidRPr="00DB7E0B">
        <w:t>2</w:t>
      </w:r>
      <w:r w:rsidRPr="00DB7E0B">
        <w:rPr>
          <w:spacing w:val="-2"/>
        </w:rPr>
        <w:t xml:space="preserve"> </w:t>
      </w:r>
      <w:r w:rsidRPr="00DB7E0B">
        <w:t>friends.</w:t>
      </w:r>
      <w:r w:rsidRPr="00DB7E0B">
        <w:rPr>
          <w:spacing w:val="40"/>
        </w:rPr>
        <w:t xml:space="preserve"> </w:t>
      </w:r>
      <w:r w:rsidRPr="00DB7E0B">
        <w:t>Her</w:t>
      </w:r>
      <w:r w:rsidRPr="00DB7E0B">
        <w:rPr>
          <w:spacing w:val="-2"/>
        </w:rPr>
        <w:t xml:space="preserve"> </w:t>
      </w:r>
      <w:r w:rsidRPr="00DB7E0B">
        <w:t>usual</w:t>
      </w:r>
      <w:r w:rsidRPr="00DB7E0B">
        <w:rPr>
          <w:spacing w:val="-2"/>
        </w:rPr>
        <w:t xml:space="preserve"> </w:t>
      </w:r>
      <w:r w:rsidRPr="00DB7E0B">
        <w:t>order</w:t>
      </w:r>
      <w:r w:rsidRPr="00DB7E0B">
        <w:rPr>
          <w:spacing w:val="-2"/>
        </w:rPr>
        <w:t xml:space="preserve"> </w:t>
      </w:r>
      <w:r w:rsidRPr="00DB7E0B">
        <w:t>was</w:t>
      </w:r>
      <w:r w:rsidRPr="00DB7E0B">
        <w:rPr>
          <w:spacing w:val="-3"/>
        </w:rPr>
        <w:t xml:space="preserve"> </w:t>
      </w:r>
      <w:r w:rsidRPr="00DB7E0B">
        <w:t>a</w:t>
      </w:r>
      <w:r w:rsidRPr="00DB7E0B">
        <w:rPr>
          <w:spacing w:val="-3"/>
        </w:rPr>
        <w:t xml:space="preserve"> </w:t>
      </w:r>
      <w:r w:rsidRPr="00DB7E0B">
        <w:t>Big</w:t>
      </w:r>
      <w:r w:rsidRPr="00DB7E0B">
        <w:rPr>
          <w:spacing w:val="-2"/>
        </w:rPr>
        <w:t xml:space="preserve"> </w:t>
      </w:r>
      <w:r w:rsidRPr="00DB7E0B">
        <w:t>Mac,</w:t>
      </w:r>
      <w:r w:rsidRPr="00DB7E0B">
        <w:rPr>
          <w:spacing w:val="-2"/>
        </w:rPr>
        <w:t xml:space="preserve"> </w:t>
      </w:r>
      <w:r w:rsidRPr="00DB7E0B">
        <w:t>a</w:t>
      </w:r>
      <w:r w:rsidRPr="00DB7E0B">
        <w:rPr>
          <w:spacing w:val="-3"/>
        </w:rPr>
        <w:t xml:space="preserve"> </w:t>
      </w:r>
      <w:r w:rsidRPr="00DB7E0B">
        <w:t>fish</w:t>
      </w:r>
      <w:r w:rsidRPr="00DB7E0B">
        <w:rPr>
          <w:spacing w:val="-2"/>
        </w:rPr>
        <w:t xml:space="preserve"> </w:t>
      </w:r>
      <w:r w:rsidRPr="00DB7E0B">
        <w:t>fillet</w:t>
      </w:r>
      <w:r w:rsidRPr="00DB7E0B">
        <w:rPr>
          <w:spacing w:val="-2"/>
        </w:rPr>
        <w:t xml:space="preserve"> </w:t>
      </w:r>
      <w:r w:rsidRPr="00DB7E0B">
        <w:t>sandwich,</w:t>
      </w:r>
      <w:r w:rsidRPr="00DB7E0B">
        <w:rPr>
          <w:spacing w:val="-2"/>
        </w:rPr>
        <w:t xml:space="preserve"> </w:t>
      </w:r>
      <w:r w:rsidRPr="00DB7E0B">
        <w:t>2</w:t>
      </w:r>
      <w:r w:rsidRPr="00DB7E0B">
        <w:rPr>
          <w:spacing w:val="-2"/>
        </w:rPr>
        <w:t xml:space="preserve"> </w:t>
      </w:r>
      <w:r w:rsidRPr="00DB7E0B">
        <w:t>large</w:t>
      </w:r>
      <w:r w:rsidRPr="00DB7E0B">
        <w:rPr>
          <w:spacing w:val="-3"/>
        </w:rPr>
        <w:t xml:space="preserve"> </w:t>
      </w:r>
      <w:r w:rsidRPr="00DB7E0B">
        <w:t>orders</w:t>
      </w:r>
      <w:r w:rsidRPr="00DB7E0B">
        <w:rPr>
          <w:spacing w:val="-3"/>
        </w:rPr>
        <w:t xml:space="preserve"> </w:t>
      </w:r>
      <w:r w:rsidRPr="00DB7E0B">
        <w:t>of fries, and a large chocolate shake.</w:t>
      </w:r>
      <w:r w:rsidRPr="00DB7E0B">
        <w:rPr>
          <w:spacing w:val="40"/>
        </w:rPr>
        <w:t xml:space="preserve"> </w:t>
      </w:r>
      <w:r w:rsidRPr="00DB7E0B">
        <w:t xml:space="preserve">This is a </w:t>
      </w:r>
      <w:proofErr w:type="gramStart"/>
      <w:r w:rsidRPr="00DB7E0B">
        <w:t>really big</w:t>
      </w:r>
      <w:proofErr w:type="gramEnd"/>
      <w:r w:rsidRPr="00DB7E0B">
        <w:t xml:space="preserve"> amount of food.</w:t>
      </w:r>
      <w:r w:rsidRPr="00DB7E0B">
        <w:rPr>
          <w:spacing w:val="40"/>
        </w:rPr>
        <w:t xml:space="preserve"> </w:t>
      </w:r>
      <w:r w:rsidRPr="00DB7E0B">
        <w:t xml:space="preserve">Although she ate more than her friends did and knew she was eating a lot of high-fat food, she didn’t feel like she </w:t>
      </w:r>
      <w:r w:rsidRPr="00DB7E0B">
        <w:rPr>
          <w:u w:val="single"/>
        </w:rPr>
        <w:t>JUST</w:t>
      </w:r>
      <w:r w:rsidRPr="00DB7E0B">
        <w:t xml:space="preserve"> could not</w:t>
      </w:r>
      <w:r w:rsidRPr="00DB7E0B">
        <w:rPr>
          <w:spacing w:val="-1"/>
        </w:rPr>
        <w:t xml:space="preserve"> </w:t>
      </w:r>
      <w:r w:rsidRPr="00DB7E0B">
        <w:t>stop</w:t>
      </w:r>
      <w:r w:rsidRPr="00DB7E0B">
        <w:rPr>
          <w:spacing w:val="-1"/>
        </w:rPr>
        <w:t xml:space="preserve"> </w:t>
      </w:r>
      <w:r w:rsidRPr="00DB7E0B">
        <w:t>eating,</w:t>
      </w:r>
      <w:r w:rsidRPr="00DB7E0B">
        <w:rPr>
          <w:spacing w:val="-1"/>
        </w:rPr>
        <w:t xml:space="preserve"> </w:t>
      </w:r>
      <w:r w:rsidRPr="00DB7E0B">
        <w:t>and she</w:t>
      </w:r>
      <w:r w:rsidRPr="00DB7E0B">
        <w:rPr>
          <w:spacing w:val="-2"/>
        </w:rPr>
        <w:t xml:space="preserve"> </w:t>
      </w:r>
      <w:r w:rsidRPr="00DB7E0B">
        <w:t>did</w:t>
      </w:r>
      <w:r w:rsidRPr="00DB7E0B">
        <w:rPr>
          <w:spacing w:val="-1"/>
        </w:rPr>
        <w:t xml:space="preserve"> </w:t>
      </w:r>
      <w:r w:rsidRPr="00DB7E0B">
        <w:t>not feel</w:t>
      </w:r>
      <w:r w:rsidRPr="00DB7E0B">
        <w:rPr>
          <w:spacing w:val="-1"/>
        </w:rPr>
        <w:t xml:space="preserve"> </w:t>
      </w:r>
      <w:r w:rsidRPr="00DB7E0B">
        <w:t>upset</w:t>
      </w:r>
      <w:r w:rsidRPr="00DB7E0B">
        <w:rPr>
          <w:spacing w:val="-1"/>
        </w:rPr>
        <w:t xml:space="preserve"> </w:t>
      </w:r>
      <w:r w:rsidRPr="00DB7E0B">
        <w:t>afterwards</w:t>
      </w:r>
      <w:r w:rsidRPr="00DB7E0B">
        <w:rPr>
          <w:spacing w:val="-2"/>
        </w:rPr>
        <w:t xml:space="preserve"> </w:t>
      </w:r>
      <w:r w:rsidRPr="00DB7E0B">
        <w:t>about how</w:t>
      </w:r>
      <w:r w:rsidRPr="00DB7E0B">
        <w:rPr>
          <w:spacing w:val="-2"/>
        </w:rPr>
        <w:t xml:space="preserve"> </w:t>
      </w:r>
      <w:r w:rsidRPr="00DB7E0B">
        <w:t>much</w:t>
      </w:r>
      <w:r w:rsidRPr="00DB7E0B">
        <w:rPr>
          <w:spacing w:val="-1"/>
        </w:rPr>
        <w:t xml:space="preserve"> </w:t>
      </w:r>
      <w:r w:rsidRPr="00DB7E0B">
        <w:t>she’d</w:t>
      </w:r>
      <w:r w:rsidRPr="00DB7E0B">
        <w:rPr>
          <w:spacing w:val="1"/>
        </w:rPr>
        <w:t xml:space="preserve"> </w:t>
      </w:r>
      <w:r w:rsidRPr="00DB7E0B">
        <w:rPr>
          <w:spacing w:val="-2"/>
        </w:rPr>
        <w:t>eaten.</w:t>
      </w:r>
    </w:p>
    <w:p w14:paraId="1B123F7A" w14:textId="77777777" w:rsidR="000E240B" w:rsidRPr="00DB7E0B" w:rsidRDefault="000E240B" w:rsidP="008F3A41">
      <w:pPr>
        <w:spacing w:line="480" w:lineRule="auto"/>
      </w:pPr>
    </w:p>
    <w:p w14:paraId="2619DB80" w14:textId="77777777" w:rsidR="000E240B" w:rsidRPr="00DB7E0B" w:rsidRDefault="000E240B" w:rsidP="008F3A41">
      <w:pPr>
        <w:spacing w:before="80" w:line="480" w:lineRule="auto"/>
        <w:ind w:left="360" w:right="172"/>
      </w:pPr>
      <w:r w:rsidRPr="00DB7E0B">
        <w:rPr>
          <w:rStyle w:val="SubtitleChar"/>
          <w:rFonts w:cs="Times New Roman"/>
          <w:sz w:val="24"/>
          <w:szCs w:val="24"/>
        </w:rPr>
        <w:t>OUT OF CONTROL BUT NOT REALLY BIG.</w:t>
      </w:r>
      <w:r w:rsidRPr="00DB7E0B">
        <w:rPr>
          <w:spacing w:val="40"/>
        </w:rPr>
        <w:t xml:space="preserve"> </w:t>
      </w:r>
      <w:r w:rsidRPr="00DB7E0B">
        <w:t>For lunch one day, Joey had a ham and cheese sandwich</w:t>
      </w:r>
      <w:r w:rsidRPr="00DB7E0B">
        <w:rPr>
          <w:spacing w:val="-2"/>
        </w:rPr>
        <w:t xml:space="preserve"> </w:t>
      </w:r>
      <w:r w:rsidRPr="00DB7E0B">
        <w:t>with</w:t>
      </w:r>
      <w:r w:rsidRPr="00DB7E0B">
        <w:rPr>
          <w:spacing w:val="-2"/>
        </w:rPr>
        <w:t xml:space="preserve"> </w:t>
      </w:r>
      <w:r w:rsidRPr="00DB7E0B">
        <w:t>mayonnaise</w:t>
      </w:r>
      <w:r w:rsidRPr="00DB7E0B">
        <w:rPr>
          <w:spacing w:val="-3"/>
        </w:rPr>
        <w:t xml:space="preserve"> </w:t>
      </w:r>
      <w:r w:rsidRPr="00DB7E0B">
        <w:t>on</w:t>
      </w:r>
      <w:r w:rsidRPr="00DB7E0B">
        <w:rPr>
          <w:spacing w:val="-2"/>
        </w:rPr>
        <w:t xml:space="preserve"> </w:t>
      </w:r>
      <w:r w:rsidRPr="00DB7E0B">
        <w:t>a</w:t>
      </w:r>
      <w:r w:rsidRPr="00DB7E0B">
        <w:rPr>
          <w:spacing w:val="-3"/>
        </w:rPr>
        <w:t xml:space="preserve"> </w:t>
      </w:r>
      <w:r w:rsidRPr="00DB7E0B">
        <w:t>roll,</w:t>
      </w:r>
      <w:r w:rsidRPr="00DB7E0B">
        <w:rPr>
          <w:spacing w:val="-2"/>
        </w:rPr>
        <w:t xml:space="preserve"> </w:t>
      </w:r>
      <w:r w:rsidRPr="00DB7E0B">
        <w:t>a</w:t>
      </w:r>
      <w:r w:rsidRPr="00DB7E0B">
        <w:rPr>
          <w:spacing w:val="-3"/>
        </w:rPr>
        <w:t xml:space="preserve"> </w:t>
      </w:r>
      <w:r w:rsidRPr="00DB7E0B">
        <w:t>small</w:t>
      </w:r>
      <w:r w:rsidRPr="00DB7E0B">
        <w:rPr>
          <w:spacing w:val="-2"/>
        </w:rPr>
        <w:t xml:space="preserve"> </w:t>
      </w:r>
      <w:r w:rsidRPr="00DB7E0B">
        <w:t>bag</w:t>
      </w:r>
      <w:r w:rsidRPr="00DB7E0B">
        <w:rPr>
          <w:spacing w:val="-2"/>
        </w:rPr>
        <w:t xml:space="preserve"> </w:t>
      </w:r>
      <w:r w:rsidRPr="00DB7E0B">
        <w:t>of</w:t>
      </w:r>
      <w:r w:rsidRPr="00DB7E0B">
        <w:rPr>
          <w:spacing w:val="-2"/>
        </w:rPr>
        <w:t xml:space="preserve"> </w:t>
      </w:r>
      <w:r w:rsidRPr="00DB7E0B">
        <w:t>potato</w:t>
      </w:r>
      <w:r w:rsidRPr="00DB7E0B">
        <w:rPr>
          <w:spacing w:val="-2"/>
        </w:rPr>
        <w:t xml:space="preserve"> </w:t>
      </w:r>
      <w:r w:rsidRPr="00DB7E0B">
        <w:t>chips,</w:t>
      </w:r>
      <w:r w:rsidRPr="00DB7E0B">
        <w:rPr>
          <w:spacing w:val="-2"/>
        </w:rPr>
        <w:t xml:space="preserve"> </w:t>
      </w:r>
      <w:r w:rsidRPr="00DB7E0B">
        <w:t>a</w:t>
      </w:r>
      <w:r w:rsidRPr="00DB7E0B">
        <w:rPr>
          <w:spacing w:val="-3"/>
        </w:rPr>
        <w:t xml:space="preserve"> </w:t>
      </w:r>
      <w:r w:rsidRPr="00DB7E0B">
        <w:t>candy</w:t>
      </w:r>
      <w:r w:rsidRPr="00DB7E0B">
        <w:rPr>
          <w:spacing w:val="-2"/>
        </w:rPr>
        <w:t xml:space="preserve"> </w:t>
      </w:r>
      <w:r w:rsidRPr="00DB7E0B">
        <w:t>bar,</w:t>
      </w:r>
      <w:r w:rsidRPr="00DB7E0B">
        <w:rPr>
          <w:spacing w:val="-2"/>
        </w:rPr>
        <w:t xml:space="preserve"> </w:t>
      </w:r>
      <w:r w:rsidRPr="00DB7E0B">
        <w:t>and</w:t>
      </w:r>
      <w:r w:rsidRPr="00DB7E0B">
        <w:rPr>
          <w:spacing w:val="-2"/>
        </w:rPr>
        <w:t xml:space="preserve"> </w:t>
      </w:r>
      <w:r w:rsidRPr="00DB7E0B">
        <w:t>a</w:t>
      </w:r>
      <w:r w:rsidRPr="00DB7E0B">
        <w:rPr>
          <w:spacing w:val="-3"/>
        </w:rPr>
        <w:t xml:space="preserve"> </w:t>
      </w:r>
      <w:r w:rsidRPr="00DB7E0B">
        <w:t>Diet</w:t>
      </w:r>
      <w:r w:rsidRPr="00DB7E0B">
        <w:rPr>
          <w:spacing w:val="-2"/>
        </w:rPr>
        <w:t xml:space="preserve"> </w:t>
      </w:r>
      <w:r w:rsidRPr="00DB7E0B">
        <w:t>Coke.</w:t>
      </w:r>
      <w:r w:rsidRPr="00DB7E0B">
        <w:rPr>
          <w:spacing w:val="40"/>
        </w:rPr>
        <w:t xml:space="preserve"> </w:t>
      </w:r>
      <w:r w:rsidRPr="00DB7E0B">
        <w:t xml:space="preserve">Joey felt out of control because he’d planned to have turkey on whole wheat with lettuce and tomato plus </w:t>
      </w:r>
      <w:r w:rsidRPr="00DB7E0B">
        <w:rPr>
          <w:noProof/>
        </w:rPr>
        <mc:AlternateContent>
          <mc:Choice Requires="wps">
            <w:drawing>
              <wp:anchor distT="0" distB="0" distL="0" distR="0" simplePos="0" relativeHeight="251663394" behindDoc="0" locked="0" layoutInCell="1" allowOverlap="1" wp14:anchorId="168D4392" wp14:editId="4465E96B">
                <wp:simplePos x="0" y="0"/>
                <wp:positionH relativeFrom="page">
                  <wp:posOffset>822960</wp:posOffset>
                </wp:positionH>
                <wp:positionV relativeFrom="page">
                  <wp:posOffset>4596129</wp:posOffset>
                </wp:positionV>
                <wp:extent cx="6400800" cy="1270"/>
                <wp:effectExtent l="0" t="0" r="0" b="0"/>
                <wp:wrapNone/>
                <wp:docPr id="146971420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F18238" id="Graphic 10" o:spid="_x0000_s1026" style="position:absolute;margin-left:64.8pt;margin-top:361.9pt;width:7in;height:.1pt;z-index:251663394;visibility:visible;mso-wrap-style:square;mso-wrap-distance-left:0;mso-wrap-distance-top:0;mso-wrap-distance-right:0;mso-wrap-distance-bottom:0;mso-position-horizontal:absolute;mso-position-horizontal-relative:page;mso-position-vertical:absolute;mso-position-vertical-relative:page;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" path="m,l6400799,e" filled="f">
                <v:path arrowok="t"/>
                <w10:wrap anchorx="page" anchory="page"/>
              </v:shape>
            </w:pict>
          </mc:Fallback>
        </mc:AlternateContent>
      </w:r>
      <w:r w:rsidRPr="00DB7E0B">
        <w:t>a</w:t>
      </w:r>
      <w:r w:rsidRPr="00DB7E0B">
        <w:rPr>
          <w:spacing w:val="-3"/>
        </w:rPr>
        <w:t xml:space="preserve"> </w:t>
      </w:r>
      <w:r w:rsidRPr="00DB7E0B">
        <w:t>piece</w:t>
      </w:r>
      <w:r w:rsidRPr="00DB7E0B">
        <w:rPr>
          <w:spacing w:val="-3"/>
        </w:rPr>
        <w:t xml:space="preserve"> </w:t>
      </w:r>
      <w:r w:rsidRPr="00DB7E0B">
        <w:t>of</w:t>
      </w:r>
      <w:r w:rsidRPr="00DB7E0B">
        <w:rPr>
          <w:spacing w:val="-2"/>
        </w:rPr>
        <w:t xml:space="preserve"> </w:t>
      </w:r>
      <w:r w:rsidRPr="00DB7E0B">
        <w:t>fruit</w:t>
      </w:r>
      <w:r w:rsidRPr="00DB7E0B">
        <w:rPr>
          <w:spacing w:val="-2"/>
        </w:rPr>
        <w:t xml:space="preserve"> </w:t>
      </w:r>
      <w:r w:rsidRPr="00DB7E0B">
        <w:t>for</w:t>
      </w:r>
      <w:r w:rsidRPr="00DB7E0B">
        <w:rPr>
          <w:spacing w:val="-4"/>
        </w:rPr>
        <w:t xml:space="preserve"> </w:t>
      </w:r>
      <w:proofErr w:type="gramStart"/>
      <w:r w:rsidRPr="00DB7E0B">
        <w:t>dessert,</w:t>
      </w:r>
      <w:r w:rsidRPr="00DB7E0B">
        <w:rPr>
          <w:spacing w:val="-2"/>
        </w:rPr>
        <w:t xml:space="preserve"> </w:t>
      </w:r>
      <w:r w:rsidRPr="00DB7E0B">
        <w:t>but</w:t>
      </w:r>
      <w:proofErr w:type="gramEnd"/>
      <w:r w:rsidRPr="00DB7E0B">
        <w:rPr>
          <w:spacing w:val="-2"/>
        </w:rPr>
        <w:t xml:space="preserve"> </w:t>
      </w:r>
      <w:r w:rsidRPr="00DB7E0B">
        <w:t>couldn’t</w:t>
      </w:r>
      <w:r w:rsidRPr="00DB7E0B">
        <w:rPr>
          <w:spacing w:val="-2"/>
        </w:rPr>
        <w:t xml:space="preserve"> </w:t>
      </w:r>
      <w:r w:rsidRPr="00DB7E0B">
        <w:t>stop</w:t>
      </w:r>
      <w:r w:rsidRPr="00DB7E0B">
        <w:rPr>
          <w:spacing w:val="-2"/>
        </w:rPr>
        <w:t xml:space="preserve"> </w:t>
      </w:r>
      <w:r w:rsidRPr="00DB7E0B">
        <w:t>himself</w:t>
      </w:r>
      <w:r w:rsidRPr="00DB7E0B">
        <w:rPr>
          <w:spacing w:val="-2"/>
        </w:rPr>
        <w:t xml:space="preserve"> </w:t>
      </w:r>
      <w:r w:rsidRPr="00DB7E0B">
        <w:t>from</w:t>
      </w:r>
      <w:r w:rsidRPr="00DB7E0B">
        <w:rPr>
          <w:spacing w:val="-2"/>
        </w:rPr>
        <w:t xml:space="preserve"> </w:t>
      </w:r>
      <w:r w:rsidRPr="00DB7E0B">
        <w:t>changing</w:t>
      </w:r>
      <w:r w:rsidRPr="00DB7E0B">
        <w:rPr>
          <w:spacing w:val="-2"/>
        </w:rPr>
        <w:t xml:space="preserve"> </w:t>
      </w:r>
      <w:r w:rsidRPr="00DB7E0B">
        <w:t>his</w:t>
      </w:r>
      <w:r w:rsidRPr="00DB7E0B">
        <w:rPr>
          <w:spacing w:val="-3"/>
        </w:rPr>
        <w:t xml:space="preserve"> </w:t>
      </w:r>
      <w:r w:rsidRPr="00DB7E0B">
        <w:t>order.</w:t>
      </w:r>
      <w:r w:rsidRPr="00DB7E0B">
        <w:rPr>
          <w:spacing w:val="40"/>
        </w:rPr>
        <w:t xml:space="preserve"> </w:t>
      </w:r>
      <w:r w:rsidRPr="00DB7E0B">
        <w:t>Although</w:t>
      </w:r>
      <w:r w:rsidRPr="00DB7E0B">
        <w:rPr>
          <w:spacing w:val="-2"/>
        </w:rPr>
        <w:t xml:space="preserve"> </w:t>
      </w:r>
      <w:r w:rsidRPr="00DB7E0B">
        <w:t>this</w:t>
      </w:r>
      <w:r w:rsidRPr="00DB7E0B">
        <w:rPr>
          <w:spacing w:val="-3"/>
        </w:rPr>
        <w:t xml:space="preserve"> </w:t>
      </w:r>
      <w:r w:rsidRPr="00DB7E0B">
        <w:t>was</w:t>
      </w:r>
      <w:r w:rsidRPr="00DB7E0B">
        <w:rPr>
          <w:spacing w:val="-3"/>
        </w:rPr>
        <w:t xml:space="preserve"> </w:t>
      </w:r>
      <w:r w:rsidRPr="00DB7E0B">
        <w:t xml:space="preserve">a big meal, it was </w:t>
      </w:r>
      <w:r w:rsidRPr="00DB7E0B">
        <w:rPr>
          <w:u w:val="single"/>
        </w:rPr>
        <w:t>not</w:t>
      </w:r>
      <w:r w:rsidRPr="00DB7E0B">
        <w:t xml:space="preserve"> </w:t>
      </w:r>
      <w:proofErr w:type="gramStart"/>
      <w:r w:rsidRPr="00DB7E0B">
        <w:t>really big</w:t>
      </w:r>
      <w:proofErr w:type="gramEnd"/>
      <w:r w:rsidRPr="00DB7E0B">
        <w:t>, so we wouldn’t consider it a binge.</w:t>
      </w:r>
    </w:p>
    <w:p w14:paraId="49068F79" w14:textId="77777777" w:rsidR="000E240B" w:rsidRPr="00DB7E0B" w:rsidRDefault="000E240B" w:rsidP="008F3A41">
      <w:pPr>
        <w:spacing w:line="480" w:lineRule="auto"/>
      </w:pPr>
    </w:p>
    <w:p w14:paraId="1BBAE3DC" w14:textId="77777777" w:rsidR="000E240B" w:rsidRPr="00DB7E0B" w:rsidRDefault="000E240B" w:rsidP="008F3A41">
      <w:pPr>
        <w:widowControl w:val="0"/>
        <w:tabs>
          <w:tab w:val="left" w:pos="476"/>
        </w:tabs>
        <w:autoSpaceDE w:val="0"/>
        <w:autoSpaceDN w:val="0"/>
        <w:spacing w:line="480" w:lineRule="auto"/>
        <w:ind w:left="360" w:right="240"/>
      </w:pPr>
      <w:r w:rsidRPr="00DB7E0B">
        <w:rPr>
          <w:rStyle w:val="SubtitleChar"/>
          <w:rFonts w:cs="Times New Roman"/>
          <w:sz w:val="24"/>
          <w:szCs w:val="24"/>
        </w:rPr>
        <w:t>OUT OF CONTROL BUT NOT REALLY BIG.</w:t>
      </w:r>
      <w:r w:rsidRPr="00DB7E0B">
        <w:rPr>
          <w:spacing w:val="40"/>
        </w:rPr>
        <w:t xml:space="preserve"> </w:t>
      </w:r>
      <w:r w:rsidRPr="00DB7E0B">
        <w:t>Lizzie ate 2 donuts someone brought to homeroom one morning.</w:t>
      </w:r>
      <w:r w:rsidRPr="00DB7E0B">
        <w:rPr>
          <w:spacing w:val="40"/>
        </w:rPr>
        <w:t xml:space="preserve"> </w:t>
      </w:r>
      <w:r w:rsidRPr="00DB7E0B">
        <w:t>She had started a diet that day and planned to skip breakfast.</w:t>
      </w:r>
      <w:r w:rsidRPr="00DB7E0B">
        <w:rPr>
          <w:spacing w:val="40"/>
        </w:rPr>
        <w:t xml:space="preserve"> </w:t>
      </w:r>
      <w:r w:rsidRPr="00DB7E0B">
        <w:t>At first, Lizzie said no to the donuts, but after everyone else had gone to their other classes she snuck back into</w:t>
      </w:r>
      <w:r w:rsidRPr="00DB7E0B">
        <w:rPr>
          <w:spacing w:val="-3"/>
        </w:rPr>
        <w:t xml:space="preserve"> </w:t>
      </w:r>
      <w:r w:rsidRPr="00DB7E0B">
        <w:t>homeroom</w:t>
      </w:r>
      <w:r w:rsidRPr="00DB7E0B">
        <w:rPr>
          <w:spacing w:val="-3"/>
        </w:rPr>
        <w:t xml:space="preserve"> </w:t>
      </w:r>
      <w:r w:rsidRPr="00DB7E0B">
        <w:t>and</w:t>
      </w:r>
      <w:r w:rsidRPr="00DB7E0B">
        <w:rPr>
          <w:spacing w:val="-3"/>
        </w:rPr>
        <w:t xml:space="preserve"> </w:t>
      </w:r>
      <w:r w:rsidRPr="00DB7E0B">
        <w:t>very</w:t>
      </w:r>
      <w:r w:rsidRPr="00DB7E0B">
        <w:rPr>
          <w:spacing w:val="-2"/>
        </w:rPr>
        <w:t xml:space="preserve"> </w:t>
      </w:r>
      <w:r w:rsidRPr="00DB7E0B">
        <w:t>quickly</w:t>
      </w:r>
      <w:r w:rsidRPr="00DB7E0B">
        <w:rPr>
          <w:spacing w:val="-3"/>
        </w:rPr>
        <w:t xml:space="preserve"> </w:t>
      </w:r>
      <w:r w:rsidRPr="00DB7E0B">
        <w:t>ate</w:t>
      </w:r>
      <w:r w:rsidRPr="00DB7E0B">
        <w:rPr>
          <w:spacing w:val="-3"/>
        </w:rPr>
        <w:t xml:space="preserve"> </w:t>
      </w:r>
      <w:r w:rsidRPr="00DB7E0B">
        <w:t>the</w:t>
      </w:r>
      <w:r w:rsidRPr="00DB7E0B">
        <w:rPr>
          <w:spacing w:val="-3"/>
        </w:rPr>
        <w:t xml:space="preserve"> </w:t>
      </w:r>
      <w:r w:rsidRPr="00DB7E0B">
        <w:t>donuts</w:t>
      </w:r>
      <w:r w:rsidRPr="00DB7E0B">
        <w:rPr>
          <w:spacing w:val="-3"/>
        </w:rPr>
        <w:t xml:space="preserve"> </w:t>
      </w:r>
      <w:r w:rsidRPr="00DB7E0B">
        <w:t>so</w:t>
      </w:r>
      <w:r w:rsidRPr="00DB7E0B">
        <w:rPr>
          <w:spacing w:val="-3"/>
        </w:rPr>
        <w:t xml:space="preserve"> </w:t>
      </w:r>
      <w:r w:rsidRPr="00DB7E0B">
        <w:t>no</w:t>
      </w:r>
      <w:r w:rsidRPr="00DB7E0B">
        <w:rPr>
          <w:spacing w:val="-3"/>
        </w:rPr>
        <w:t xml:space="preserve"> </w:t>
      </w:r>
      <w:r w:rsidRPr="00DB7E0B">
        <w:t>one</w:t>
      </w:r>
      <w:r w:rsidRPr="00DB7E0B">
        <w:rPr>
          <w:spacing w:val="-3"/>
        </w:rPr>
        <w:t xml:space="preserve"> </w:t>
      </w:r>
      <w:r w:rsidRPr="00DB7E0B">
        <w:t>would</w:t>
      </w:r>
      <w:r w:rsidRPr="00DB7E0B">
        <w:rPr>
          <w:spacing w:val="-3"/>
        </w:rPr>
        <w:t xml:space="preserve"> </w:t>
      </w:r>
      <w:r w:rsidRPr="00DB7E0B">
        <w:t>see</w:t>
      </w:r>
      <w:r w:rsidRPr="00DB7E0B">
        <w:rPr>
          <w:spacing w:val="-3"/>
        </w:rPr>
        <w:t xml:space="preserve"> </w:t>
      </w:r>
      <w:r w:rsidRPr="00DB7E0B">
        <w:t>her</w:t>
      </w:r>
      <w:r w:rsidRPr="00DB7E0B">
        <w:rPr>
          <w:spacing w:val="-3"/>
        </w:rPr>
        <w:t xml:space="preserve"> </w:t>
      </w:r>
      <w:r w:rsidRPr="00DB7E0B">
        <w:t>eating.</w:t>
      </w:r>
      <w:r w:rsidRPr="00DB7E0B">
        <w:rPr>
          <w:spacing w:val="40"/>
        </w:rPr>
        <w:t xml:space="preserve"> </w:t>
      </w:r>
      <w:r w:rsidRPr="00DB7E0B">
        <w:t>She</w:t>
      </w:r>
      <w:r w:rsidRPr="00DB7E0B">
        <w:rPr>
          <w:spacing w:val="-3"/>
        </w:rPr>
        <w:t xml:space="preserve"> </w:t>
      </w:r>
      <w:r w:rsidRPr="00DB7E0B">
        <w:t>felt</w:t>
      </w:r>
      <w:r w:rsidRPr="00DB7E0B">
        <w:rPr>
          <w:spacing w:val="-3"/>
        </w:rPr>
        <w:t xml:space="preserve"> </w:t>
      </w:r>
      <w:r w:rsidRPr="00DB7E0B">
        <w:t>very</w:t>
      </w:r>
      <w:r w:rsidRPr="00DB7E0B">
        <w:rPr>
          <w:spacing w:val="-3"/>
        </w:rPr>
        <w:t xml:space="preserve"> </w:t>
      </w:r>
      <w:r w:rsidRPr="00DB7E0B">
        <w:t>guilty and embarrassed after and hated feeling so out of control of her eating, promising to start dieting again the next day.</w:t>
      </w:r>
      <w:r w:rsidRPr="00DB7E0B">
        <w:rPr>
          <w:spacing w:val="40"/>
        </w:rPr>
        <w:t xml:space="preserve"> </w:t>
      </w:r>
      <w:r w:rsidRPr="00DB7E0B">
        <w:t xml:space="preserve">Although Lizzie felt bad about eating the donuts, this was not a </w:t>
      </w:r>
      <w:proofErr w:type="gramStart"/>
      <w:r w:rsidRPr="00DB7E0B">
        <w:t>really big</w:t>
      </w:r>
      <w:proofErr w:type="gramEnd"/>
      <w:r w:rsidRPr="00DB7E0B">
        <w:t xml:space="preserve"> amount of food, so it would not be considered a binge.</w:t>
      </w:r>
    </w:p>
    <w:p w14:paraId="6BC42CA9" w14:textId="77777777" w:rsidR="000E240B" w:rsidRPr="00DB7E0B" w:rsidRDefault="000E240B" w:rsidP="008F3A41">
      <w:pPr>
        <w:spacing w:before="42" w:line="480" w:lineRule="auto"/>
      </w:pPr>
    </w:p>
    <w:p w14:paraId="5FF24302" w14:textId="77777777" w:rsidR="000E240B" w:rsidRPr="00DB7E0B" w:rsidRDefault="000E240B" w:rsidP="008F3A41">
      <w:pPr>
        <w:spacing w:before="42" w:line="480" w:lineRule="auto"/>
      </w:pPr>
    </w:p>
    <w:p w14:paraId="6C01880E" w14:textId="77777777" w:rsidR="000E240B" w:rsidRPr="00DB7E0B" w:rsidRDefault="000E240B" w:rsidP="008F3A41">
      <w:pPr>
        <w:spacing w:line="480" w:lineRule="auto"/>
      </w:pPr>
    </w:p>
    <w:p w14:paraId="11CD633F" w14:textId="77777777" w:rsidR="000E240B" w:rsidRPr="00DB7E0B" w:rsidRDefault="000E240B" w:rsidP="008F3A41">
      <w:pPr>
        <w:pStyle w:val="BodyText"/>
        <w:spacing w:line="480" w:lineRule="auto"/>
        <w:ind w:left="360" w:right="134"/>
        <w:jc w:val="both"/>
        <w:rPr>
          <w:rFonts w:ascii="Times New Roman" w:hAnsi="Times New Roman" w:cs="Times New Roman"/>
          <w:sz w:val="24"/>
          <w:szCs w:val="24"/>
        </w:rPr>
      </w:pPr>
      <w:proofErr w:type="gramStart"/>
      <w:r w:rsidRPr="00DB7E0B">
        <w:rPr>
          <w:rFonts w:ascii="Times New Roman" w:hAnsi="Times New Roman" w:cs="Times New Roman"/>
          <w:sz w:val="24"/>
          <w:szCs w:val="24"/>
        </w:rPr>
        <w:t>Instructions</w:t>
      </w:r>
      <w:proofErr w:type="gramEnd"/>
      <w:r w:rsidRPr="00DB7E0B">
        <w:rPr>
          <w:rFonts w:ascii="Times New Roman" w:hAnsi="Times New Roman" w:cs="Times New Roman"/>
          <w:sz w:val="24"/>
          <w:szCs w:val="24"/>
        </w:rPr>
        <w:t xml:space="preserve">: These questions are about the PAST FOUR WEEKS ONLY (28 days). </w:t>
      </w:r>
      <w:proofErr w:type="gramStart"/>
      <w:r w:rsidRPr="00DB7E0B">
        <w:rPr>
          <w:rFonts w:ascii="Times New Roman" w:hAnsi="Times New Roman" w:cs="Times New Roman"/>
          <w:sz w:val="24"/>
          <w:szCs w:val="24"/>
        </w:rPr>
        <w:t>In order to</w:t>
      </w:r>
      <w:proofErr w:type="gramEnd"/>
      <w:r w:rsidRPr="00DB7E0B">
        <w:rPr>
          <w:rFonts w:ascii="Times New Roman" w:hAnsi="Times New Roman" w:cs="Times New Roman"/>
          <w:sz w:val="24"/>
          <w:szCs w:val="24"/>
        </w:rPr>
        <w:t xml:space="preserve"> help you remember your eating patterns over the past 28 days, try to think of any events that might have changed the way you normally eat, such as holidays, parties, vacations, or stressful events (such as a school project being due, or getting </w:t>
      </w:r>
      <w:proofErr w:type="gramStart"/>
      <w:r w:rsidRPr="00DB7E0B">
        <w:rPr>
          <w:rFonts w:ascii="Times New Roman" w:hAnsi="Times New Roman" w:cs="Times New Roman"/>
          <w:sz w:val="24"/>
          <w:szCs w:val="24"/>
        </w:rPr>
        <w:t>in</w:t>
      </w:r>
      <w:proofErr w:type="gramEnd"/>
      <w:r w:rsidRPr="00DB7E0B">
        <w:rPr>
          <w:rFonts w:ascii="Times New Roman" w:hAnsi="Times New Roman" w:cs="Times New Roman"/>
          <w:sz w:val="24"/>
          <w:szCs w:val="24"/>
        </w:rPr>
        <w:t xml:space="preserve"> a fight with your parents). Please read each question carefully.</w:t>
      </w:r>
      <w:r w:rsidRPr="00DB7E0B">
        <w:rPr>
          <w:rFonts w:ascii="Times New Roman" w:hAnsi="Times New Roman" w:cs="Times New Roman"/>
          <w:spacing w:val="80"/>
          <w:sz w:val="24"/>
          <w:szCs w:val="24"/>
        </w:rPr>
        <w:t xml:space="preserve"> </w:t>
      </w:r>
      <w:r w:rsidRPr="00DB7E0B">
        <w:rPr>
          <w:rFonts w:ascii="Times New Roman" w:hAnsi="Times New Roman" w:cs="Times New Roman"/>
          <w:sz w:val="24"/>
          <w:szCs w:val="24"/>
        </w:rPr>
        <w:t xml:space="preserve">Please answer </w:t>
      </w:r>
      <w:proofErr w:type="gramStart"/>
      <w:r w:rsidRPr="00DB7E0B">
        <w:rPr>
          <w:rFonts w:ascii="Times New Roman" w:hAnsi="Times New Roman" w:cs="Times New Roman"/>
          <w:sz w:val="24"/>
          <w:szCs w:val="24"/>
        </w:rPr>
        <w:t>all of</w:t>
      </w:r>
      <w:proofErr w:type="gramEnd"/>
      <w:r w:rsidRPr="00DB7E0B">
        <w:rPr>
          <w:rFonts w:ascii="Times New Roman" w:hAnsi="Times New Roman" w:cs="Times New Roman"/>
          <w:sz w:val="24"/>
          <w:szCs w:val="24"/>
        </w:rPr>
        <w:t xml:space="preserve"> the questions.</w:t>
      </w:r>
      <w:r w:rsidRPr="00DB7E0B">
        <w:rPr>
          <w:rFonts w:ascii="Times New Roman" w:hAnsi="Times New Roman" w:cs="Times New Roman"/>
          <w:spacing w:val="80"/>
          <w:sz w:val="24"/>
          <w:szCs w:val="24"/>
        </w:rPr>
        <w:t xml:space="preserve"> </w:t>
      </w:r>
      <w:r w:rsidRPr="00DB7E0B">
        <w:rPr>
          <w:rFonts w:ascii="Times New Roman" w:hAnsi="Times New Roman" w:cs="Times New Roman"/>
          <w:sz w:val="24"/>
          <w:szCs w:val="24"/>
        </w:rPr>
        <w:t>Thank you very</w:t>
      </w:r>
      <w:r w:rsidRPr="00DB7E0B">
        <w:rPr>
          <w:rFonts w:ascii="Times New Roman" w:hAnsi="Times New Roman" w:cs="Times New Roman"/>
          <w:spacing w:val="40"/>
          <w:sz w:val="24"/>
          <w:szCs w:val="24"/>
        </w:rPr>
        <w:t xml:space="preserve"> </w:t>
      </w:r>
      <w:r w:rsidRPr="00DB7E0B">
        <w:rPr>
          <w:rFonts w:ascii="Times New Roman" w:hAnsi="Times New Roman" w:cs="Times New Roman"/>
          <w:spacing w:val="-2"/>
          <w:sz w:val="24"/>
          <w:szCs w:val="24"/>
        </w:rPr>
        <w:t>much!</w:t>
      </w:r>
    </w:p>
    <w:p w14:paraId="0F65196B" w14:textId="77777777" w:rsidR="000E240B" w:rsidRPr="00DB7E0B" w:rsidRDefault="000E240B" w:rsidP="008F3A41">
      <w:pPr>
        <w:spacing w:before="1" w:line="480" w:lineRule="auto"/>
      </w:pPr>
    </w:p>
    <w:p w14:paraId="348CD3D2" w14:textId="77777777" w:rsidR="000E240B" w:rsidRPr="00DB7E0B" w:rsidRDefault="000E240B" w:rsidP="008F3A41">
      <w:pPr>
        <w:spacing w:line="480" w:lineRule="auto"/>
        <w:ind w:left="360"/>
        <w:sectPr w:rsidR="000E240B" w:rsidRPr="00DB7E0B" w:rsidSect="000E240B">
          <w:headerReference w:type="default" r:id="rId59"/>
          <w:pgSz w:w="12240" w:h="15840"/>
          <w:pgMar w:top="1120" w:right="1120" w:bottom="280" w:left="1120" w:header="1134" w:footer="0" w:gutter="0"/>
          <w:pgNumType w:start="1"/>
          <w:cols w:space="720"/>
          <w:docGrid w:linePitch="326"/>
        </w:sectPr>
      </w:pPr>
      <w:r w:rsidRPr="00DB7E0B">
        <w:t>Questions</w:t>
      </w:r>
      <w:r w:rsidRPr="00DB7E0B">
        <w:rPr>
          <w:spacing w:val="-3"/>
        </w:rPr>
        <w:t xml:space="preserve"> </w:t>
      </w:r>
      <w:r w:rsidRPr="00DB7E0B">
        <w:t>16 to</w:t>
      </w:r>
      <w:r w:rsidRPr="00DB7E0B">
        <w:rPr>
          <w:spacing w:val="-3"/>
        </w:rPr>
        <w:t xml:space="preserve"> </w:t>
      </w:r>
      <w:proofErr w:type="gramStart"/>
      <w:r w:rsidRPr="00DB7E0B">
        <w:t xml:space="preserve">32 </w:t>
      </w:r>
      <w:r w:rsidRPr="00DB7E0B">
        <w:rPr>
          <w:spacing w:val="-3"/>
        </w:rPr>
        <w:t xml:space="preserve"> </w:t>
      </w:r>
      <w:r w:rsidRPr="00DB7E0B">
        <w:t>Please</w:t>
      </w:r>
      <w:proofErr w:type="gramEnd"/>
      <w:r w:rsidRPr="00DB7E0B">
        <w:rPr>
          <w:spacing w:val="-4"/>
        </w:rPr>
        <w:t xml:space="preserve"> </w:t>
      </w:r>
      <w:r w:rsidRPr="00DB7E0B">
        <w:t>tick</w:t>
      </w:r>
      <w:r w:rsidRPr="00DB7E0B">
        <w:rPr>
          <w:spacing w:val="-3"/>
        </w:rPr>
        <w:t xml:space="preserve"> </w:t>
      </w:r>
      <w:r w:rsidRPr="00DB7E0B">
        <w:t>the</w:t>
      </w:r>
      <w:r w:rsidRPr="00DB7E0B">
        <w:rPr>
          <w:spacing w:val="-4"/>
        </w:rPr>
        <w:t xml:space="preserve"> </w:t>
      </w:r>
      <w:r w:rsidRPr="00DB7E0B">
        <w:t>number</w:t>
      </w:r>
      <w:r w:rsidRPr="00DB7E0B">
        <w:rPr>
          <w:spacing w:val="-3"/>
        </w:rPr>
        <w:t xml:space="preserve"> </w:t>
      </w:r>
      <w:r w:rsidRPr="00DB7E0B">
        <w:t>that</w:t>
      </w:r>
      <w:r w:rsidRPr="00DB7E0B">
        <w:rPr>
          <w:spacing w:val="-3"/>
        </w:rPr>
        <w:t xml:space="preserve"> </w:t>
      </w:r>
      <w:r w:rsidRPr="00DB7E0B">
        <w:t>is</w:t>
      </w:r>
      <w:r w:rsidRPr="00DB7E0B">
        <w:rPr>
          <w:spacing w:val="-3"/>
        </w:rPr>
        <w:t xml:space="preserve"> </w:t>
      </w:r>
      <w:r w:rsidRPr="00DB7E0B">
        <w:t>most</w:t>
      </w:r>
      <w:r w:rsidRPr="00DB7E0B">
        <w:rPr>
          <w:spacing w:val="-3"/>
        </w:rPr>
        <w:t xml:space="preserve"> </w:t>
      </w:r>
      <w:r w:rsidRPr="00DB7E0B">
        <w:t>like</w:t>
      </w:r>
      <w:r w:rsidRPr="00DB7E0B">
        <w:rPr>
          <w:spacing w:val="-3"/>
        </w:rPr>
        <w:t xml:space="preserve"> </w:t>
      </w:r>
      <w:r w:rsidRPr="00DB7E0B">
        <w:t>your</w:t>
      </w:r>
      <w:r w:rsidRPr="00DB7E0B">
        <w:rPr>
          <w:spacing w:val="-5"/>
        </w:rPr>
        <w:t xml:space="preserve"> </w:t>
      </w:r>
      <w:r w:rsidRPr="00DB7E0B">
        <w:t>behaviour.</w:t>
      </w:r>
      <w:r w:rsidRPr="00DB7E0B">
        <w:rPr>
          <w:spacing w:val="40"/>
        </w:rPr>
        <w:t xml:space="preserve"> </w:t>
      </w:r>
      <w:r w:rsidRPr="00DB7E0B">
        <w:t>Remember</w:t>
      </w:r>
      <w:r w:rsidRPr="00DB7E0B">
        <w:rPr>
          <w:spacing w:val="-3"/>
        </w:rPr>
        <w:t xml:space="preserve"> </w:t>
      </w:r>
      <w:r w:rsidRPr="00DB7E0B">
        <w:t>that</w:t>
      </w:r>
      <w:r w:rsidRPr="00DB7E0B">
        <w:rPr>
          <w:spacing w:val="-3"/>
        </w:rPr>
        <w:t xml:space="preserve"> </w:t>
      </w:r>
      <w:r w:rsidRPr="00DB7E0B">
        <w:t>the questions are only about the past four weeks (28 days).</w:t>
      </w:r>
    </w:p>
    <w:p w14:paraId="19A6F0BD" w14:textId="77777777" w:rsidR="000E240B" w:rsidRPr="00DB7E0B" w:rsidRDefault="000E240B" w:rsidP="008F3A41">
      <w:pPr>
        <w:spacing w:line="480" w:lineRule="auto"/>
      </w:pPr>
    </w:p>
    <w:p w14:paraId="346E4725" w14:textId="77777777" w:rsidR="000E240B" w:rsidRPr="00DB7E0B" w:rsidRDefault="000E240B" w:rsidP="008F3A41">
      <w:pPr>
        <w:pStyle w:val="Subtitle"/>
        <w:spacing w:line="480" w:lineRule="auto"/>
        <w:rPr>
          <w:rFonts w:ascii="Times New Roman" w:hAnsi="Times New Roman" w:cs="Times New Roman"/>
          <w:sz w:val="24"/>
          <w:szCs w:val="24"/>
        </w:rPr>
      </w:pPr>
      <w:commentRangeStart w:id="205"/>
      <w:commentRangeStart w:id="206"/>
      <w:r w:rsidRPr="00DB7E0B">
        <w:rPr>
          <w:rFonts w:ascii="Times New Roman" w:hAnsi="Times New Roman" w:cs="Times New Roman"/>
          <w:sz w:val="24"/>
          <w:szCs w:val="24"/>
        </w:rPr>
        <w:t>ON</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HOW MANY</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OF THE</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PAST 28</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DAYS</w:t>
      </w:r>
      <w:commentRangeEnd w:id="205"/>
      <w:r w:rsidRPr="00DB7E0B">
        <w:rPr>
          <w:rStyle w:val="CommentReference"/>
          <w:rFonts w:ascii="Times New Roman" w:eastAsiaTheme="minorHAnsi" w:hAnsi="Times New Roman" w:cs="Times New Roman"/>
          <w:color w:val="auto"/>
          <w:sz w:val="24"/>
          <w:szCs w:val="24"/>
        </w:rPr>
        <w:commentReference w:id="205"/>
      </w:r>
      <w:commentRangeEnd w:id="206"/>
      <w:r w:rsidRPr="00DB7E0B">
        <w:rPr>
          <w:rStyle w:val="CommentReference"/>
          <w:rFonts w:ascii="Times New Roman" w:eastAsiaTheme="minorHAnsi" w:hAnsi="Times New Roman" w:cs="Times New Roman"/>
          <w:color w:val="auto"/>
          <w:sz w:val="24"/>
          <w:szCs w:val="24"/>
        </w:rPr>
        <w:commentReference w:id="206"/>
      </w:r>
      <w:r w:rsidRPr="00DB7E0B">
        <w:rPr>
          <w:rFonts w:ascii="Times New Roman" w:hAnsi="Times New Roman" w:cs="Times New Roman"/>
          <w:sz w:val="24"/>
          <w:szCs w:val="24"/>
        </w:rPr>
        <w:t xml:space="preserve">. . </w:t>
      </w:r>
      <w:r w:rsidRPr="00DB7E0B">
        <w:rPr>
          <w:rFonts w:ascii="Times New Roman" w:hAnsi="Times New Roman" w:cs="Times New Roman"/>
          <w:spacing w:val="-5"/>
          <w:sz w:val="24"/>
          <w:szCs w:val="24"/>
        </w:rPr>
        <w:t>.:</w:t>
      </w:r>
    </w:p>
    <w:tbl>
      <w:tblPr>
        <w:tblStyle w:val="TableGrid"/>
        <w:tblW w:w="11239" w:type="dxa"/>
        <w:tblLook w:val="04A0" w:firstRow="1" w:lastRow="0" w:firstColumn="1" w:lastColumn="0" w:noHBand="0" w:noVBand="1"/>
      </w:tblPr>
      <w:tblGrid>
        <w:gridCol w:w="2737"/>
        <w:gridCol w:w="1096"/>
        <w:gridCol w:w="1217"/>
        <w:gridCol w:w="1217"/>
        <w:gridCol w:w="1308"/>
        <w:gridCol w:w="1220"/>
        <w:gridCol w:w="1217"/>
        <w:gridCol w:w="1227"/>
      </w:tblGrid>
      <w:tr w:rsidR="000E240B" w:rsidRPr="00DB7E0B" w14:paraId="327E5441" w14:textId="77777777" w:rsidTr="00887AFB">
        <w:tc>
          <w:tcPr>
            <w:tcW w:w="2891" w:type="dxa"/>
          </w:tcPr>
          <w:p w14:paraId="05AC3109" w14:textId="77777777" w:rsidR="000E240B" w:rsidRPr="00DB7E0B" w:rsidRDefault="000E240B" w:rsidP="008F3A41">
            <w:pPr>
              <w:spacing w:line="480" w:lineRule="auto"/>
              <w:ind w:left="360"/>
              <w:rPr>
                <w:sz w:val="24"/>
                <w:szCs w:val="24"/>
              </w:rPr>
            </w:pPr>
            <w:proofErr w:type="gramStart"/>
            <w:r w:rsidRPr="00DB7E0B">
              <w:rPr>
                <w:sz w:val="24"/>
                <w:szCs w:val="24"/>
              </w:rPr>
              <w:t>On</w:t>
            </w:r>
            <w:r w:rsidRPr="00DB7E0B">
              <w:rPr>
                <w:spacing w:val="-2"/>
                <w:sz w:val="24"/>
                <w:szCs w:val="24"/>
              </w:rPr>
              <w:t xml:space="preserve"> </w:t>
            </w:r>
            <w:r w:rsidRPr="00DB7E0B">
              <w:rPr>
                <w:sz w:val="24"/>
                <w:szCs w:val="24"/>
              </w:rPr>
              <w:t>how</w:t>
            </w:r>
            <w:proofErr w:type="gramEnd"/>
            <w:r w:rsidRPr="00DB7E0B">
              <w:rPr>
                <w:spacing w:val="-2"/>
                <w:sz w:val="24"/>
                <w:szCs w:val="24"/>
              </w:rPr>
              <w:t xml:space="preserve"> </w:t>
            </w:r>
            <w:r w:rsidRPr="00DB7E0B">
              <w:rPr>
                <w:sz w:val="24"/>
                <w:szCs w:val="24"/>
              </w:rPr>
              <w:t>many</w:t>
            </w:r>
            <w:r w:rsidRPr="00DB7E0B">
              <w:rPr>
                <w:spacing w:val="-2"/>
                <w:sz w:val="24"/>
                <w:szCs w:val="24"/>
              </w:rPr>
              <w:t xml:space="preserve"> </w:t>
            </w:r>
            <w:r w:rsidRPr="00DB7E0B">
              <w:rPr>
                <w:sz w:val="24"/>
                <w:szCs w:val="24"/>
              </w:rPr>
              <w:t>of</w:t>
            </w:r>
            <w:r w:rsidRPr="00DB7E0B">
              <w:rPr>
                <w:spacing w:val="-2"/>
                <w:sz w:val="24"/>
                <w:szCs w:val="24"/>
              </w:rPr>
              <w:t xml:space="preserve"> </w:t>
            </w:r>
            <w:r w:rsidRPr="00DB7E0B">
              <w:rPr>
                <w:sz w:val="24"/>
                <w:szCs w:val="24"/>
              </w:rPr>
              <w:t>the</w:t>
            </w:r>
            <w:r w:rsidRPr="00DB7E0B">
              <w:rPr>
                <w:spacing w:val="-3"/>
                <w:sz w:val="24"/>
                <w:szCs w:val="24"/>
              </w:rPr>
              <w:t xml:space="preserve"> </w:t>
            </w:r>
            <w:r w:rsidRPr="00DB7E0B">
              <w:rPr>
                <w:sz w:val="24"/>
                <w:szCs w:val="24"/>
              </w:rPr>
              <w:t>past</w:t>
            </w:r>
            <w:r w:rsidRPr="00DB7E0B">
              <w:rPr>
                <w:spacing w:val="-2"/>
                <w:sz w:val="24"/>
                <w:szCs w:val="24"/>
              </w:rPr>
              <w:t xml:space="preserve"> </w:t>
            </w:r>
            <w:r w:rsidRPr="00DB7E0B">
              <w:rPr>
                <w:sz w:val="24"/>
                <w:szCs w:val="24"/>
              </w:rPr>
              <w:t>28</w:t>
            </w:r>
            <w:r w:rsidRPr="00DB7E0B">
              <w:rPr>
                <w:spacing w:val="-2"/>
                <w:sz w:val="24"/>
                <w:szCs w:val="24"/>
              </w:rPr>
              <w:t xml:space="preserve"> </w:t>
            </w:r>
            <w:r w:rsidRPr="00DB7E0B">
              <w:rPr>
                <w:sz w:val="24"/>
                <w:szCs w:val="24"/>
              </w:rPr>
              <w:t>days have you/has</w:t>
            </w:r>
          </w:p>
        </w:tc>
        <w:tc>
          <w:tcPr>
            <w:tcW w:w="854" w:type="dxa"/>
          </w:tcPr>
          <w:p w14:paraId="39E1CA89" w14:textId="77777777" w:rsidR="000E240B" w:rsidRPr="00DB7E0B" w:rsidRDefault="000E240B" w:rsidP="008F3A41">
            <w:pPr>
              <w:pStyle w:val="TableParagraph"/>
              <w:spacing w:line="480" w:lineRule="auto"/>
              <w:ind w:left="360"/>
              <w:rPr>
                <w:sz w:val="24"/>
                <w:szCs w:val="24"/>
              </w:rPr>
            </w:pPr>
            <w:r w:rsidRPr="00DB7E0B">
              <w:rPr>
                <w:sz w:val="24"/>
                <w:szCs w:val="24"/>
              </w:rPr>
              <w:t>None</w:t>
            </w:r>
            <w:r w:rsidRPr="00DB7E0B">
              <w:rPr>
                <w:spacing w:val="-4"/>
                <w:sz w:val="24"/>
                <w:szCs w:val="24"/>
              </w:rPr>
              <w:t xml:space="preserve"> </w:t>
            </w:r>
            <w:r w:rsidRPr="00DB7E0B">
              <w:rPr>
                <w:spacing w:val="-7"/>
                <w:sz w:val="24"/>
                <w:szCs w:val="24"/>
              </w:rPr>
              <w:t>of</w:t>
            </w:r>
          </w:p>
          <w:p w14:paraId="2623C050" w14:textId="77777777" w:rsidR="000E240B" w:rsidRPr="00DB7E0B" w:rsidRDefault="000E240B" w:rsidP="008F3A41">
            <w:pPr>
              <w:spacing w:line="480" w:lineRule="auto"/>
              <w:ind w:left="360"/>
              <w:rPr>
                <w:sz w:val="24"/>
                <w:szCs w:val="24"/>
              </w:rPr>
            </w:pPr>
            <w:r w:rsidRPr="00DB7E0B">
              <w:rPr>
                <w:sz w:val="24"/>
                <w:szCs w:val="24"/>
              </w:rPr>
              <w:t xml:space="preserve">the </w:t>
            </w:r>
            <w:r w:rsidRPr="00DB7E0B">
              <w:rPr>
                <w:spacing w:val="-4"/>
                <w:sz w:val="24"/>
                <w:szCs w:val="24"/>
              </w:rPr>
              <w:t>days</w:t>
            </w:r>
          </w:p>
        </w:tc>
        <w:tc>
          <w:tcPr>
            <w:tcW w:w="1249" w:type="dxa"/>
          </w:tcPr>
          <w:p w14:paraId="44958F09" w14:textId="77777777" w:rsidR="000E240B" w:rsidRPr="00DB7E0B" w:rsidRDefault="000E240B" w:rsidP="008F3A41">
            <w:pPr>
              <w:pStyle w:val="TableParagraph"/>
              <w:spacing w:line="480" w:lineRule="auto"/>
              <w:ind w:left="360"/>
              <w:rPr>
                <w:sz w:val="24"/>
                <w:szCs w:val="24"/>
              </w:rPr>
            </w:pPr>
            <w:r w:rsidRPr="00DB7E0B">
              <w:rPr>
                <w:sz w:val="24"/>
                <w:szCs w:val="24"/>
              </w:rPr>
              <w:t>A</w:t>
            </w:r>
            <w:r w:rsidRPr="00DB7E0B">
              <w:rPr>
                <w:spacing w:val="-2"/>
                <w:sz w:val="24"/>
                <w:szCs w:val="24"/>
              </w:rPr>
              <w:t xml:space="preserve"> </w:t>
            </w:r>
            <w:r w:rsidRPr="00DB7E0B">
              <w:rPr>
                <w:sz w:val="24"/>
                <w:szCs w:val="24"/>
              </w:rPr>
              <w:t>few</w:t>
            </w:r>
            <w:r w:rsidRPr="00DB7E0B">
              <w:rPr>
                <w:spacing w:val="-1"/>
                <w:sz w:val="24"/>
                <w:szCs w:val="24"/>
              </w:rPr>
              <w:t xml:space="preserve"> </w:t>
            </w:r>
            <w:r w:rsidRPr="00DB7E0B">
              <w:rPr>
                <w:spacing w:val="-5"/>
                <w:sz w:val="24"/>
                <w:szCs w:val="24"/>
              </w:rPr>
              <w:t>of</w:t>
            </w:r>
          </w:p>
          <w:p w14:paraId="389D1B2B" w14:textId="77777777" w:rsidR="000E240B" w:rsidRPr="00DB7E0B" w:rsidRDefault="000E240B" w:rsidP="008F3A41">
            <w:pPr>
              <w:spacing w:line="480" w:lineRule="auto"/>
              <w:ind w:left="360"/>
              <w:rPr>
                <w:spacing w:val="-4"/>
                <w:sz w:val="24"/>
                <w:szCs w:val="24"/>
              </w:rPr>
            </w:pPr>
            <w:r w:rsidRPr="00DB7E0B">
              <w:rPr>
                <w:sz w:val="24"/>
                <w:szCs w:val="24"/>
              </w:rPr>
              <w:t>the</w:t>
            </w:r>
            <w:r w:rsidRPr="00DB7E0B">
              <w:rPr>
                <w:spacing w:val="-1"/>
                <w:sz w:val="24"/>
                <w:szCs w:val="24"/>
              </w:rPr>
              <w:t xml:space="preserve"> </w:t>
            </w:r>
            <w:r w:rsidRPr="00DB7E0B">
              <w:rPr>
                <w:spacing w:val="-4"/>
                <w:sz w:val="24"/>
                <w:szCs w:val="24"/>
              </w:rPr>
              <w:t>days</w:t>
            </w:r>
          </w:p>
          <w:p w14:paraId="7E2824B9" w14:textId="77777777" w:rsidR="000E240B" w:rsidRPr="00DB7E0B" w:rsidRDefault="000E240B" w:rsidP="008F3A41">
            <w:pPr>
              <w:spacing w:line="480" w:lineRule="auto"/>
              <w:ind w:left="360"/>
              <w:rPr>
                <w:sz w:val="24"/>
                <w:szCs w:val="24"/>
              </w:rPr>
            </w:pPr>
            <w:r w:rsidRPr="00DB7E0B">
              <w:rPr>
                <w:spacing w:val="-4"/>
                <w:sz w:val="24"/>
                <w:szCs w:val="24"/>
              </w:rPr>
              <w:t>(1-5 days)</w:t>
            </w:r>
          </w:p>
        </w:tc>
        <w:tc>
          <w:tcPr>
            <w:tcW w:w="1249" w:type="dxa"/>
          </w:tcPr>
          <w:p w14:paraId="6515C0D2" w14:textId="77777777" w:rsidR="000E240B" w:rsidRPr="00DB7E0B" w:rsidRDefault="000E240B" w:rsidP="008F3A41">
            <w:pPr>
              <w:pStyle w:val="TableParagraph"/>
              <w:spacing w:line="480" w:lineRule="auto"/>
              <w:ind w:left="360"/>
              <w:rPr>
                <w:sz w:val="24"/>
                <w:szCs w:val="24"/>
              </w:rPr>
            </w:pPr>
            <w:r w:rsidRPr="00DB7E0B">
              <w:rPr>
                <w:sz w:val="24"/>
                <w:szCs w:val="24"/>
              </w:rPr>
              <w:t>Less</w:t>
            </w:r>
            <w:r w:rsidRPr="00DB7E0B">
              <w:rPr>
                <w:spacing w:val="-2"/>
                <w:sz w:val="24"/>
                <w:szCs w:val="24"/>
              </w:rPr>
              <w:t xml:space="preserve"> </w:t>
            </w:r>
            <w:r w:rsidRPr="00DB7E0B">
              <w:rPr>
                <w:spacing w:val="-4"/>
                <w:sz w:val="24"/>
                <w:szCs w:val="24"/>
              </w:rPr>
              <w:t>than</w:t>
            </w:r>
          </w:p>
          <w:p w14:paraId="0E931C9F" w14:textId="77777777" w:rsidR="000E240B" w:rsidRPr="00DB7E0B" w:rsidRDefault="000E240B" w:rsidP="008F3A41">
            <w:pPr>
              <w:spacing w:line="480" w:lineRule="auto"/>
              <w:ind w:left="360"/>
              <w:rPr>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 (6-12 days)</w:t>
            </w:r>
          </w:p>
        </w:tc>
        <w:tc>
          <w:tcPr>
            <w:tcW w:w="1249" w:type="dxa"/>
          </w:tcPr>
          <w:p w14:paraId="3CBDBB8E" w14:textId="77777777" w:rsidR="000E240B" w:rsidRPr="00DB7E0B" w:rsidRDefault="000E240B" w:rsidP="008F3A41">
            <w:pPr>
              <w:pStyle w:val="TableParagraph"/>
              <w:spacing w:line="480" w:lineRule="auto"/>
              <w:ind w:left="360"/>
              <w:rPr>
                <w:sz w:val="24"/>
                <w:szCs w:val="24"/>
              </w:rPr>
            </w:pPr>
            <w:r w:rsidRPr="00DB7E0B">
              <w:rPr>
                <w:sz w:val="24"/>
                <w:szCs w:val="24"/>
              </w:rPr>
              <w:t>Half</w:t>
            </w:r>
            <w:r w:rsidRPr="00DB7E0B">
              <w:rPr>
                <w:spacing w:val="-2"/>
                <w:sz w:val="24"/>
                <w:szCs w:val="24"/>
              </w:rPr>
              <w:t xml:space="preserve"> </w:t>
            </w:r>
            <w:r w:rsidRPr="00DB7E0B">
              <w:rPr>
                <w:spacing w:val="-5"/>
                <w:sz w:val="24"/>
                <w:szCs w:val="24"/>
              </w:rPr>
              <w:t>the</w:t>
            </w:r>
          </w:p>
          <w:p w14:paraId="55D10E7A" w14:textId="77777777" w:rsidR="000E240B" w:rsidRPr="00DB7E0B" w:rsidRDefault="000E240B" w:rsidP="008F3A41">
            <w:pPr>
              <w:spacing w:line="480" w:lineRule="auto"/>
              <w:ind w:left="360"/>
              <w:rPr>
                <w:spacing w:val="-4"/>
                <w:sz w:val="24"/>
                <w:szCs w:val="24"/>
              </w:rPr>
            </w:pPr>
            <w:r w:rsidRPr="00DB7E0B">
              <w:rPr>
                <w:spacing w:val="-4"/>
                <w:sz w:val="24"/>
                <w:szCs w:val="24"/>
              </w:rPr>
              <w:t>Days</w:t>
            </w:r>
          </w:p>
          <w:p w14:paraId="50253AA2" w14:textId="77777777" w:rsidR="000E240B" w:rsidRPr="00DB7E0B" w:rsidRDefault="000E240B" w:rsidP="008F3A41">
            <w:pPr>
              <w:spacing w:line="480" w:lineRule="auto"/>
              <w:ind w:left="360"/>
              <w:rPr>
                <w:sz w:val="24"/>
                <w:szCs w:val="24"/>
              </w:rPr>
            </w:pPr>
            <w:r w:rsidRPr="00DB7E0B">
              <w:rPr>
                <w:spacing w:val="-4"/>
                <w:sz w:val="24"/>
                <w:szCs w:val="24"/>
              </w:rPr>
              <w:t>(13-15days)</w:t>
            </w:r>
          </w:p>
        </w:tc>
        <w:tc>
          <w:tcPr>
            <w:tcW w:w="1249" w:type="dxa"/>
          </w:tcPr>
          <w:p w14:paraId="3F472A4D" w14:textId="77777777" w:rsidR="000E240B" w:rsidRPr="00DB7E0B" w:rsidRDefault="000E240B" w:rsidP="008F3A41">
            <w:pPr>
              <w:pStyle w:val="TableParagraph"/>
              <w:spacing w:line="480" w:lineRule="auto"/>
              <w:ind w:left="360"/>
              <w:rPr>
                <w:sz w:val="24"/>
                <w:szCs w:val="24"/>
              </w:rPr>
            </w:pPr>
            <w:r w:rsidRPr="00DB7E0B">
              <w:rPr>
                <w:sz w:val="24"/>
                <w:szCs w:val="24"/>
              </w:rPr>
              <w:t>More</w:t>
            </w:r>
            <w:r w:rsidRPr="00DB7E0B">
              <w:rPr>
                <w:spacing w:val="-2"/>
                <w:sz w:val="24"/>
                <w:szCs w:val="24"/>
              </w:rPr>
              <w:t xml:space="preserve"> </w:t>
            </w:r>
            <w:r w:rsidRPr="00DB7E0B">
              <w:rPr>
                <w:spacing w:val="-4"/>
                <w:sz w:val="24"/>
                <w:szCs w:val="24"/>
              </w:rPr>
              <w:t>than</w:t>
            </w:r>
          </w:p>
          <w:p w14:paraId="282E9075" w14:textId="77777777" w:rsidR="000E240B" w:rsidRPr="00DB7E0B" w:rsidRDefault="000E240B" w:rsidP="008F3A41">
            <w:pPr>
              <w:spacing w:line="480" w:lineRule="auto"/>
              <w:ind w:left="360"/>
              <w:rPr>
                <w:spacing w:val="-4"/>
                <w:sz w:val="24"/>
                <w:szCs w:val="24"/>
              </w:rPr>
            </w:pPr>
            <w:r w:rsidRPr="00DB7E0B">
              <w:rPr>
                <w:sz w:val="24"/>
                <w:szCs w:val="24"/>
              </w:rPr>
              <w:t>half</w:t>
            </w:r>
            <w:r w:rsidRPr="00DB7E0B">
              <w:rPr>
                <w:spacing w:val="-3"/>
                <w:sz w:val="24"/>
                <w:szCs w:val="24"/>
              </w:rPr>
              <w:t xml:space="preserve"> </w:t>
            </w:r>
            <w:r w:rsidRPr="00DB7E0B">
              <w:rPr>
                <w:sz w:val="24"/>
                <w:szCs w:val="24"/>
              </w:rPr>
              <w:t>the</w:t>
            </w:r>
            <w:r w:rsidRPr="00DB7E0B">
              <w:rPr>
                <w:spacing w:val="-1"/>
                <w:sz w:val="24"/>
                <w:szCs w:val="24"/>
              </w:rPr>
              <w:t xml:space="preserve"> </w:t>
            </w:r>
            <w:r w:rsidRPr="00DB7E0B">
              <w:rPr>
                <w:spacing w:val="-4"/>
                <w:sz w:val="24"/>
                <w:szCs w:val="24"/>
              </w:rPr>
              <w:t>days</w:t>
            </w:r>
          </w:p>
          <w:p w14:paraId="1D68B318" w14:textId="77777777" w:rsidR="000E240B" w:rsidRPr="00DB7E0B" w:rsidRDefault="000E240B" w:rsidP="008F3A41">
            <w:pPr>
              <w:spacing w:line="480" w:lineRule="auto"/>
              <w:ind w:left="360"/>
              <w:rPr>
                <w:sz w:val="24"/>
                <w:szCs w:val="24"/>
              </w:rPr>
            </w:pPr>
            <w:r w:rsidRPr="00DB7E0B">
              <w:rPr>
                <w:spacing w:val="-4"/>
                <w:sz w:val="24"/>
                <w:szCs w:val="24"/>
              </w:rPr>
              <w:t>(16-22 days)</w:t>
            </w:r>
          </w:p>
        </w:tc>
        <w:tc>
          <w:tcPr>
            <w:tcW w:w="1249" w:type="dxa"/>
          </w:tcPr>
          <w:p w14:paraId="54AB6A59" w14:textId="77777777" w:rsidR="000E240B" w:rsidRPr="00DB7E0B" w:rsidRDefault="000E240B" w:rsidP="008F3A41">
            <w:pPr>
              <w:pStyle w:val="TableParagraph"/>
              <w:spacing w:line="480" w:lineRule="auto"/>
              <w:ind w:left="360"/>
              <w:rPr>
                <w:sz w:val="24"/>
                <w:szCs w:val="24"/>
              </w:rPr>
            </w:pPr>
            <w:r w:rsidRPr="00DB7E0B">
              <w:rPr>
                <w:sz w:val="24"/>
                <w:szCs w:val="24"/>
              </w:rPr>
              <w:t xml:space="preserve">Most </w:t>
            </w:r>
            <w:r w:rsidRPr="00DB7E0B">
              <w:rPr>
                <w:spacing w:val="-5"/>
                <w:sz w:val="24"/>
                <w:szCs w:val="24"/>
              </w:rPr>
              <w:t>of</w:t>
            </w:r>
          </w:p>
          <w:p w14:paraId="4F1BAEE0" w14:textId="77777777" w:rsidR="000E240B" w:rsidRPr="00DB7E0B" w:rsidRDefault="000E240B" w:rsidP="008F3A41">
            <w:pPr>
              <w:spacing w:line="480" w:lineRule="auto"/>
              <w:ind w:left="360"/>
              <w:rPr>
                <w:spacing w:val="-4"/>
                <w:sz w:val="24"/>
                <w:szCs w:val="24"/>
              </w:rPr>
            </w:pPr>
            <w:r w:rsidRPr="00DB7E0B">
              <w:rPr>
                <w:sz w:val="24"/>
                <w:szCs w:val="24"/>
              </w:rPr>
              <w:t xml:space="preserve">the </w:t>
            </w:r>
            <w:r w:rsidRPr="00DB7E0B">
              <w:rPr>
                <w:spacing w:val="-4"/>
                <w:sz w:val="24"/>
                <w:szCs w:val="24"/>
              </w:rPr>
              <w:t>days</w:t>
            </w:r>
          </w:p>
          <w:p w14:paraId="74109958" w14:textId="77777777" w:rsidR="000E240B" w:rsidRPr="00DB7E0B" w:rsidRDefault="000E240B" w:rsidP="008F3A41">
            <w:pPr>
              <w:spacing w:line="480" w:lineRule="auto"/>
              <w:ind w:left="360"/>
              <w:rPr>
                <w:sz w:val="24"/>
                <w:szCs w:val="24"/>
              </w:rPr>
            </w:pPr>
            <w:r w:rsidRPr="00DB7E0B">
              <w:rPr>
                <w:spacing w:val="-4"/>
                <w:sz w:val="24"/>
                <w:szCs w:val="24"/>
              </w:rPr>
              <w:t>(23-27 days)</w:t>
            </w:r>
          </w:p>
        </w:tc>
        <w:tc>
          <w:tcPr>
            <w:tcW w:w="1249" w:type="dxa"/>
          </w:tcPr>
          <w:p w14:paraId="3BD7BA3B" w14:textId="77777777" w:rsidR="000E240B" w:rsidRPr="00DB7E0B" w:rsidRDefault="000E240B" w:rsidP="008F3A41">
            <w:pPr>
              <w:pStyle w:val="TableParagraph"/>
              <w:spacing w:line="480" w:lineRule="auto"/>
              <w:ind w:left="360"/>
              <w:rPr>
                <w:sz w:val="24"/>
                <w:szCs w:val="24"/>
              </w:rPr>
            </w:pPr>
            <w:r w:rsidRPr="00DB7E0B">
              <w:rPr>
                <w:spacing w:val="-4"/>
                <w:sz w:val="24"/>
                <w:szCs w:val="24"/>
              </w:rPr>
              <w:t>Every</w:t>
            </w:r>
          </w:p>
          <w:p w14:paraId="5E104D9C" w14:textId="77777777" w:rsidR="000E240B" w:rsidRPr="00DB7E0B" w:rsidRDefault="000E240B" w:rsidP="008F3A41">
            <w:pPr>
              <w:spacing w:line="480" w:lineRule="auto"/>
              <w:ind w:left="360"/>
              <w:rPr>
                <w:sz w:val="24"/>
                <w:szCs w:val="24"/>
              </w:rPr>
            </w:pPr>
            <w:r w:rsidRPr="00DB7E0B">
              <w:rPr>
                <w:spacing w:val="-5"/>
                <w:sz w:val="24"/>
                <w:szCs w:val="24"/>
              </w:rPr>
              <w:t>day</w:t>
            </w:r>
          </w:p>
        </w:tc>
      </w:tr>
      <w:tr w:rsidR="000E240B" w:rsidRPr="00DB7E0B" w14:paraId="7E684F64" w14:textId="77777777" w:rsidTr="00887AFB">
        <w:tc>
          <w:tcPr>
            <w:tcW w:w="2891" w:type="dxa"/>
          </w:tcPr>
          <w:p w14:paraId="337321BF" w14:textId="77777777" w:rsidR="000E240B" w:rsidRPr="00DB7E0B" w:rsidRDefault="000E240B" w:rsidP="008F3A41">
            <w:pPr>
              <w:spacing w:line="480" w:lineRule="auto"/>
              <w:ind w:left="360"/>
              <w:rPr>
                <w:sz w:val="24"/>
                <w:szCs w:val="24"/>
              </w:rPr>
            </w:pPr>
            <w:r w:rsidRPr="00DB7E0B">
              <w:rPr>
                <w:sz w:val="24"/>
                <w:szCs w:val="24"/>
              </w:rPr>
              <w:t>On</w:t>
            </w:r>
            <w:r w:rsidRPr="00DB7E0B">
              <w:rPr>
                <w:spacing w:val="-4"/>
                <w:sz w:val="24"/>
                <w:szCs w:val="24"/>
              </w:rPr>
              <w:t xml:space="preserve"> </w:t>
            </w:r>
            <w:r w:rsidRPr="00DB7E0B">
              <w:rPr>
                <w:sz w:val="24"/>
                <w:szCs w:val="24"/>
              </w:rPr>
              <w:t>purpose</w:t>
            </w:r>
            <w:r w:rsidRPr="00DB7E0B">
              <w:rPr>
                <w:spacing w:val="-3"/>
                <w:sz w:val="24"/>
                <w:szCs w:val="24"/>
              </w:rPr>
              <w:t xml:space="preserve"> </w:t>
            </w:r>
            <w:r w:rsidRPr="00DB7E0B">
              <w:rPr>
                <w:sz w:val="24"/>
                <w:szCs w:val="24"/>
              </w:rPr>
              <w:t>been</w:t>
            </w:r>
            <w:r w:rsidRPr="00DB7E0B">
              <w:rPr>
                <w:spacing w:val="-1"/>
                <w:sz w:val="24"/>
                <w:szCs w:val="24"/>
              </w:rPr>
              <w:t xml:space="preserve"> </w:t>
            </w:r>
            <w:r w:rsidRPr="00DB7E0B">
              <w:rPr>
                <w:sz w:val="24"/>
                <w:szCs w:val="24"/>
                <w:u w:val="single"/>
              </w:rPr>
              <w:t>trying</w:t>
            </w:r>
            <w:r w:rsidRPr="00DB7E0B">
              <w:rPr>
                <w:spacing w:val="-2"/>
                <w:sz w:val="24"/>
                <w:szCs w:val="24"/>
              </w:rPr>
              <w:t xml:space="preserve"> </w:t>
            </w:r>
            <w:r w:rsidRPr="00DB7E0B">
              <w:rPr>
                <w:sz w:val="24"/>
                <w:szCs w:val="24"/>
              </w:rPr>
              <w:t>to</w:t>
            </w:r>
            <w:r w:rsidRPr="00DB7E0B">
              <w:rPr>
                <w:spacing w:val="-2"/>
                <w:sz w:val="24"/>
                <w:szCs w:val="24"/>
              </w:rPr>
              <w:t xml:space="preserve"> </w:t>
            </w:r>
            <w:r w:rsidRPr="00DB7E0B">
              <w:rPr>
                <w:sz w:val="24"/>
                <w:szCs w:val="24"/>
              </w:rPr>
              <w:t>cut</w:t>
            </w:r>
            <w:r w:rsidRPr="00DB7E0B">
              <w:rPr>
                <w:spacing w:val="-2"/>
                <w:sz w:val="24"/>
                <w:szCs w:val="24"/>
              </w:rPr>
              <w:t xml:space="preserve"> </w:t>
            </w:r>
            <w:r w:rsidRPr="00DB7E0B">
              <w:rPr>
                <w:sz w:val="24"/>
                <w:szCs w:val="24"/>
              </w:rPr>
              <w:t>down</w:t>
            </w:r>
            <w:r w:rsidRPr="00DB7E0B">
              <w:rPr>
                <w:spacing w:val="-2"/>
                <w:sz w:val="24"/>
                <w:szCs w:val="24"/>
              </w:rPr>
              <w:t xml:space="preserve"> </w:t>
            </w:r>
            <w:r w:rsidRPr="00DB7E0B">
              <w:rPr>
                <w:sz w:val="24"/>
                <w:szCs w:val="24"/>
              </w:rPr>
              <w:t>on</w:t>
            </w:r>
            <w:r w:rsidRPr="00DB7E0B">
              <w:rPr>
                <w:spacing w:val="-2"/>
                <w:sz w:val="24"/>
                <w:szCs w:val="24"/>
              </w:rPr>
              <w:t xml:space="preserve"> </w:t>
            </w:r>
            <w:r w:rsidRPr="00DB7E0B">
              <w:rPr>
                <w:sz w:val="24"/>
                <w:szCs w:val="24"/>
              </w:rPr>
              <w:t>what you eat to change your shape or weight? (tick one)</w:t>
            </w:r>
          </w:p>
        </w:tc>
        <w:tc>
          <w:tcPr>
            <w:tcW w:w="854" w:type="dxa"/>
          </w:tcPr>
          <w:p w14:paraId="62E277F3" w14:textId="77777777" w:rsidR="000E240B" w:rsidRPr="00DB7E0B" w:rsidRDefault="000E240B" w:rsidP="008F3A41">
            <w:pPr>
              <w:spacing w:line="480" w:lineRule="auto"/>
              <w:ind w:left="360"/>
              <w:rPr>
                <w:sz w:val="24"/>
                <w:szCs w:val="24"/>
              </w:rPr>
            </w:pPr>
          </w:p>
        </w:tc>
        <w:tc>
          <w:tcPr>
            <w:tcW w:w="1249" w:type="dxa"/>
          </w:tcPr>
          <w:p w14:paraId="25207DC5" w14:textId="77777777" w:rsidR="000E240B" w:rsidRPr="00DB7E0B" w:rsidRDefault="000E240B" w:rsidP="008F3A41">
            <w:pPr>
              <w:spacing w:line="480" w:lineRule="auto"/>
              <w:ind w:left="360"/>
              <w:rPr>
                <w:sz w:val="24"/>
                <w:szCs w:val="24"/>
              </w:rPr>
            </w:pPr>
          </w:p>
        </w:tc>
        <w:tc>
          <w:tcPr>
            <w:tcW w:w="1249" w:type="dxa"/>
          </w:tcPr>
          <w:p w14:paraId="6A85B5E5" w14:textId="77777777" w:rsidR="000E240B" w:rsidRPr="00DB7E0B" w:rsidRDefault="000E240B" w:rsidP="008F3A41">
            <w:pPr>
              <w:spacing w:line="480" w:lineRule="auto"/>
              <w:ind w:left="360"/>
              <w:rPr>
                <w:sz w:val="24"/>
                <w:szCs w:val="24"/>
              </w:rPr>
            </w:pPr>
          </w:p>
        </w:tc>
        <w:tc>
          <w:tcPr>
            <w:tcW w:w="1249" w:type="dxa"/>
          </w:tcPr>
          <w:p w14:paraId="26A00F66" w14:textId="77777777" w:rsidR="000E240B" w:rsidRPr="00DB7E0B" w:rsidRDefault="000E240B" w:rsidP="008F3A41">
            <w:pPr>
              <w:spacing w:line="480" w:lineRule="auto"/>
              <w:ind w:left="360"/>
              <w:rPr>
                <w:sz w:val="24"/>
                <w:szCs w:val="24"/>
              </w:rPr>
            </w:pPr>
          </w:p>
        </w:tc>
        <w:tc>
          <w:tcPr>
            <w:tcW w:w="1249" w:type="dxa"/>
          </w:tcPr>
          <w:p w14:paraId="657B8389" w14:textId="77777777" w:rsidR="000E240B" w:rsidRPr="00DB7E0B" w:rsidRDefault="000E240B" w:rsidP="008F3A41">
            <w:pPr>
              <w:spacing w:line="480" w:lineRule="auto"/>
              <w:ind w:left="360"/>
              <w:rPr>
                <w:sz w:val="24"/>
                <w:szCs w:val="24"/>
              </w:rPr>
            </w:pPr>
          </w:p>
        </w:tc>
        <w:tc>
          <w:tcPr>
            <w:tcW w:w="1249" w:type="dxa"/>
          </w:tcPr>
          <w:p w14:paraId="4E72038C" w14:textId="77777777" w:rsidR="000E240B" w:rsidRPr="00DB7E0B" w:rsidRDefault="000E240B" w:rsidP="008F3A41">
            <w:pPr>
              <w:spacing w:line="480" w:lineRule="auto"/>
              <w:ind w:left="360"/>
              <w:rPr>
                <w:sz w:val="24"/>
                <w:szCs w:val="24"/>
              </w:rPr>
            </w:pPr>
          </w:p>
        </w:tc>
        <w:tc>
          <w:tcPr>
            <w:tcW w:w="1249" w:type="dxa"/>
          </w:tcPr>
          <w:p w14:paraId="06FEF777" w14:textId="77777777" w:rsidR="000E240B" w:rsidRPr="00DB7E0B" w:rsidRDefault="000E240B" w:rsidP="008F3A41">
            <w:pPr>
              <w:spacing w:line="480" w:lineRule="auto"/>
              <w:ind w:left="360"/>
              <w:rPr>
                <w:sz w:val="24"/>
                <w:szCs w:val="24"/>
              </w:rPr>
            </w:pPr>
          </w:p>
        </w:tc>
      </w:tr>
      <w:tr w:rsidR="000E240B" w:rsidRPr="00DB7E0B" w14:paraId="7954B27E" w14:textId="77777777" w:rsidTr="00887AFB">
        <w:tc>
          <w:tcPr>
            <w:tcW w:w="2891" w:type="dxa"/>
          </w:tcPr>
          <w:p w14:paraId="02BAB441" w14:textId="73B5BCAE" w:rsidR="000E240B" w:rsidRPr="00DB7E0B" w:rsidRDefault="000E240B" w:rsidP="008F3A41">
            <w:pPr>
              <w:spacing w:line="480" w:lineRule="auto"/>
              <w:ind w:left="360"/>
              <w:rPr>
                <w:sz w:val="24"/>
                <w:szCs w:val="24"/>
              </w:rPr>
            </w:pPr>
            <w:r w:rsidRPr="00DB7E0B">
              <w:rPr>
                <w:sz w:val="24"/>
                <w:szCs w:val="24"/>
              </w:rPr>
              <w:t>Gone</w:t>
            </w:r>
            <w:r w:rsidRPr="00DB7E0B">
              <w:rPr>
                <w:spacing w:val="-3"/>
                <w:sz w:val="24"/>
                <w:szCs w:val="24"/>
              </w:rPr>
              <w:t xml:space="preserve"> </w:t>
            </w:r>
            <w:r w:rsidRPr="00DB7E0B">
              <w:rPr>
                <w:sz w:val="24"/>
                <w:szCs w:val="24"/>
              </w:rPr>
              <w:t>for</w:t>
            </w:r>
            <w:r w:rsidRPr="00DB7E0B">
              <w:rPr>
                <w:spacing w:val="-4"/>
                <w:sz w:val="24"/>
                <w:szCs w:val="24"/>
              </w:rPr>
              <w:t xml:space="preserve"> </w:t>
            </w:r>
            <w:r w:rsidRPr="00DB7E0B">
              <w:rPr>
                <w:sz w:val="24"/>
                <w:szCs w:val="24"/>
              </w:rPr>
              <w:t>most</w:t>
            </w:r>
            <w:r w:rsidRPr="00DB7E0B">
              <w:rPr>
                <w:spacing w:val="-2"/>
                <w:sz w:val="24"/>
                <w:szCs w:val="24"/>
              </w:rPr>
              <w:t xml:space="preserve"> </w:t>
            </w:r>
            <w:r w:rsidRPr="00DB7E0B">
              <w:rPr>
                <w:sz w:val="24"/>
                <w:szCs w:val="24"/>
              </w:rPr>
              <w:t>of</w:t>
            </w:r>
            <w:r w:rsidRPr="00DB7E0B">
              <w:rPr>
                <w:spacing w:val="-4"/>
                <w:sz w:val="24"/>
                <w:szCs w:val="24"/>
              </w:rPr>
              <w:t xml:space="preserve"> </w:t>
            </w:r>
            <w:r w:rsidRPr="00DB7E0B">
              <w:rPr>
                <w:sz w:val="24"/>
                <w:szCs w:val="24"/>
              </w:rPr>
              <w:t>the</w:t>
            </w:r>
            <w:r w:rsidRPr="00DB7E0B">
              <w:rPr>
                <w:spacing w:val="-2"/>
                <w:sz w:val="24"/>
                <w:szCs w:val="24"/>
              </w:rPr>
              <w:t xml:space="preserve"> </w:t>
            </w:r>
            <w:r w:rsidRPr="00DB7E0B">
              <w:rPr>
                <w:sz w:val="24"/>
                <w:szCs w:val="24"/>
              </w:rPr>
              <w:t>day</w:t>
            </w:r>
            <w:r w:rsidRPr="00DB7E0B">
              <w:rPr>
                <w:spacing w:val="-2"/>
                <w:sz w:val="24"/>
                <w:szCs w:val="24"/>
              </w:rPr>
              <w:t xml:space="preserve"> </w:t>
            </w:r>
            <w:r w:rsidRPr="00DB7E0B">
              <w:rPr>
                <w:sz w:val="24"/>
                <w:szCs w:val="24"/>
              </w:rPr>
              <w:t>(8</w:t>
            </w:r>
            <w:r w:rsidRPr="00DB7E0B">
              <w:rPr>
                <w:spacing w:val="-2"/>
                <w:sz w:val="24"/>
                <w:szCs w:val="24"/>
              </w:rPr>
              <w:t xml:space="preserve"> </w:t>
            </w:r>
            <w:r w:rsidRPr="00DB7E0B">
              <w:rPr>
                <w:sz w:val="24"/>
                <w:szCs w:val="24"/>
              </w:rPr>
              <w:t>hours</w:t>
            </w:r>
            <w:r w:rsidRPr="00DB7E0B">
              <w:rPr>
                <w:spacing w:val="-2"/>
                <w:sz w:val="24"/>
                <w:szCs w:val="24"/>
              </w:rPr>
              <w:t xml:space="preserve"> </w:t>
            </w:r>
            <w:r w:rsidRPr="00DB7E0B">
              <w:rPr>
                <w:sz w:val="24"/>
                <w:szCs w:val="24"/>
              </w:rPr>
              <w:t>or</w:t>
            </w:r>
            <w:r w:rsidRPr="00DB7E0B">
              <w:rPr>
                <w:spacing w:val="-3"/>
                <w:sz w:val="24"/>
                <w:szCs w:val="24"/>
              </w:rPr>
              <w:t xml:space="preserve"> </w:t>
            </w:r>
            <w:r w:rsidRPr="00DB7E0B">
              <w:rPr>
                <w:sz w:val="24"/>
                <w:szCs w:val="24"/>
              </w:rPr>
              <w:t xml:space="preserve">more) without eating anything </w:t>
            </w:r>
            <w:proofErr w:type="gramStart"/>
            <w:r w:rsidRPr="00DB7E0B">
              <w:rPr>
                <w:sz w:val="24"/>
                <w:szCs w:val="24"/>
              </w:rPr>
              <w:t>in order to</w:t>
            </w:r>
            <w:proofErr w:type="gramEnd"/>
            <w:r w:rsidRPr="00DB7E0B">
              <w:rPr>
                <w:sz w:val="24"/>
                <w:szCs w:val="24"/>
              </w:rPr>
              <w:t xml:space="preserve"> change your shape or </w:t>
            </w:r>
            <w:r w:rsidR="00004E20" w:rsidRPr="00DB7E0B">
              <w:rPr>
                <w:sz w:val="24"/>
                <w:szCs w:val="24"/>
              </w:rPr>
              <w:t xml:space="preserve">weight? </w:t>
            </w:r>
            <w:proofErr w:type="gramStart"/>
            <w:r w:rsidR="00004E20" w:rsidRPr="00DB7E0B">
              <w:t>(</w:t>
            </w:r>
            <w:r w:rsidRPr="00DB7E0B">
              <w:rPr>
                <w:sz w:val="24"/>
                <w:szCs w:val="24"/>
              </w:rPr>
              <w:t xml:space="preserve"> tick</w:t>
            </w:r>
            <w:proofErr w:type="gramEnd"/>
            <w:r w:rsidRPr="00DB7E0B">
              <w:rPr>
                <w:sz w:val="24"/>
                <w:szCs w:val="24"/>
              </w:rPr>
              <w:t xml:space="preserve"> </w:t>
            </w:r>
            <w:proofErr w:type="gramStart"/>
            <w:r w:rsidRPr="00DB7E0B">
              <w:rPr>
                <w:sz w:val="24"/>
                <w:szCs w:val="24"/>
              </w:rPr>
              <w:t>one )</w:t>
            </w:r>
            <w:proofErr w:type="gramEnd"/>
            <w:r w:rsidRPr="00DB7E0B">
              <w:rPr>
                <w:sz w:val="24"/>
                <w:szCs w:val="24"/>
              </w:rPr>
              <w:t xml:space="preserve"> </w:t>
            </w:r>
          </w:p>
        </w:tc>
        <w:tc>
          <w:tcPr>
            <w:tcW w:w="854" w:type="dxa"/>
          </w:tcPr>
          <w:p w14:paraId="4FA1DDEE" w14:textId="77777777" w:rsidR="000E240B" w:rsidRPr="00DB7E0B" w:rsidRDefault="000E240B" w:rsidP="008F3A41">
            <w:pPr>
              <w:spacing w:line="480" w:lineRule="auto"/>
              <w:ind w:left="360"/>
              <w:rPr>
                <w:sz w:val="24"/>
                <w:szCs w:val="24"/>
              </w:rPr>
            </w:pPr>
          </w:p>
        </w:tc>
        <w:tc>
          <w:tcPr>
            <w:tcW w:w="1249" w:type="dxa"/>
          </w:tcPr>
          <w:p w14:paraId="0FCBD5C6" w14:textId="77777777" w:rsidR="000E240B" w:rsidRPr="00DB7E0B" w:rsidRDefault="000E240B" w:rsidP="008F3A41">
            <w:pPr>
              <w:spacing w:line="480" w:lineRule="auto"/>
              <w:ind w:left="360"/>
              <w:rPr>
                <w:sz w:val="24"/>
                <w:szCs w:val="24"/>
              </w:rPr>
            </w:pPr>
          </w:p>
        </w:tc>
        <w:tc>
          <w:tcPr>
            <w:tcW w:w="1249" w:type="dxa"/>
          </w:tcPr>
          <w:p w14:paraId="19D4BD09" w14:textId="77777777" w:rsidR="000E240B" w:rsidRPr="00DB7E0B" w:rsidRDefault="000E240B" w:rsidP="008F3A41">
            <w:pPr>
              <w:spacing w:line="480" w:lineRule="auto"/>
              <w:ind w:left="360"/>
              <w:rPr>
                <w:sz w:val="24"/>
                <w:szCs w:val="24"/>
              </w:rPr>
            </w:pPr>
          </w:p>
        </w:tc>
        <w:tc>
          <w:tcPr>
            <w:tcW w:w="1249" w:type="dxa"/>
          </w:tcPr>
          <w:p w14:paraId="1164CD47" w14:textId="77777777" w:rsidR="000E240B" w:rsidRPr="00DB7E0B" w:rsidRDefault="000E240B" w:rsidP="008F3A41">
            <w:pPr>
              <w:spacing w:line="480" w:lineRule="auto"/>
              <w:ind w:left="360"/>
              <w:rPr>
                <w:sz w:val="24"/>
                <w:szCs w:val="24"/>
              </w:rPr>
            </w:pPr>
          </w:p>
        </w:tc>
        <w:tc>
          <w:tcPr>
            <w:tcW w:w="1249" w:type="dxa"/>
          </w:tcPr>
          <w:p w14:paraId="6323C973" w14:textId="77777777" w:rsidR="000E240B" w:rsidRPr="00DB7E0B" w:rsidRDefault="000E240B" w:rsidP="008F3A41">
            <w:pPr>
              <w:spacing w:line="480" w:lineRule="auto"/>
              <w:ind w:left="360"/>
              <w:rPr>
                <w:sz w:val="24"/>
                <w:szCs w:val="24"/>
              </w:rPr>
            </w:pPr>
          </w:p>
        </w:tc>
        <w:tc>
          <w:tcPr>
            <w:tcW w:w="1249" w:type="dxa"/>
          </w:tcPr>
          <w:p w14:paraId="6EF42481" w14:textId="77777777" w:rsidR="000E240B" w:rsidRPr="00DB7E0B" w:rsidRDefault="000E240B" w:rsidP="008F3A41">
            <w:pPr>
              <w:spacing w:line="480" w:lineRule="auto"/>
              <w:ind w:left="360"/>
              <w:rPr>
                <w:sz w:val="24"/>
                <w:szCs w:val="24"/>
              </w:rPr>
            </w:pPr>
          </w:p>
        </w:tc>
        <w:tc>
          <w:tcPr>
            <w:tcW w:w="1249" w:type="dxa"/>
          </w:tcPr>
          <w:p w14:paraId="27296000" w14:textId="77777777" w:rsidR="000E240B" w:rsidRPr="00DB7E0B" w:rsidRDefault="000E240B" w:rsidP="008F3A41">
            <w:pPr>
              <w:spacing w:line="480" w:lineRule="auto"/>
              <w:ind w:left="360"/>
              <w:rPr>
                <w:sz w:val="24"/>
                <w:szCs w:val="24"/>
              </w:rPr>
            </w:pPr>
          </w:p>
        </w:tc>
      </w:tr>
      <w:tr w:rsidR="000E240B" w:rsidRPr="00DB7E0B" w14:paraId="5B939355" w14:textId="77777777" w:rsidTr="00887AFB">
        <w:tc>
          <w:tcPr>
            <w:tcW w:w="2891" w:type="dxa"/>
          </w:tcPr>
          <w:p w14:paraId="41508B74" w14:textId="77777777" w:rsidR="000E240B" w:rsidRPr="00DB7E0B" w:rsidRDefault="000E240B" w:rsidP="008F3A41">
            <w:pPr>
              <w:widowControl w:val="0"/>
              <w:tabs>
                <w:tab w:val="left" w:pos="476"/>
              </w:tabs>
              <w:autoSpaceDE w:val="0"/>
              <w:autoSpaceDN w:val="0"/>
              <w:spacing w:line="480" w:lineRule="auto"/>
              <w:ind w:left="360" w:right="305"/>
              <w:rPr>
                <w:sz w:val="24"/>
                <w:szCs w:val="24"/>
              </w:rPr>
            </w:pPr>
            <w:proofErr w:type="gramStart"/>
            <w:r w:rsidRPr="00DB7E0B">
              <w:rPr>
                <w:sz w:val="24"/>
                <w:szCs w:val="24"/>
                <w:u w:val="single"/>
              </w:rPr>
              <w:t>Tried</w:t>
            </w:r>
            <w:proofErr w:type="gramEnd"/>
            <w:r w:rsidRPr="00DB7E0B">
              <w:rPr>
                <w:spacing w:val="-2"/>
                <w:sz w:val="24"/>
                <w:szCs w:val="24"/>
              </w:rPr>
              <w:t xml:space="preserve"> </w:t>
            </w:r>
            <w:r w:rsidRPr="00DB7E0B">
              <w:rPr>
                <w:sz w:val="24"/>
                <w:szCs w:val="24"/>
              </w:rPr>
              <w:t>not</w:t>
            </w:r>
            <w:r w:rsidRPr="00DB7E0B">
              <w:rPr>
                <w:spacing w:val="-2"/>
                <w:sz w:val="24"/>
                <w:szCs w:val="24"/>
              </w:rPr>
              <w:t xml:space="preserve"> </w:t>
            </w:r>
            <w:r w:rsidRPr="00DB7E0B">
              <w:rPr>
                <w:sz w:val="24"/>
                <w:szCs w:val="24"/>
              </w:rPr>
              <w:t>to</w:t>
            </w:r>
            <w:r w:rsidRPr="00DB7E0B">
              <w:rPr>
                <w:spacing w:val="-2"/>
                <w:sz w:val="24"/>
                <w:szCs w:val="24"/>
              </w:rPr>
              <w:t xml:space="preserve"> </w:t>
            </w:r>
            <w:r w:rsidRPr="00DB7E0B">
              <w:rPr>
                <w:sz w:val="24"/>
                <w:szCs w:val="24"/>
              </w:rPr>
              <w:t>eat</w:t>
            </w:r>
            <w:r w:rsidRPr="00DB7E0B">
              <w:rPr>
                <w:spacing w:val="-2"/>
                <w:sz w:val="24"/>
                <w:szCs w:val="24"/>
              </w:rPr>
              <w:t xml:space="preserve"> </w:t>
            </w:r>
            <w:r w:rsidRPr="00DB7E0B">
              <w:rPr>
                <w:sz w:val="24"/>
                <w:szCs w:val="24"/>
              </w:rPr>
              <w:t>any</w:t>
            </w:r>
            <w:r w:rsidRPr="00DB7E0B">
              <w:rPr>
                <w:spacing w:val="-2"/>
                <w:sz w:val="24"/>
                <w:szCs w:val="24"/>
              </w:rPr>
              <w:t xml:space="preserve"> </w:t>
            </w:r>
            <w:r w:rsidRPr="00DB7E0B">
              <w:rPr>
                <w:sz w:val="24"/>
                <w:szCs w:val="24"/>
              </w:rPr>
              <w:t>foods</w:t>
            </w:r>
            <w:r w:rsidRPr="00DB7E0B">
              <w:rPr>
                <w:spacing w:val="-2"/>
                <w:sz w:val="24"/>
                <w:szCs w:val="24"/>
              </w:rPr>
              <w:t xml:space="preserve"> </w:t>
            </w:r>
            <w:r w:rsidRPr="00DB7E0B">
              <w:rPr>
                <w:sz w:val="24"/>
                <w:szCs w:val="24"/>
              </w:rPr>
              <w:t>that</w:t>
            </w:r>
            <w:r w:rsidRPr="00DB7E0B">
              <w:rPr>
                <w:spacing w:val="-2"/>
                <w:sz w:val="24"/>
                <w:szCs w:val="24"/>
              </w:rPr>
              <w:t xml:space="preserve"> </w:t>
            </w:r>
            <w:r w:rsidRPr="00DB7E0B">
              <w:rPr>
                <w:sz w:val="24"/>
                <w:szCs w:val="24"/>
              </w:rPr>
              <w:t>you</w:t>
            </w:r>
            <w:r w:rsidRPr="00DB7E0B">
              <w:rPr>
                <w:spacing w:val="-2"/>
                <w:sz w:val="24"/>
                <w:szCs w:val="24"/>
              </w:rPr>
              <w:t xml:space="preserve"> </w:t>
            </w:r>
            <w:r w:rsidRPr="00DB7E0B">
              <w:rPr>
                <w:sz w:val="24"/>
                <w:szCs w:val="24"/>
              </w:rPr>
              <w:t>like</w:t>
            </w:r>
            <w:r w:rsidRPr="00DB7E0B">
              <w:rPr>
                <w:spacing w:val="-3"/>
                <w:sz w:val="24"/>
                <w:szCs w:val="24"/>
              </w:rPr>
              <w:t xml:space="preserve"> </w:t>
            </w:r>
            <w:proofErr w:type="gramStart"/>
            <w:r w:rsidRPr="00DB7E0B">
              <w:rPr>
                <w:sz w:val="24"/>
                <w:szCs w:val="24"/>
              </w:rPr>
              <w:t>in</w:t>
            </w:r>
            <w:r w:rsidRPr="00DB7E0B">
              <w:rPr>
                <w:spacing w:val="-1"/>
                <w:sz w:val="24"/>
                <w:szCs w:val="24"/>
              </w:rPr>
              <w:t xml:space="preserve"> </w:t>
            </w:r>
            <w:r w:rsidRPr="00DB7E0B">
              <w:rPr>
                <w:sz w:val="24"/>
                <w:szCs w:val="24"/>
              </w:rPr>
              <w:t>order to</w:t>
            </w:r>
            <w:proofErr w:type="gramEnd"/>
            <w:r w:rsidRPr="00DB7E0B">
              <w:rPr>
                <w:sz w:val="24"/>
                <w:szCs w:val="24"/>
              </w:rPr>
              <w:t xml:space="preserve"> change your shape or weight? (tick </w:t>
            </w:r>
            <w:proofErr w:type="gramStart"/>
            <w:r w:rsidRPr="00DB7E0B">
              <w:rPr>
                <w:sz w:val="24"/>
                <w:szCs w:val="24"/>
              </w:rPr>
              <w:t>one )</w:t>
            </w:r>
            <w:proofErr w:type="gramEnd"/>
            <w:r w:rsidRPr="00DB7E0B">
              <w:rPr>
                <w:sz w:val="24"/>
                <w:szCs w:val="24"/>
              </w:rPr>
              <w:t xml:space="preserve"> </w:t>
            </w:r>
          </w:p>
          <w:p w14:paraId="4A02A866" w14:textId="77777777" w:rsidR="000E240B" w:rsidRPr="00DB7E0B" w:rsidRDefault="000E240B" w:rsidP="008F3A41">
            <w:pPr>
              <w:spacing w:before="56" w:after="1" w:line="480" w:lineRule="auto"/>
              <w:rPr>
                <w:sz w:val="24"/>
                <w:szCs w:val="24"/>
              </w:rPr>
            </w:pPr>
          </w:p>
          <w:p w14:paraId="630320ED" w14:textId="77777777" w:rsidR="000E240B" w:rsidRPr="00DB7E0B" w:rsidRDefault="000E240B" w:rsidP="008F3A41">
            <w:pPr>
              <w:spacing w:line="480" w:lineRule="auto"/>
              <w:ind w:left="720"/>
              <w:rPr>
                <w:sz w:val="24"/>
                <w:szCs w:val="24"/>
              </w:rPr>
            </w:pPr>
          </w:p>
        </w:tc>
        <w:tc>
          <w:tcPr>
            <w:tcW w:w="854" w:type="dxa"/>
          </w:tcPr>
          <w:p w14:paraId="0A131611" w14:textId="77777777" w:rsidR="000E240B" w:rsidRPr="00DB7E0B" w:rsidRDefault="000E240B" w:rsidP="008F3A41">
            <w:pPr>
              <w:spacing w:line="480" w:lineRule="auto"/>
              <w:ind w:left="360"/>
              <w:rPr>
                <w:sz w:val="24"/>
                <w:szCs w:val="24"/>
              </w:rPr>
            </w:pPr>
          </w:p>
        </w:tc>
        <w:tc>
          <w:tcPr>
            <w:tcW w:w="1249" w:type="dxa"/>
          </w:tcPr>
          <w:p w14:paraId="19424838" w14:textId="77777777" w:rsidR="000E240B" w:rsidRPr="00DB7E0B" w:rsidRDefault="000E240B" w:rsidP="008F3A41">
            <w:pPr>
              <w:spacing w:line="480" w:lineRule="auto"/>
              <w:ind w:left="360"/>
              <w:rPr>
                <w:sz w:val="24"/>
                <w:szCs w:val="24"/>
              </w:rPr>
            </w:pPr>
          </w:p>
        </w:tc>
        <w:tc>
          <w:tcPr>
            <w:tcW w:w="1249" w:type="dxa"/>
          </w:tcPr>
          <w:p w14:paraId="1ED94F1B" w14:textId="77777777" w:rsidR="000E240B" w:rsidRPr="00DB7E0B" w:rsidRDefault="000E240B" w:rsidP="008F3A41">
            <w:pPr>
              <w:spacing w:line="480" w:lineRule="auto"/>
              <w:ind w:left="360"/>
              <w:rPr>
                <w:sz w:val="24"/>
                <w:szCs w:val="24"/>
              </w:rPr>
            </w:pPr>
          </w:p>
        </w:tc>
        <w:tc>
          <w:tcPr>
            <w:tcW w:w="1249" w:type="dxa"/>
          </w:tcPr>
          <w:p w14:paraId="11BC9295" w14:textId="77777777" w:rsidR="000E240B" w:rsidRPr="00DB7E0B" w:rsidRDefault="000E240B" w:rsidP="008F3A41">
            <w:pPr>
              <w:spacing w:line="480" w:lineRule="auto"/>
              <w:ind w:left="360"/>
              <w:rPr>
                <w:sz w:val="24"/>
                <w:szCs w:val="24"/>
              </w:rPr>
            </w:pPr>
          </w:p>
        </w:tc>
        <w:tc>
          <w:tcPr>
            <w:tcW w:w="1249" w:type="dxa"/>
          </w:tcPr>
          <w:p w14:paraId="0A501475" w14:textId="77777777" w:rsidR="000E240B" w:rsidRPr="00DB7E0B" w:rsidRDefault="000E240B" w:rsidP="008F3A41">
            <w:pPr>
              <w:spacing w:line="480" w:lineRule="auto"/>
              <w:ind w:left="360"/>
              <w:rPr>
                <w:sz w:val="24"/>
                <w:szCs w:val="24"/>
              </w:rPr>
            </w:pPr>
          </w:p>
        </w:tc>
        <w:tc>
          <w:tcPr>
            <w:tcW w:w="1249" w:type="dxa"/>
          </w:tcPr>
          <w:p w14:paraId="3D2D7411" w14:textId="77777777" w:rsidR="000E240B" w:rsidRPr="00DB7E0B" w:rsidRDefault="000E240B" w:rsidP="008F3A41">
            <w:pPr>
              <w:spacing w:line="480" w:lineRule="auto"/>
              <w:ind w:left="360"/>
              <w:rPr>
                <w:sz w:val="24"/>
                <w:szCs w:val="24"/>
              </w:rPr>
            </w:pPr>
          </w:p>
        </w:tc>
        <w:tc>
          <w:tcPr>
            <w:tcW w:w="1249" w:type="dxa"/>
          </w:tcPr>
          <w:p w14:paraId="13CA866C" w14:textId="77777777" w:rsidR="000E240B" w:rsidRPr="00DB7E0B" w:rsidRDefault="000E240B" w:rsidP="008F3A41">
            <w:pPr>
              <w:spacing w:line="480" w:lineRule="auto"/>
              <w:ind w:left="360"/>
              <w:rPr>
                <w:sz w:val="24"/>
                <w:szCs w:val="24"/>
              </w:rPr>
            </w:pPr>
          </w:p>
        </w:tc>
      </w:tr>
      <w:tr w:rsidR="000E240B" w:rsidRPr="00DB7E0B" w14:paraId="4B57BDC2" w14:textId="77777777" w:rsidTr="00887AFB">
        <w:tc>
          <w:tcPr>
            <w:tcW w:w="2891" w:type="dxa"/>
          </w:tcPr>
          <w:p w14:paraId="47880343" w14:textId="77777777" w:rsidR="000E240B" w:rsidRPr="00DB7E0B" w:rsidRDefault="000E240B" w:rsidP="008F3A41">
            <w:pPr>
              <w:widowControl w:val="0"/>
              <w:tabs>
                <w:tab w:val="left" w:pos="476"/>
              </w:tabs>
              <w:autoSpaceDE w:val="0"/>
              <w:autoSpaceDN w:val="0"/>
              <w:spacing w:line="480" w:lineRule="auto"/>
              <w:ind w:left="360" w:right="247"/>
              <w:rPr>
                <w:sz w:val="24"/>
                <w:szCs w:val="24"/>
              </w:rPr>
            </w:pPr>
            <w:proofErr w:type="gramStart"/>
            <w:r w:rsidRPr="00DB7E0B">
              <w:rPr>
                <w:sz w:val="24"/>
                <w:szCs w:val="24"/>
                <w:u w:val="single"/>
              </w:rPr>
              <w:t>Tried</w:t>
            </w:r>
            <w:proofErr w:type="gramEnd"/>
            <w:r w:rsidRPr="00DB7E0B">
              <w:rPr>
                <w:spacing w:val="-2"/>
                <w:sz w:val="24"/>
                <w:szCs w:val="24"/>
              </w:rPr>
              <w:t xml:space="preserve"> </w:t>
            </w:r>
            <w:r w:rsidRPr="00DB7E0B">
              <w:rPr>
                <w:sz w:val="24"/>
                <w:szCs w:val="24"/>
              </w:rPr>
              <w:t>to</w:t>
            </w:r>
            <w:r w:rsidRPr="00DB7E0B">
              <w:rPr>
                <w:spacing w:val="-3"/>
                <w:sz w:val="24"/>
                <w:szCs w:val="24"/>
              </w:rPr>
              <w:t xml:space="preserve"> </w:t>
            </w:r>
            <w:r w:rsidRPr="00DB7E0B">
              <w:rPr>
                <w:sz w:val="24"/>
                <w:szCs w:val="24"/>
              </w:rPr>
              <w:t>stick</w:t>
            </w:r>
            <w:r w:rsidRPr="00DB7E0B">
              <w:rPr>
                <w:spacing w:val="-2"/>
                <w:sz w:val="24"/>
                <w:szCs w:val="24"/>
              </w:rPr>
              <w:t xml:space="preserve"> </w:t>
            </w:r>
            <w:r w:rsidRPr="00DB7E0B">
              <w:rPr>
                <w:sz w:val="24"/>
                <w:szCs w:val="24"/>
              </w:rPr>
              <w:t>to</w:t>
            </w:r>
            <w:r w:rsidRPr="00DB7E0B">
              <w:rPr>
                <w:spacing w:val="-2"/>
                <w:sz w:val="24"/>
                <w:szCs w:val="24"/>
              </w:rPr>
              <w:t xml:space="preserve"> </w:t>
            </w:r>
            <w:r w:rsidRPr="00DB7E0B">
              <w:rPr>
                <w:sz w:val="24"/>
                <w:szCs w:val="24"/>
              </w:rPr>
              <w:t>strict</w:t>
            </w:r>
            <w:r w:rsidRPr="00DB7E0B">
              <w:rPr>
                <w:spacing w:val="-2"/>
                <w:sz w:val="24"/>
                <w:szCs w:val="24"/>
              </w:rPr>
              <w:t xml:space="preserve"> </w:t>
            </w:r>
            <w:r w:rsidRPr="00DB7E0B">
              <w:rPr>
                <w:sz w:val="24"/>
                <w:szCs w:val="24"/>
              </w:rPr>
              <w:t>rules</w:t>
            </w:r>
            <w:r w:rsidRPr="00DB7E0B">
              <w:rPr>
                <w:spacing w:val="-2"/>
                <w:sz w:val="24"/>
                <w:szCs w:val="24"/>
              </w:rPr>
              <w:t xml:space="preserve"> </w:t>
            </w:r>
            <w:r w:rsidRPr="00DB7E0B">
              <w:rPr>
                <w:sz w:val="24"/>
                <w:szCs w:val="24"/>
              </w:rPr>
              <w:t>about</w:t>
            </w:r>
            <w:r w:rsidRPr="00DB7E0B">
              <w:rPr>
                <w:spacing w:val="-2"/>
                <w:sz w:val="24"/>
                <w:szCs w:val="24"/>
              </w:rPr>
              <w:t xml:space="preserve"> </w:t>
            </w:r>
            <w:r w:rsidRPr="00DB7E0B">
              <w:rPr>
                <w:sz w:val="24"/>
                <w:szCs w:val="24"/>
              </w:rPr>
              <w:t>your</w:t>
            </w:r>
            <w:r w:rsidRPr="00DB7E0B">
              <w:rPr>
                <w:spacing w:val="-2"/>
                <w:sz w:val="24"/>
                <w:szCs w:val="24"/>
              </w:rPr>
              <w:t xml:space="preserve"> </w:t>
            </w:r>
            <w:r w:rsidRPr="00DB7E0B">
              <w:rPr>
                <w:sz w:val="24"/>
                <w:szCs w:val="24"/>
              </w:rPr>
              <w:t>eating</w:t>
            </w:r>
            <w:r w:rsidRPr="00DB7E0B">
              <w:rPr>
                <w:spacing w:val="-2"/>
                <w:sz w:val="24"/>
                <w:szCs w:val="24"/>
              </w:rPr>
              <w:t xml:space="preserve"> </w:t>
            </w:r>
            <w:proofErr w:type="gramStart"/>
            <w:r w:rsidRPr="00DB7E0B">
              <w:rPr>
                <w:sz w:val="24"/>
                <w:szCs w:val="24"/>
              </w:rPr>
              <w:t>in order to</w:t>
            </w:r>
            <w:proofErr w:type="gramEnd"/>
            <w:r w:rsidRPr="00DB7E0B">
              <w:rPr>
                <w:sz w:val="24"/>
                <w:szCs w:val="24"/>
              </w:rPr>
              <w:t xml:space="preserve"> change your shape or weight; for example, only letting yourself eat a certain type or amount of food, or certain number of calories? (</w:t>
            </w:r>
            <w:proofErr w:type="gramStart"/>
            <w:r w:rsidRPr="00DB7E0B">
              <w:rPr>
                <w:sz w:val="24"/>
                <w:szCs w:val="24"/>
              </w:rPr>
              <w:t>Tick  one</w:t>
            </w:r>
            <w:proofErr w:type="gramEnd"/>
            <w:r w:rsidRPr="00DB7E0B">
              <w:rPr>
                <w:sz w:val="24"/>
                <w:szCs w:val="24"/>
              </w:rPr>
              <w:t>)</w:t>
            </w:r>
          </w:p>
          <w:p w14:paraId="47F203F2" w14:textId="77777777" w:rsidR="000E240B" w:rsidRPr="00DB7E0B" w:rsidRDefault="000E240B" w:rsidP="008F3A41">
            <w:pPr>
              <w:spacing w:line="480" w:lineRule="auto"/>
              <w:rPr>
                <w:sz w:val="24"/>
                <w:szCs w:val="24"/>
              </w:rPr>
            </w:pPr>
          </w:p>
          <w:p w14:paraId="2A8E3641" w14:textId="77777777" w:rsidR="000E240B" w:rsidRPr="00DB7E0B" w:rsidRDefault="000E240B" w:rsidP="008F3A41">
            <w:pPr>
              <w:spacing w:line="480" w:lineRule="auto"/>
              <w:rPr>
                <w:sz w:val="24"/>
                <w:szCs w:val="24"/>
              </w:rPr>
            </w:pPr>
          </w:p>
        </w:tc>
        <w:tc>
          <w:tcPr>
            <w:tcW w:w="854" w:type="dxa"/>
          </w:tcPr>
          <w:p w14:paraId="2CC41F33" w14:textId="77777777" w:rsidR="000E240B" w:rsidRPr="00DB7E0B" w:rsidRDefault="000E240B" w:rsidP="008F3A41">
            <w:pPr>
              <w:spacing w:line="480" w:lineRule="auto"/>
              <w:ind w:left="360"/>
              <w:rPr>
                <w:sz w:val="24"/>
                <w:szCs w:val="24"/>
              </w:rPr>
            </w:pPr>
          </w:p>
        </w:tc>
        <w:tc>
          <w:tcPr>
            <w:tcW w:w="1249" w:type="dxa"/>
          </w:tcPr>
          <w:p w14:paraId="7AEDBB38" w14:textId="77777777" w:rsidR="000E240B" w:rsidRPr="00DB7E0B" w:rsidRDefault="000E240B" w:rsidP="008F3A41">
            <w:pPr>
              <w:spacing w:line="480" w:lineRule="auto"/>
              <w:ind w:left="360"/>
              <w:rPr>
                <w:sz w:val="24"/>
                <w:szCs w:val="24"/>
              </w:rPr>
            </w:pPr>
          </w:p>
        </w:tc>
        <w:tc>
          <w:tcPr>
            <w:tcW w:w="1249" w:type="dxa"/>
          </w:tcPr>
          <w:p w14:paraId="0D344F6E" w14:textId="77777777" w:rsidR="000E240B" w:rsidRPr="00DB7E0B" w:rsidRDefault="000E240B" w:rsidP="008F3A41">
            <w:pPr>
              <w:spacing w:line="480" w:lineRule="auto"/>
              <w:ind w:left="360"/>
              <w:rPr>
                <w:sz w:val="24"/>
                <w:szCs w:val="24"/>
              </w:rPr>
            </w:pPr>
          </w:p>
        </w:tc>
        <w:tc>
          <w:tcPr>
            <w:tcW w:w="1249" w:type="dxa"/>
          </w:tcPr>
          <w:p w14:paraId="2AD7DAA5" w14:textId="77777777" w:rsidR="000E240B" w:rsidRPr="00DB7E0B" w:rsidRDefault="000E240B" w:rsidP="008F3A41">
            <w:pPr>
              <w:spacing w:line="480" w:lineRule="auto"/>
              <w:ind w:left="360"/>
              <w:rPr>
                <w:sz w:val="24"/>
                <w:szCs w:val="24"/>
              </w:rPr>
            </w:pPr>
          </w:p>
        </w:tc>
        <w:tc>
          <w:tcPr>
            <w:tcW w:w="1249" w:type="dxa"/>
          </w:tcPr>
          <w:p w14:paraId="35EBC1CF" w14:textId="77777777" w:rsidR="000E240B" w:rsidRPr="00DB7E0B" w:rsidRDefault="000E240B" w:rsidP="008F3A41">
            <w:pPr>
              <w:spacing w:line="480" w:lineRule="auto"/>
              <w:ind w:left="360"/>
              <w:rPr>
                <w:sz w:val="24"/>
                <w:szCs w:val="24"/>
              </w:rPr>
            </w:pPr>
          </w:p>
        </w:tc>
        <w:tc>
          <w:tcPr>
            <w:tcW w:w="1249" w:type="dxa"/>
          </w:tcPr>
          <w:p w14:paraId="3077022F" w14:textId="77777777" w:rsidR="000E240B" w:rsidRPr="00DB7E0B" w:rsidRDefault="000E240B" w:rsidP="008F3A41">
            <w:pPr>
              <w:spacing w:line="480" w:lineRule="auto"/>
              <w:ind w:left="360"/>
              <w:rPr>
                <w:sz w:val="24"/>
                <w:szCs w:val="24"/>
              </w:rPr>
            </w:pPr>
          </w:p>
        </w:tc>
        <w:tc>
          <w:tcPr>
            <w:tcW w:w="1249" w:type="dxa"/>
          </w:tcPr>
          <w:p w14:paraId="609B92B3" w14:textId="77777777" w:rsidR="000E240B" w:rsidRPr="00DB7E0B" w:rsidRDefault="000E240B" w:rsidP="008F3A41">
            <w:pPr>
              <w:spacing w:line="480" w:lineRule="auto"/>
              <w:ind w:left="360"/>
              <w:rPr>
                <w:sz w:val="24"/>
                <w:szCs w:val="24"/>
              </w:rPr>
            </w:pPr>
          </w:p>
        </w:tc>
      </w:tr>
      <w:tr w:rsidR="000E240B" w:rsidRPr="00DB7E0B" w14:paraId="63369E91" w14:textId="77777777" w:rsidTr="00887AFB">
        <w:tc>
          <w:tcPr>
            <w:tcW w:w="2891" w:type="dxa"/>
          </w:tcPr>
          <w:p w14:paraId="0017A86D" w14:textId="77777777" w:rsidR="000E240B" w:rsidRPr="00DB7E0B" w:rsidRDefault="000E240B" w:rsidP="008F3A41">
            <w:pPr>
              <w:widowControl w:val="0"/>
              <w:tabs>
                <w:tab w:val="left" w:pos="176"/>
                <w:tab w:val="left" w:pos="396"/>
              </w:tabs>
              <w:autoSpaceDE w:val="0"/>
              <w:autoSpaceDN w:val="0"/>
              <w:spacing w:before="1" w:line="480" w:lineRule="auto"/>
              <w:ind w:left="360" w:right="137"/>
              <w:jc w:val="both"/>
              <w:rPr>
                <w:sz w:val="24"/>
                <w:szCs w:val="24"/>
              </w:rPr>
            </w:pPr>
            <w:r w:rsidRPr="00DB7E0B">
              <w:rPr>
                <w:sz w:val="24"/>
                <w:szCs w:val="24"/>
              </w:rPr>
              <w:t>Thinking about</w:t>
            </w:r>
            <w:r w:rsidRPr="00DB7E0B">
              <w:rPr>
                <w:spacing w:val="-2"/>
                <w:sz w:val="24"/>
                <w:szCs w:val="24"/>
              </w:rPr>
              <w:t xml:space="preserve"> </w:t>
            </w:r>
            <w:r w:rsidRPr="00DB7E0B">
              <w:rPr>
                <w:sz w:val="24"/>
                <w:szCs w:val="24"/>
                <w:u w:val="single"/>
              </w:rPr>
              <w:t>food</w:t>
            </w:r>
            <w:r w:rsidRPr="00DB7E0B">
              <w:rPr>
                <w:spacing w:val="-2"/>
                <w:sz w:val="24"/>
                <w:szCs w:val="24"/>
                <w:u w:val="single"/>
              </w:rPr>
              <w:t xml:space="preserve"> </w:t>
            </w:r>
            <w:r w:rsidRPr="00DB7E0B">
              <w:rPr>
                <w:sz w:val="24"/>
                <w:szCs w:val="24"/>
                <w:u w:val="single"/>
              </w:rPr>
              <w:t>or</w:t>
            </w:r>
            <w:r w:rsidRPr="00DB7E0B">
              <w:rPr>
                <w:spacing w:val="-2"/>
                <w:sz w:val="24"/>
                <w:szCs w:val="24"/>
                <w:u w:val="single"/>
              </w:rPr>
              <w:t xml:space="preserve"> </w:t>
            </w:r>
            <w:r w:rsidRPr="00DB7E0B">
              <w:rPr>
                <w:sz w:val="24"/>
                <w:szCs w:val="24"/>
                <w:u w:val="single"/>
              </w:rPr>
              <w:t>calories</w:t>
            </w:r>
            <w:r w:rsidRPr="00DB7E0B">
              <w:rPr>
                <w:spacing w:val="-2"/>
                <w:sz w:val="24"/>
                <w:szCs w:val="24"/>
              </w:rPr>
              <w:t xml:space="preserve"> </w:t>
            </w:r>
            <w:proofErr w:type="gramStart"/>
            <w:r w:rsidRPr="00DB7E0B">
              <w:rPr>
                <w:sz w:val="24"/>
                <w:szCs w:val="24"/>
              </w:rPr>
              <w:t>made</w:t>
            </w:r>
            <w:proofErr w:type="gramEnd"/>
            <w:r w:rsidRPr="00DB7E0B">
              <w:rPr>
                <w:spacing w:val="-3"/>
                <w:sz w:val="24"/>
                <w:szCs w:val="24"/>
              </w:rPr>
              <w:t xml:space="preserve"> </w:t>
            </w:r>
            <w:r w:rsidRPr="00DB7E0B">
              <w:rPr>
                <w:sz w:val="24"/>
                <w:szCs w:val="24"/>
              </w:rPr>
              <w:t>it</w:t>
            </w:r>
            <w:r w:rsidRPr="00DB7E0B">
              <w:rPr>
                <w:spacing w:val="-2"/>
                <w:sz w:val="24"/>
                <w:szCs w:val="24"/>
              </w:rPr>
              <w:t xml:space="preserve"> </w:t>
            </w:r>
            <w:r w:rsidRPr="00DB7E0B">
              <w:rPr>
                <w:sz w:val="24"/>
                <w:szCs w:val="24"/>
              </w:rPr>
              <w:t>hard</w:t>
            </w:r>
            <w:r w:rsidRPr="00DB7E0B">
              <w:rPr>
                <w:spacing w:val="-2"/>
                <w:sz w:val="24"/>
                <w:szCs w:val="24"/>
              </w:rPr>
              <w:t xml:space="preserve"> </w:t>
            </w:r>
            <w:r w:rsidRPr="00DB7E0B">
              <w:rPr>
                <w:sz w:val="24"/>
                <w:szCs w:val="24"/>
              </w:rPr>
              <w:t>for</w:t>
            </w:r>
            <w:r w:rsidRPr="00DB7E0B">
              <w:rPr>
                <w:spacing w:val="-4"/>
                <w:sz w:val="24"/>
                <w:szCs w:val="24"/>
              </w:rPr>
              <w:t xml:space="preserve"> </w:t>
            </w:r>
            <w:r w:rsidRPr="00DB7E0B">
              <w:rPr>
                <w:sz w:val="24"/>
                <w:szCs w:val="24"/>
              </w:rPr>
              <w:t>you</w:t>
            </w:r>
            <w:r w:rsidRPr="00DB7E0B">
              <w:rPr>
                <w:spacing w:val="-2"/>
                <w:sz w:val="24"/>
                <w:szCs w:val="24"/>
              </w:rPr>
              <w:t xml:space="preserve"> </w:t>
            </w:r>
            <w:r w:rsidRPr="00DB7E0B">
              <w:rPr>
                <w:sz w:val="24"/>
                <w:szCs w:val="24"/>
              </w:rPr>
              <w:t>to pay</w:t>
            </w:r>
            <w:r w:rsidRPr="00DB7E0B">
              <w:rPr>
                <w:spacing w:val="-1"/>
                <w:sz w:val="24"/>
                <w:szCs w:val="24"/>
              </w:rPr>
              <w:t xml:space="preserve"> </w:t>
            </w:r>
            <w:r w:rsidRPr="00DB7E0B">
              <w:rPr>
                <w:sz w:val="24"/>
                <w:szCs w:val="24"/>
              </w:rPr>
              <w:t>attention</w:t>
            </w:r>
            <w:r w:rsidRPr="00DB7E0B">
              <w:rPr>
                <w:spacing w:val="-1"/>
                <w:sz w:val="24"/>
                <w:szCs w:val="24"/>
              </w:rPr>
              <w:t xml:space="preserve"> </w:t>
            </w:r>
            <w:r w:rsidRPr="00DB7E0B">
              <w:rPr>
                <w:sz w:val="24"/>
                <w:szCs w:val="24"/>
              </w:rPr>
              <w:t>to</w:t>
            </w:r>
            <w:r w:rsidRPr="00DB7E0B">
              <w:rPr>
                <w:spacing w:val="-1"/>
                <w:sz w:val="24"/>
                <w:szCs w:val="24"/>
              </w:rPr>
              <w:t xml:space="preserve"> </w:t>
            </w:r>
            <w:r w:rsidRPr="00DB7E0B">
              <w:rPr>
                <w:sz w:val="24"/>
                <w:szCs w:val="24"/>
              </w:rPr>
              <w:t>things</w:t>
            </w:r>
            <w:r w:rsidRPr="00DB7E0B">
              <w:rPr>
                <w:spacing w:val="-1"/>
                <w:sz w:val="24"/>
                <w:szCs w:val="24"/>
              </w:rPr>
              <w:t xml:space="preserve"> </w:t>
            </w:r>
            <w:r w:rsidRPr="00DB7E0B">
              <w:rPr>
                <w:sz w:val="24"/>
                <w:szCs w:val="24"/>
              </w:rPr>
              <w:t>you</w:t>
            </w:r>
            <w:r w:rsidRPr="00DB7E0B">
              <w:rPr>
                <w:spacing w:val="-1"/>
                <w:sz w:val="24"/>
                <w:szCs w:val="24"/>
              </w:rPr>
              <w:t xml:space="preserve"> </w:t>
            </w:r>
            <w:r w:rsidRPr="00DB7E0B">
              <w:rPr>
                <w:sz w:val="24"/>
                <w:szCs w:val="24"/>
              </w:rPr>
              <w:t>are</w:t>
            </w:r>
            <w:r w:rsidRPr="00DB7E0B">
              <w:rPr>
                <w:spacing w:val="-2"/>
                <w:sz w:val="24"/>
                <w:szCs w:val="24"/>
              </w:rPr>
              <w:t xml:space="preserve"> </w:t>
            </w:r>
            <w:r w:rsidRPr="00DB7E0B">
              <w:rPr>
                <w:sz w:val="24"/>
                <w:szCs w:val="24"/>
              </w:rPr>
              <w:t>interested</w:t>
            </w:r>
            <w:r w:rsidRPr="00DB7E0B">
              <w:rPr>
                <w:spacing w:val="-1"/>
                <w:sz w:val="24"/>
                <w:szCs w:val="24"/>
              </w:rPr>
              <w:t xml:space="preserve"> </w:t>
            </w:r>
            <w:r w:rsidRPr="00DB7E0B">
              <w:rPr>
                <w:sz w:val="24"/>
                <w:szCs w:val="24"/>
              </w:rPr>
              <w:t>in (for</w:t>
            </w:r>
            <w:r w:rsidRPr="00DB7E0B">
              <w:rPr>
                <w:spacing w:val="-2"/>
                <w:sz w:val="24"/>
                <w:szCs w:val="24"/>
              </w:rPr>
              <w:t xml:space="preserve"> </w:t>
            </w:r>
            <w:r w:rsidRPr="00DB7E0B">
              <w:rPr>
                <w:sz w:val="24"/>
                <w:szCs w:val="24"/>
              </w:rPr>
              <w:t>example,</w:t>
            </w:r>
            <w:r w:rsidRPr="00DB7E0B">
              <w:rPr>
                <w:spacing w:val="-1"/>
                <w:sz w:val="24"/>
                <w:szCs w:val="24"/>
              </w:rPr>
              <w:t xml:space="preserve"> </w:t>
            </w:r>
            <w:r w:rsidRPr="00DB7E0B">
              <w:rPr>
                <w:sz w:val="24"/>
                <w:szCs w:val="24"/>
              </w:rPr>
              <w:t>watching</w:t>
            </w:r>
            <w:r w:rsidRPr="00DB7E0B">
              <w:rPr>
                <w:spacing w:val="-1"/>
                <w:sz w:val="24"/>
                <w:szCs w:val="24"/>
              </w:rPr>
              <w:t xml:space="preserve"> </w:t>
            </w:r>
            <w:r w:rsidRPr="00DB7E0B">
              <w:rPr>
                <w:sz w:val="24"/>
                <w:szCs w:val="24"/>
              </w:rPr>
              <w:t>TV,</w:t>
            </w:r>
            <w:r w:rsidRPr="00DB7E0B">
              <w:rPr>
                <w:spacing w:val="-1"/>
                <w:sz w:val="24"/>
                <w:szCs w:val="24"/>
              </w:rPr>
              <w:t xml:space="preserve"> </w:t>
            </w:r>
            <w:r w:rsidRPr="00DB7E0B">
              <w:rPr>
                <w:sz w:val="24"/>
                <w:szCs w:val="24"/>
              </w:rPr>
              <w:t>reading,</w:t>
            </w:r>
            <w:r w:rsidRPr="00DB7E0B">
              <w:rPr>
                <w:spacing w:val="-1"/>
                <w:sz w:val="24"/>
                <w:szCs w:val="24"/>
              </w:rPr>
              <w:t xml:space="preserve"> </w:t>
            </w:r>
            <w:r w:rsidRPr="00DB7E0B">
              <w:rPr>
                <w:sz w:val="24"/>
                <w:szCs w:val="24"/>
              </w:rPr>
              <w:t>or</w:t>
            </w:r>
            <w:r w:rsidRPr="00DB7E0B">
              <w:rPr>
                <w:spacing w:val="-2"/>
                <w:sz w:val="24"/>
                <w:szCs w:val="24"/>
              </w:rPr>
              <w:t xml:space="preserve"> </w:t>
            </w:r>
            <w:r w:rsidRPr="00DB7E0B">
              <w:rPr>
                <w:sz w:val="24"/>
                <w:szCs w:val="24"/>
              </w:rPr>
              <w:t>playing</w:t>
            </w:r>
            <w:r w:rsidRPr="00DB7E0B">
              <w:rPr>
                <w:spacing w:val="-1"/>
                <w:sz w:val="24"/>
                <w:szCs w:val="24"/>
              </w:rPr>
              <w:t xml:space="preserve"> </w:t>
            </w:r>
            <w:r w:rsidRPr="00DB7E0B">
              <w:rPr>
                <w:sz w:val="24"/>
                <w:szCs w:val="24"/>
              </w:rPr>
              <w:t>on the computer)? (tick one)</w:t>
            </w:r>
          </w:p>
          <w:p w14:paraId="26A5151F" w14:textId="77777777" w:rsidR="000E240B" w:rsidRPr="00DB7E0B" w:rsidRDefault="000E240B" w:rsidP="008F3A41">
            <w:pPr>
              <w:spacing w:line="480" w:lineRule="auto"/>
              <w:rPr>
                <w:sz w:val="24"/>
                <w:szCs w:val="24"/>
              </w:rPr>
            </w:pPr>
          </w:p>
        </w:tc>
        <w:tc>
          <w:tcPr>
            <w:tcW w:w="854" w:type="dxa"/>
          </w:tcPr>
          <w:p w14:paraId="26281098" w14:textId="77777777" w:rsidR="000E240B" w:rsidRPr="00DB7E0B" w:rsidRDefault="000E240B" w:rsidP="008F3A41">
            <w:pPr>
              <w:spacing w:line="480" w:lineRule="auto"/>
              <w:ind w:left="360"/>
              <w:rPr>
                <w:sz w:val="24"/>
                <w:szCs w:val="24"/>
              </w:rPr>
            </w:pPr>
          </w:p>
        </w:tc>
        <w:tc>
          <w:tcPr>
            <w:tcW w:w="1249" w:type="dxa"/>
          </w:tcPr>
          <w:p w14:paraId="6A115F86" w14:textId="77777777" w:rsidR="000E240B" w:rsidRPr="00DB7E0B" w:rsidRDefault="000E240B" w:rsidP="008F3A41">
            <w:pPr>
              <w:spacing w:line="480" w:lineRule="auto"/>
              <w:ind w:left="360"/>
              <w:rPr>
                <w:sz w:val="24"/>
                <w:szCs w:val="24"/>
              </w:rPr>
            </w:pPr>
          </w:p>
        </w:tc>
        <w:tc>
          <w:tcPr>
            <w:tcW w:w="1249" w:type="dxa"/>
          </w:tcPr>
          <w:p w14:paraId="378A7C62" w14:textId="77777777" w:rsidR="000E240B" w:rsidRPr="00DB7E0B" w:rsidRDefault="000E240B" w:rsidP="008F3A41">
            <w:pPr>
              <w:spacing w:line="480" w:lineRule="auto"/>
              <w:ind w:left="360"/>
              <w:rPr>
                <w:sz w:val="24"/>
                <w:szCs w:val="24"/>
              </w:rPr>
            </w:pPr>
          </w:p>
        </w:tc>
        <w:tc>
          <w:tcPr>
            <w:tcW w:w="1249" w:type="dxa"/>
          </w:tcPr>
          <w:p w14:paraId="56D29A3C" w14:textId="77777777" w:rsidR="000E240B" w:rsidRPr="00DB7E0B" w:rsidRDefault="000E240B" w:rsidP="008F3A41">
            <w:pPr>
              <w:spacing w:line="480" w:lineRule="auto"/>
              <w:ind w:left="360"/>
              <w:rPr>
                <w:sz w:val="24"/>
                <w:szCs w:val="24"/>
              </w:rPr>
            </w:pPr>
          </w:p>
        </w:tc>
        <w:tc>
          <w:tcPr>
            <w:tcW w:w="1249" w:type="dxa"/>
          </w:tcPr>
          <w:p w14:paraId="6873D972" w14:textId="77777777" w:rsidR="000E240B" w:rsidRPr="00DB7E0B" w:rsidRDefault="000E240B" w:rsidP="008F3A41">
            <w:pPr>
              <w:spacing w:line="480" w:lineRule="auto"/>
              <w:ind w:left="360"/>
              <w:rPr>
                <w:sz w:val="24"/>
                <w:szCs w:val="24"/>
              </w:rPr>
            </w:pPr>
          </w:p>
        </w:tc>
        <w:tc>
          <w:tcPr>
            <w:tcW w:w="1249" w:type="dxa"/>
          </w:tcPr>
          <w:p w14:paraId="3F69C899" w14:textId="77777777" w:rsidR="000E240B" w:rsidRPr="00DB7E0B" w:rsidRDefault="000E240B" w:rsidP="008F3A41">
            <w:pPr>
              <w:spacing w:line="480" w:lineRule="auto"/>
              <w:ind w:left="360"/>
              <w:rPr>
                <w:sz w:val="24"/>
                <w:szCs w:val="24"/>
              </w:rPr>
            </w:pPr>
          </w:p>
        </w:tc>
        <w:tc>
          <w:tcPr>
            <w:tcW w:w="1249" w:type="dxa"/>
          </w:tcPr>
          <w:p w14:paraId="58417BC8" w14:textId="77777777" w:rsidR="000E240B" w:rsidRPr="00DB7E0B" w:rsidRDefault="000E240B" w:rsidP="008F3A41">
            <w:pPr>
              <w:spacing w:line="480" w:lineRule="auto"/>
              <w:ind w:left="360"/>
              <w:rPr>
                <w:sz w:val="24"/>
                <w:szCs w:val="24"/>
              </w:rPr>
            </w:pPr>
          </w:p>
        </w:tc>
      </w:tr>
      <w:tr w:rsidR="000E240B" w:rsidRPr="00DB7E0B" w14:paraId="5DFE46CE" w14:textId="77777777" w:rsidTr="00887AFB">
        <w:tc>
          <w:tcPr>
            <w:tcW w:w="2891" w:type="dxa"/>
          </w:tcPr>
          <w:p w14:paraId="416E04A1" w14:textId="77777777" w:rsidR="000E240B" w:rsidRPr="00DB7E0B" w:rsidRDefault="000E240B" w:rsidP="008F3A41">
            <w:pPr>
              <w:widowControl w:val="0"/>
              <w:tabs>
                <w:tab w:val="left" w:pos="397"/>
              </w:tabs>
              <w:autoSpaceDE w:val="0"/>
              <w:autoSpaceDN w:val="0"/>
              <w:spacing w:line="480" w:lineRule="auto"/>
              <w:ind w:left="360" w:right="328"/>
              <w:rPr>
                <w:sz w:val="24"/>
                <w:szCs w:val="24"/>
              </w:rPr>
            </w:pPr>
            <w:r w:rsidRPr="00DB7E0B">
              <w:rPr>
                <w:sz w:val="24"/>
                <w:szCs w:val="24"/>
              </w:rPr>
              <w:t>Been</w:t>
            </w:r>
            <w:r w:rsidRPr="00DB7E0B">
              <w:rPr>
                <w:spacing w:val="-2"/>
                <w:sz w:val="24"/>
                <w:szCs w:val="24"/>
              </w:rPr>
              <w:t xml:space="preserve"> </w:t>
            </w:r>
            <w:r w:rsidRPr="00DB7E0B">
              <w:rPr>
                <w:sz w:val="24"/>
                <w:szCs w:val="24"/>
                <w:u w:val="single"/>
              </w:rPr>
              <w:t>afraid</w:t>
            </w:r>
            <w:r w:rsidRPr="00DB7E0B">
              <w:rPr>
                <w:spacing w:val="-2"/>
                <w:sz w:val="24"/>
                <w:szCs w:val="24"/>
              </w:rPr>
              <w:t xml:space="preserve"> </w:t>
            </w:r>
            <w:r w:rsidRPr="00DB7E0B">
              <w:rPr>
                <w:sz w:val="24"/>
                <w:szCs w:val="24"/>
              </w:rPr>
              <w:t>of</w:t>
            </w:r>
            <w:r w:rsidRPr="00DB7E0B">
              <w:rPr>
                <w:spacing w:val="-3"/>
                <w:sz w:val="24"/>
                <w:szCs w:val="24"/>
              </w:rPr>
              <w:t xml:space="preserve"> </w:t>
            </w:r>
            <w:r w:rsidRPr="00DB7E0B">
              <w:rPr>
                <w:sz w:val="24"/>
                <w:szCs w:val="24"/>
              </w:rPr>
              <w:t>losing</w:t>
            </w:r>
            <w:r w:rsidRPr="00DB7E0B">
              <w:rPr>
                <w:spacing w:val="-3"/>
                <w:sz w:val="24"/>
                <w:szCs w:val="24"/>
              </w:rPr>
              <w:t xml:space="preserve"> </w:t>
            </w:r>
            <w:r w:rsidRPr="00DB7E0B">
              <w:rPr>
                <w:sz w:val="24"/>
                <w:szCs w:val="24"/>
              </w:rPr>
              <w:t>control</w:t>
            </w:r>
            <w:r w:rsidRPr="00DB7E0B">
              <w:rPr>
                <w:spacing w:val="-3"/>
                <w:sz w:val="24"/>
                <w:szCs w:val="24"/>
              </w:rPr>
              <w:t xml:space="preserve"> </w:t>
            </w:r>
            <w:proofErr w:type="gramStart"/>
            <w:r w:rsidRPr="00DB7E0B">
              <w:rPr>
                <w:sz w:val="24"/>
                <w:szCs w:val="24"/>
              </w:rPr>
              <w:t>over</w:t>
            </w:r>
            <w:r w:rsidRPr="00DB7E0B">
              <w:rPr>
                <w:spacing w:val="-5"/>
                <w:sz w:val="24"/>
                <w:szCs w:val="24"/>
              </w:rPr>
              <w:t xml:space="preserve"> </w:t>
            </w:r>
            <w:r w:rsidRPr="00DB7E0B">
              <w:rPr>
                <w:sz w:val="24"/>
                <w:szCs w:val="24"/>
              </w:rPr>
              <w:t>eating</w:t>
            </w:r>
            <w:proofErr w:type="gramEnd"/>
            <w:r w:rsidRPr="00DB7E0B">
              <w:rPr>
                <w:spacing w:val="-3"/>
                <w:sz w:val="24"/>
                <w:szCs w:val="24"/>
              </w:rPr>
              <w:t xml:space="preserve"> </w:t>
            </w:r>
            <w:r w:rsidRPr="00DB7E0B">
              <w:rPr>
                <w:sz w:val="24"/>
                <w:szCs w:val="24"/>
              </w:rPr>
              <w:t>(afraid that you won’t be able to stop eating)? (tick one)</w:t>
            </w:r>
          </w:p>
          <w:p w14:paraId="34B47A2B" w14:textId="77777777" w:rsidR="000E240B" w:rsidRPr="00DB7E0B" w:rsidRDefault="000E240B" w:rsidP="008F3A41">
            <w:pPr>
              <w:widowControl w:val="0"/>
              <w:tabs>
                <w:tab w:val="left" w:pos="416"/>
              </w:tabs>
              <w:autoSpaceDE w:val="0"/>
              <w:autoSpaceDN w:val="0"/>
              <w:spacing w:before="1" w:line="480" w:lineRule="auto"/>
              <w:ind w:left="360" w:right="461"/>
              <w:rPr>
                <w:sz w:val="24"/>
                <w:szCs w:val="24"/>
              </w:rPr>
            </w:pPr>
            <w:r w:rsidRPr="00DB7E0B">
              <w:rPr>
                <w:spacing w:val="-3"/>
                <w:sz w:val="24"/>
                <w:szCs w:val="24"/>
              </w:rPr>
              <w:t>F</w:t>
            </w:r>
            <w:r w:rsidRPr="00DB7E0B">
              <w:rPr>
                <w:sz w:val="24"/>
                <w:szCs w:val="24"/>
              </w:rPr>
              <w:t>elt</w:t>
            </w:r>
            <w:r w:rsidRPr="00DB7E0B">
              <w:rPr>
                <w:spacing w:val="-3"/>
                <w:sz w:val="24"/>
                <w:szCs w:val="24"/>
              </w:rPr>
              <w:t xml:space="preserve"> </w:t>
            </w:r>
            <w:r w:rsidRPr="00DB7E0B">
              <w:rPr>
                <w:sz w:val="24"/>
                <w:szCs w:val="24"/>
              </w:rPr>
              <w:t>like</w:t>
            </w:r>
            <w:r w:rsidRPr="00DB7E0B">
              <w:rPr>
                <w:spacing w:val="-4"/>
                <w:sz w:val="24"/>
                <w:szCs w:val="24"/>
              </w:rPr>
              <w:t xml:space="preserve"> </w:t>
            </w:r>
            <w:r w:rsidRPr="00DB7E0B">
              <w:rPr>
                <w:sz w:val="24"/>
                <w:szCs w:val="24"/>
              </w:rPr>
              <w:t xml:space="preserve">you </w:t>
            </w:r>
            <w:r w:rsidRPr="00DB7E0B">
              <w:rPr>
                <w:sz w:val="24"/>
                <w:szCs w:val="24"/>
                <w:u w:val="single"/>
              </w:rPr>
              <w:t>did</w:t>
            </w:r>
            <w:r w:rsidRPr="00DB7E0B">
              <w:rPr>
                <w:spacing w:val="-2"/>
                <w:sz w:val="24"/>
                <w:szCs w:val="24"/>
              </w:rPr>
              <w:t xml:space="preserve"> </w:t>
            </w:r>
            <w:r w:rsidRPr="00DB7E0B">
              <w:rPr>
                <w:sz w:val="24"/>
                <w:szCs w:val="24"/>
              </w:rPr>
              <w:t>lose</w:t>
            </w:r>
            <w:r w:rsidRPr="00DB7E0B">
              <w:rPr>
                <w:spacing w:val="-4"/>
                <w:sz w:val="24"/>
                <w:szCs w:val="24"/>
              </w:rPr>
              <w:t xml:space="preserve"> </w:t>
            </w:r>
            <w:r w:rsidRPr="00DB7E0B">
              <w:rPr>
                <w:sz w:val="24"/>
                <w:szCs w:val="24"/>
              </w:rPr>
              <w:t>control</w:t>
            </w:r>
            <w:r w:rsidRPr="00DB7E0B">
              <w:rPr>
                <w:spacing w:val="-3"/>
                <w:sz w:val="24"/>
                <w:szCs w:val="24"/>
              </w:rPr>
              <w:t xml:space="preserve"> </w:t>
            </w:r>
            <w:r w:rsidRPr="00DB7E0B">
              <w:rPr>
                <w:sz w:val="24"/>
                <w:szCs w:val="24"/>
              </w:rPr>
              <w:t>over</w:t>
            </w:r>
            <w:r w:rsidRPr="00DB7E0B">
              <w:rPr>
                <w:spacing w:val="-5"/>
                <w:sz w:val="24"/>
                <w:szCs w:val="24"/>
              </w:rPr>
              <w:t xml:space="preserve"> </w:t>
            </w:r>
            <w:r w:rsidRPr="00DB7E0B">
              <w:rPr>
                <w:sz w:val="24"/>
                <w:szCs w:val="24"/>
              </w:rPr>
              <w:t>your</w:t>
            </w:r>
            <w:r w:rsidRPr="00DB7E0B">
              <w:rPr>
                <w:spacing w:val="-2"/>
                <w:sz w:val="24"/>
                <w:szCs w:val="24"/>
              </w:rPr>
              <w:t xml:space="preserve"> </w:t>
            </w:r>
            <w:r w:rsidRPr="00DB7E0B">
              <w:rPr>
                <w:sz w:val="24"/>
                <w:szCs w:val="24"/>
              </w:rPr>
              <w:t>eating? (tick one)</w:t>
            </w:r>
          </w:p>
          <w:p w14:paraId="0ABF89C2" w14:textId="77777777" w:rsidR="000E240B" w:rsidRPr="00DB7E0B" w:rsidRDefault="000E240B" w:rsidP="008F3A41">
            <w:pPr>
              <w:spacing w:line="480" w:lineRule="auto"/>
              <w:rPr>
                <w:sz w:val="24"/>
                <w:szCs w:val="24"/>
              </w:rPr>
            </w:pPr>
          </w:p>
        </w:tc>
        <w:tc>
          <w:tcPr>
            <w:tcW w:w="854" w:type="dxa"/>
          </w:tcPr>
          <w:p w14:paraId="71148B8D" w14:textId="77777777" w:rsidR="000E240B" w:rsidRPr="00DB7E0B" w:rsidRDefault="000E240B" w:rsidP="008F3A41">
            <w:pPr>
              <w:spacing w:line="480" w:lineRule="auto"/>
              <w:ind w:left="360"/>
              <w:rPr>
                <w:sz w:val="24"/>
                <w:szCs w:val="24"/>
              </w:rPr>
            </w:pPr>
          </w:p>
        </w:tc>
        <w:tc>
          <w:tcPr>
            <w:tcW w:w="1249" w:type="dxa"/>
          </w:tcPr>
          <w:p w14:paraId="3C3A8347" w14:textId="77777777" w:rsidR="000E240B" w:rsidRPr="00DB7E0B" w:rsidRDefault="000E240B" w:rsidP="008F3A41">
            <w:pPr>
              <w:spacing w:line="480" w:lineRule="auto"/>
              <w:ind w:left="360"/>
              <w:rPr>
                <w:sz w:val="24"/>
                <w:szCs w:val="24"/>
              </w:rPr>
            </w:pPr>
          </w:p>
        </w:tc>
        <w:tc>
          <w:tcPr>
            <w:tcW w:w="1249" w:type="dxa"/>
          </w:tcPr>
          <w:p w14:paraId="2BCB1994" w14:textId="77777777" w:rsidR="000E240B" w:rsidRPr="00DB7E0B" w:rsidRDefault="000E240B" w:rsidP="008F3A41">
            <w:pPr>
              <w:spacing w:line="480" w:lineRule="auto"/>
              <w:ind w:left="360"/>
              <w:rPr>
                <w:sz w:val="24"/>
                <w:szCs w:val="24"/>
              </w:rPr>
            </w:pPr>
          </w:p>
        </w:tc>
        <w:tc>
          <w:tcPr>
            <w:tcW w:w="1249" w:type="dxa"/>
          </w:tcPr>
          <w:p w14:paraId="29A113FD" w14:textId="77777777" w:rsidR="000E240B" w:rsidRPr="00DB7E0B" w:rsidRDefault="000E240B" w:rsidP="008F3A41">
            <w:pPr>
              <w:spacing w:line="480" w:lineRule="auto"/>
              <w:ind w:left="360"/>
              <w:rPr>
                <w:sz w:val="24"/>
                <w:szCs w:val="24"/>
              </w:rPr>
            </w:pPr>
          </w:p>
        </w:tc>
        <w:tc>
          <w:tcPr>
            <w:tcW w:w="1249" w:type="dxa"/>
          </w:tcPr>
          <w:p w14:paraId="2388A6DB" w14:textId="77777777" w:rsidR="000E240B" w:rsidRPr="00DB7E0B" w:rsidRDefault="000E240B" w:rsidP="008F3A41">
            <w:pPr>
              <w:spacing w:line="480" w:lineRule="auto"/>
              <w:ind w:left="360"/>
              <w:rPr>
                <w:sz w:val="24"/>
                <w:szCs w:val="24"/>
              </w:rPr>
            </w:pPr>
          </w:p>
        </w:tc>
        <w:tc>
          <w:tcPr>
            <w:tcW w:w="1249" w:type="dxa"/>
          </w:tcPr>
          <w:p w14:paraId="4C75E025" w14:textId="77777777" w:rsidR="000E240B" w:rsidRPr="00DB7E0B" w:rsidRDefault="000E240B" w:rsidP="008F3A41">
            <w:pPr>
              <w:spacing w:line="480" w:lineRule="auto"/>
              <w:ind w:left="360"/>
              <w:rPr>
                <w:sz w:val="24"/>
                <w:szCs w:val="24"/>
              </w:rPr>
            </w:pPr>
          </w:p>
        </w:tc>
        <w:tc>
          <w:tcPr>
            <w:tcW w:w="1249" w:type="dxa"/>
          </w:tcPr>
          <w:p w14:paraId="6124DB4F" w14:textId="77777777" w:rsidR="000E240B" w:rsidRPr="00DB7E0B" w:rsidRDefault="000E240B" w:rsidP="008F3A41">
            <w:pPr>
              <w:spacing w:line="480" w:lineRule="auto"/>
              <w:ind w:left="360"/>
              <w:rPr>
                <w:sz w:val="24"/>
                <w:szCs w:val="24"/>
              </w:rPr>
            </w:pPr>
          </w:p>
        </w:tc>
      </w:tr>
      <w:tr w:rsidR="000E240B" w:rsidRPr="00DB7E0B" w14:paraId="7AA01208" w14:textId="77777777" w:rsidTr="00887AFB">
        <w:tc>
          <w:tcPr>
            <w:tcW w:w="2891" w:type="dxa"/>
          </w:tcPr>
          <w:p w14:paraId="7EEF3642" w14:textId="77777777" w:rsidR="000E240B" w:rsidRPr="00DB7E0B" w:rsidRDefault="000E240B" w:rsidP="008F3A41">
            <w:pPr>
              <w:widowControl w:val="0"/>
              <w:tabs>
                <w:tab w:val="left" w:pos="176"/>
                <w:tab w:val="left" w:pos="396"/>
              </w:tabs>
              <w:autoSpaceDE w:val="0"/>
              <w:autoSpaceDN w:val="0"/>
              <w:spacing w:line="480" w:lineRule="auto"/>
              <w:ind w:left="360" w:right="516"/>
              <w:rPr>
                <w:sz w:val="24"/>
                <w:szCs w:val="24"/>
              </w:rPr>
            </w:pPr>
            <w:r w:rsidRPr="00DB7E0B">
              <w:rPr>
                <w:sz w:val="24"/>
                <w:szCs w:val="24"/>
              </w:rPr>
              <w:t>Binged</w:t>
            </w:r>
            <w:r w:rsidRPr="00DB7E0B">
              <w:rPr>
                <w:spacing w:val="-2"/>
                <w:sz w:val="24"/>
                <w:szCs w:val="24"/>
              </w:rPr>
              <w:t xml:space="preserve"> </w:t>
            </w:r>
            <w:r w:rsidRPr="00DB7E0B">
              <w:rPr>
                <w:sz w:val="24"/>
                <w:szCs w:val="24"/>
              </w:rPr>
              <w:t>(eaten</w:t>
            </w:r>
            <w:r w:rsidRPr="00DB7E0B">
              <w:rPr>
                <w:spacing w:val="-2"/>
                <w:sz w:val="24"/>
                <w:szCs w:val="24"/>
              </w:rPr>
              <w:t xml:space="preserve"> </w:t>
            </w:r>
            <w:r w:rsidRPr="00DB7E0B">
              <w:rPr>
                <w:sz w:val="24"/>
                <w:szCs w:val="24"/>
              </w:rPr>
              <w:t>a</w:t>
            </w:r>
            <w:r w:rsidRPr="00DB7E0B">
              <w:rPr>
                <w:spacing w:val="-2"/>
                <w:sz w:val="24"/>
                <w:szCs w:val="24"/>
              </w:rPr>
              <w:t xml:space="preserve"> </w:t>
            </w:r>
            <w:proofErr w:type="gramStart"/>
            <w:r w:rsidRPr="00DB7E0B">
              <w:rPr>
                <w:sz w:val="24"/>
                <w:szCs w:val="24"/>
              </w:rPr>
              <w:t>really</w:t>
            </w:r>
            <w:r w:rsidRPr="00DB7E0B">
              <w:rPr>
                <w:spacing w:val="-2"/>
                <w:sz w:val="24"/>
                <w:szCs w:val="24"/>
              </w:rPr>
              <w:t xml:space="preserve"> </w:t>
            </w:r>
            <w:r w:rsidRPr="00DB7E0B">
              <w:rPr>
                <w:sz w:val="24"/>
                <w:szCs w:val="24"/>
              </w:rPr>
              <w:t>big</w:t>
            </w:r>
            <w:proofErr w:type="gramEnd"/>
            <w:r w:rsidRPr="00DB7E0B">
              <w:rPr>
                <w:spacing w:val="-2"/>
                <w:sz w:val="24"/>
                <w:szCs w:val="24"/>
              </w:rPr>
              <w:t xml:space="preserve"> </w:t>
            </w:r>
            <w:r w:rsidRPr="00DB7E0B">
              <w:rPr>
                <w:sz w:val="24"/>
                <w:szCs w:val="24"/>
              </w:rPr>
              <w:t>amount</w:t>
            </w:r>
            <w:r w:rsidRPr="00DB7E0B">
              <w:rPr>
                <w:spacing w:val="-2"/>
                <w:sz w:val="24"/>
                <w:szCs w:val="24"/>
              </w:rPr>
              <w:t xml:space="preserve"> </w:t>
            </w:r>
            <w:r w:rsidRPr="00DB7E0B">
              <w:rPr>
                <w:sz w:val="24"/>
                <w:szCs w:val="24"/>
              </w:rPr>
              <w:t>of</w:t>
            </w:r>
            <w:r w:rsidRPr="00DB7E0B">
              <w:rPr>
                <w:spacing w:val="-4"/>
                <w:sz w:val="24"/>
                <w:szCs w:val="24"/>
              </w:rPr>
              <w:t xml:space="preserve"> </w:t>
            </w:r>
            <w:r w:rsidRPr="00DB7E0B">
              <w:rPr>
                <w:sz w:val="24"/>
                <w:szCs w:val="24"/>
              </w:rPr>
              <w:t xml:space="preserve">food </w:t>
            </w:r>
            <w:r w:rsidRPr="00DB7E0B">
              <w:rPr>
                <w:sz w:val="24"/>
                <w:szCs w:val="24"/>
                <w:u w:val="single"/>
              </w:rPr>
              <w:t>and</w:t>
            </w:r>
            <w:r w:rsidRPr="00DB7E0B">
              <w:rPr>
                <w:sz w:val="24"/>
                <w:szCs w:val="24"/>
              </w:rPr>
              <w:t xml:space="preserve"> felt that you had lost control over your eating)? (tick one)</w:t>
            </w:r>
          </w:p>
          <w:p w14:paraId="3A01719F" w14:textId="77777777" w:rsidR="000E240B" w:rsidRPr="00DB7E0B" w:rsidRDefault="000E240B" w:rsidP="008F3A41">
            <w:pPr>
              <w:spacing w:line="480" w:lineRule="auto"/>
              <w:rPr>
                <w:sz w:val="24"/>
                <w:szCs w:val="24"/>
              </w:rPr>
            </w:pPr>
          </w:p>
        </w:tc>
        <w:tc>
          <w:tcPr>
            <w:tcW w:w="854" w:type="dxa"/>
          </w:tcPr>
          <w:p w14:paraId="6470ACF6" w14:textId="77777777" w:rsidR="000E240B" w:rsidRPr="00DB7E0B" w:rsidRDefault="000E240B" w:rsidP="008F3A41">
            <w:pPr>
              <w:spacing w:line="480" w:lineRule="auto"/>
              <w:ind w:left="360"/>
              <w:rPr>
                <w:sz w:val="24"/>
                <w:szCs w:val="24"/>
              </w:rPr>
            </w:pPr>
          </w:p>
        </w:tc>
        <w:tc>
          <w:tcPr>
            <w:tcW w:w="1249" w:type="dxa"/>
          </w:tcPr>
          <w:p w14:paraId="51A84F27" w14:textId="77777777" w:rsidR="000E240B" w:rsidRPr="00DB7E0B" w:rsidRDefault="000E240B" w:rsidP="008F3A41">
            <w:pPr>
              <w:spacing w:line="480" w:lineRule="auto"/>
              <w:ind w:left="360"/>
              <w:rPr>
                <w:sz w:val="24"/>
                <w:szCs w:val="24"/>
              </w:rPr>
            </w:pPr>
          </w:p>
        </w:tc>
        <w:tc>
          <w:tcPr>
            <w:tcW w:w="1249" w:type="dxa"/>
          </w:tcPr>
          <w:p w14:paraId="40F179B0" w14:textId="77777777" w:rsidR="000E240B" w:rsidRPr="00DB7E0B" w:rsidRDefault="000E240B" w:rsidP="008F3A41">
            <w:pPr>
              <w:spacing w:line="480" w:lineRule="auto"/>
              <w:ind w:left="360"/>
              <w:rPr>
                <w:sz w:val="24"/>
                <w:szCs w:val="24"/>
              </w:rPr>
            </w:pPr>
          </w:p>
        </w:tc>
        <w:tc>
          <w:tcPr>
            <w:tcW w:w="1249" w:type="dxa"/>
          </w:tcPr>
          <w:p w14:paraId="0AD62BB5" w14:textId="77777777" w:rsidR="000E240B" w:rsidRPr="00DB7E0B" w:rsidRDefault="000E240B" w:rsidP="008F3A41">
            <w:pPr>
              <w:spacing w:line="480" w:lineRule="auto"/>
              <w:ind w:left="360"/>
              <w:rPr>
                <w:sz w:val="24"/>
                <w:szCs w:val="24"/>
              </w:rPr>
            </w:pPr>
          </w:p>
        </w:tc>
        <w:tc>
          <w:tcPr>
            <w:tcW w:w="1249" w:type="dxa"/>
          </w:tcPr>
          <w:p w14:paraId="55577F44" w14:textId="77777777" w:rsidR="000E240B" w:rsidRPr="00DB7E0B" w:rsidRDefault="000E240B" w:rsidP="008F3A41">
            <w:pPr>
              <w:spacing w:line="480" w:lineRule="auto"/>
              <w:ind w:left="360"/>
              <w:rPr>
                <w:sz w:val="24"/>
                <w:szCs w:val="24"/>
              </w:rPr>
            </w:pPr>
          </w:p>
        </w:tc>
        <w:tc>
          <w:tcPr>
            <w:tcW w:w="1249" w:type="dxa"/>
          </w:tcPr>
          <w:p w14:paraId="18BA3C9B" w14:textId="77777777" w:rsidR="000E240B" w:rsidRPr="00DB7E0B" w:rsidRDefault="000E240B" w:rsidP="008F3A41">
            <w:pPr>
              <w:spacing w:line="480" w:lineRule="auto"/>
              <w:ind w:left="360"/>
              <w:rPr>
                <w:sz w:val="24"/>
                <w:szCs w:val="24"/>
              </w:rPr>
            </w:pPr>
          </w:p>
        </w:tc>
        <w:tc>
          <w:tcPr>
            <w:tcW w:w="1249" w:type="dxa"/>
          </w:tcPr>
          <w:p w14:paraId="3BB3C52D" w14:textId="77777777" w:rsidR="000E240B" w:rsidRPr="00DB7E0B" w:rsidRDefault="000E240B" w:rsidP="008F3A41">
            <w:pPr>
              <w:spacing w:line="480" w:lineRule="auto"/>
              <w:ind w:left="360"/>
              <w:rPr>
                <w:sz w:val="24"/>
                <w:szCs w:val="24"/>
              </w:rPr>
            </w:pPr>
          </w:p>
        </w:tc>
      </w:tr>
      <w:tr w:rsidR="000E240B" w:rsidRPr="00DB7E0B" w14:paraId="68E7BCBA" w14:textId="77777777" w:rsidTr="00887AFB">
        <w:tc>
          <w:tcPr>
            <w:tcW w:w="2891" w:type="dxa"/>
          </w:tcPr>
          <w:p w14:paraId="69E0B012" w14:textId="77777777" w:rsidR="000E240B" w:rsidRPr="00DB7E0B" w:rsidRDefault="000E240B" w:rsidP="008F3A41">
            <w:pPr>
              <w:widowControl w:val="0"/>
              <w:tabs>
                <w:tab w:val="left" w:pos="416"/>
              </w:tabs>
              <w:autoSpaceDE w:val="0"/>
              <w:autoSpaceDN w:val="0"/>
              <w:spacing w:before="1" w:line="480" w:lineRule="auto"/>
              <w:ind w:left="360" w:right="192"/>
              <w:rPr>
                <w:sz w:val="24"/>
                <w:szCs w:val="24"/>
              </w:rPr>
            </w:pPr>
            <w:r w:rsidRPr="00DB7E0B">
              <w:rPr>
                <w:sz w:val="24"/>
                <w:szCs w:val="24"/>
              </w:rPr>
              <w:t>Eaten</w:t>
            </w:r>
            <w:r w:rsidRPr="00DB7E0B">
              <w:rPr>
                <w:spacing w:val="-3"/>
                <w:sz w:val="24"/>
                <w:szCs w:val="24"/>
              </w:rPr>
              <w:t xml:space="preserve"> </w:t>
            </w:r>
            <w:r w:rsidRPr="00DB7E0B">
              <w:rPr>
                <w:sz w:val="24"/>
                <w:szCs w:val="24"/>
              </w:rPr>
              <w:t>in</w:t>
            </w:r>
            <w:r w:rsidRPr="00DB7E0B">
              <w:rPr>
                <w:spacing w:val="-2"/>
                <w:sz w:val="24"/>
                <w:szCs w:val="24"/>
              </w:rPr>
              <w:t xml:space="preserve"> </w:t>
            </w:r>
            <w:r w:rsidRPr="00DB7E0B">
              <w:rPr>
                <w:sz w:val="24"/>
                <w:szCs w:val="24"/>
              </w:rPr>
              <w:t>secret?</w:t>
            </w:r>
            <w:r w:rsidRPr="00DB7E0B">
              <w:rPr>
                <w:spacing w:val="-3"/>
                <w:sz w:val="24"/>
                <w:szCs w:val="24"/>
              </w:rPr>
              <w:t xml:space="preserve"> </w:t>
            </w:r>
            <w:r w:rsidRPr="00DB7E0B">
              <w:rPr>
                <w:sz w:val="24"/>
                <w:szCs w:val="24"/>
              </w:rPr>
              <w:t xml:space="preserve">Do </w:t>
            </w:r>
            <w:r w:rsidRPr="00DB7E0B">
              <w:rPr>
                <w:sz w:val="24"/>
                <w:szCs w:val="24"/>
                <w:u w:val="single"/>
              </w:rPr>
              <w:t>not</w:t>
            </w:r>
            <w:r w:rsidRPr="00DB7E0B">
              <w:rPr>
                <w:spacing w:val="-4"/>
                <w:sz w:val="24"/>
                <w:szCs w:val="24"/>
              </w:rPr>
              <w:t xml:space="preserve"> </w:t>
            </w:r>
            <w:r w:rsidRPr="00DB7E0B">
              <w:rPr>
                <w:sz w:val="24"/>
                <w:szCs w:val="24"/>
              </w:rPr>
              <w:t>count</w:t>
            </w:r>
            <w:r w:rsidRPr="00DB7E0B">
              <w:rPr>
                <w:spacing w:val="-3"/>
                <w:sz w:val="24"/>
                <w:szCs w:val="24"/>
              </w:rPr>
              <w:t xml:space="preserve"> </w:t>
            </w:r>
            <w:r w:rsidRPr="00DB7E0B">
              <w:rPr>
                <w:sz w:val="24"/>
                <w:szCs w:val="24"/>
              </w:rPr>
              <w:t>binges.</w:t>
            </w:r>
            <w:r w:rsidRPr="00DB7E0B">
              <w:rPr>
                <w:spacing w:val="-3"/>
                <w:sz w:val="24"/>
                <w:szCs w:val="24"/>
              </w:rPr>
              <w:t xml:space="preserve"> </w:t>
            </w:r>
            <w:r w:rsidRPr="00DB7E0B">
              <w:rPr>
                <w:sz w:val="24"/>
                <w:szCs w:val="24"/>
              </w:rPr>
              <w:t xml:space="preserve">(tick </w:t>
            </w:r>
            <w:r w:rsidRPr="00DB7E0B">
              <w:rPr>
                <w:spacing w:val="-4"/>
                <w:sz w:val="24"/>
                <w:szCs w:val="24"/>
              </w:rPr>
              <w:t>one)</w:t>
            </w:r>
          </w:p>
          <w:p w14:paraId="6BCF836B" w14:textId="77777777" w:rsidR="000E240B" w:rsidRPr="00DB7E0B" w:rsidRDefault="000E240B" w:rsidP="008F3A41">
            <w:pPr>
              <w:spacing w:before="56" w:after="1" w:line="480" w:lineRule="auto"/>
              <w:rPr>
                <w:sz w:val="24"/>
                <w:szCs w:val="24"/>
              </w:rPr>
            </w:pPr>
          </w:p>
          <w:p w14:paraId="12F19AC2" w14:textId="77777777" w:rsidR="000E240B" w:rsidRPr="00DB7E0B" w:rsidRDefault="000E240B" w:rsidP="008F3A41">
            <w:pPr>
              <w:spacing w:line="480" w:lineRule="auto"/>
              <w:rPr>
                <w:sz w:val="24"/>
                <w:szCs w:val="24"/>
              </w:rPr>
            </w:pPr>
          </w:p>
        </w:tc>
        <w:tc>
          <w:tcPr>
            <w:tcW w:w="854" w:type="dxa"/>
          </w:tcPr>
          <w:p w14:paraId="59CAB3C1" w14:textId="77777777" w:rsidR="000E240B" w:rsidRPr="00DB7E0B" w:rsidRDefault="000E240B" w:rsidP="008F3A41">
            <w:pPr>
              <w:spacing w:line="480" w:lineRule="auto"/>
              <w:ind w:left="360"/>
              <w:rPr>
                <w:sz w:val="24"/>
                <w:szCs w:val="24"/>
              </w:rPr>
            </w:pPr>
          </w:p>
        </w:tc>
        <w:tc>
          <w:tcPr>
            <w:tcW w:w="1249" w:type="dxa"/>
          </w:tcPr>
          <w:p w14:paraId="505EE48E" w14:textId="77777777" w:rsidR="000E240B" w:rsidRPr="00DB7E0B" w:rsidRDefault="000E240B" w:rsidP="008F3A41">
            <w:pPr>
              <w:spacing w:line="480" w:lineRule="auto"/>
              <w:ind w:left="360"/>
              <w:rPr>
                <w:sz w:val="24"/>
                <w:szCs w:val="24"/>
              </w:rPr>
            </w:pPr>
          </w:p>
        </w:tc>
        <w:tc>
          <w:tcPr>
            <w:tcW w:w="1249" w:type="dxa"/>
          </w:tcPr>
          <w:p w14:paraId="6372F593" w14:textId="77777777" w:rsidR="000E240B" w:rsidRPr="00DB7E0B" w:rsidRDefault="000E240B" w:rsidP="008F3A41">
            <w:pPr>
              <w:spacing w:line="480" w:lineRule="auto"/>
              <w:ind w:left="360"/>
              <w:rPr>
                <w:sz w:val="24"/>
                <w:szCs w:val="24"/>
              </w:rPr>
            </w:pPr>
          </w:p>
        </w:tc>
        <w:tc>
          <w:tcPr>
            <w:tcW w:w="1249" w:type="dxa"/>
          </w:tcPr>
          <w:p w14:paraId="4C43E803" w14:textId="77777777" w:rsidR="000E240B" w:rsidRPr="00DB7E0B" w:rsidRDefault="000E240B" w:rsidP="008F3A41">
            <w:pPr>
              <w:spacing w:line="480" w:lineRule="auto"/>
              <w:ind w:left="360"/>
              <w:rPr>
                <w:sz w:val="24"/>
                <w:szCs w:val="24"/>
              </w:rPr>
            </w:pPr>
          </w:p>
        </w:tc>
        <w:tc>
          <w:tcPr>
            <w:tcW w:w="1249" w:type="dxa"/>
          </w:tcPr>
          <w:p w14:paraId="64288C3C" w14:textId="77777777" w:rsidR="000E240B" w:rsidRPr="00DB7E0B" w:rsidRDefault="000E240B" w:rsidP="008F3A41">
            <w:pPr>
              <w:spacing w:line="480" w:lineRule="auto"/>
              <w:ind w:left="360"/>
              <w:rPr>
                <w:sz w:val="24"/>
                <w:szCs w:val="24"/>
              </w:rPr>
            </w:pPr>
          </w:p>
        </w:tc>
        <w:tc>
          <w:tcPr>
            <w:tcW w:w="1249" w:type="dxa"/>
          </w:tcPr>
          <w:p w14:paraId="0298CF23" w14:textId="77777777" w:rsidR="000E240B" w:rsidRPr="00DB7E0B" w:rsidRDefault="000E240B" w:rsidP="008F3A41">
            <w:pPr>
              <w:spacing w:line="480" w:lineRule="auto"/>
              <w:ind w:left="360"/>
              <w:rPr>
                <w:sz w:val="24"/>
                <w:szCs w:val="24"/>
              </w:rPr>
            </w:pPr>
          </w:p>
        </w:tc>
        <w:tc>
          <w:tcPr>
            <w:tcW w:w="1249" w:type="dxa"/>
          </w:tcPr>
          <w:p w14:paraId="3B4F366D" w14:textId="77777777" w:rsidR="000E240B" w:rsidRPr="00DB7E0B" w:rsidRDefault="000E240B" w:rsidP="008F3A41">
            <w:pPr>
              <w:spacing w:line="480" w:lineRule="auto"/>
              <w:ind w:left="360"/>
              <w:rPr>
                <w:sz w:val="24"/>
                <w:szCs w:val="24"/>
              </w:rPr>
            </w:pPr>
          </w:p>
        </w:tc>
      </w:tr>
      <w:tr w:rsidR="000E240B" w:rsidRPr="00DB7E0B" w14:paraId="1979CE44" w14:textId="77777777" w:rsidTr="00887AFB">
        <w:tc>
          <w:tcPr>
            <w:tcW w:w="2891" w:type="dxa"/>
          </w:tcPr>
          <w:p w14:paraId="1D402734" w14:textId="77777777" w:rsidR="000E240B" w:rsidRPr="00DB7E0B" w:rsidRDefault="000E240B" w:rsidP="008F3A41">
            <w:pPr>
              <w:widowControl w:val="0"/>
              <w:tabs>
                <w:tab w:val="left" w:pos="176"/>
                <w:tab w:val="left" w:pos="516"/>
              </w:tabs>
              <w:autoSpaceDE w:val="0"/>
              <w:autoSpaceDN w:val="0"/>
              <w:spacing w:before="1" w:line="480" w:lineRule="auto"/>
              <w:ind w:left="360" w:right="427"/>
              <w:rPr>
                <w:sz w:val="24"/>
                <w:szCs w:val="24"/>
              </w:rPr>
            </w:pPr>
            <w:r w:rsidRPr="00DB7E0B">
              <w:rPr>
                <w:sz w:val="24"/>
                <w:szCs w:val="24"/>
              </w:rPr>
              <w:t>Wanted</w:t>
            </w:r>
            <w:r w:rsidRPr="00DB7E0B">
              <w:rPr>
                <w:spacing w:val="-2"/>
                <w:sz w:val="24"/>
                <w:szCs w:val="24"/>
              </w:rPr>
              <w:t xml:space="preserve"> </w:t>
            </w:r>
            <w:r w:rsidRPr="00DB7E0B">
              <w:rPr>
                <w:sz w:val="24"/>
                <w:szCs w:val="24"/>
              </w:rPr>
              <w:t>a</w:t>
            </w:r>
            <w:r w:rsidRPr="00DB7E0B">
              <w:rPr>
                <w:spacing w:val="-2"/>
                <w:sz w:val="24"/>
                <w:szCs w:val="24"/>
              </w:rPr>
              <w:t xml:space="preserve"> </w:t>
            </w:r>
            <w:r w:rsidRPr="00DB7E0B">
              <w:rPr>
                <w:sz w:val="24"/>
                <w:szCs w:val="24"/>
              </w:rPr>
              <w:t>completely</w:t>
            </w:r>
            <w:r w:rsidRPr="00DB7E0B">
              <w:rPr>
                <w:spacing w:val="-1"/>
                <w:sz w:val="24"/>
                <w:szCs w:val="24"/>
              </w:rPr>
              <w:t xml:space="preserve"> </w:t>
            </w:r>
            <w:r w:rsidRPr="00DB7E0B">
              <w:rPr>
                <w:sz w:val="24"/>
                <w:szCs w:val="24"/>
                <w:u w:val="single"/>
              </w:rPr>
              <w:t>flat</w:t>
            </w:r>
            <w:r w:rsidRPr="00DB7E0B">
              <w:rPr>
                <w:spacing w:val="-3"/>
                <w:sz w:val="24"/>
                <w:szCs w:val="24"/>
              </w:rPr>
              <w:t xml:space="preserve"> </w:t>
            </w:r>
            <w:r w:rsidRPr="00DB7E0B">
              <w:rPr>
                <w:sz w:val="24"/>
                <w:szCs w:val="24"/>
              </w:rPr>
              <w:t>stomach</w:t>
            </w:r>
            <w:r w:rsidRPr="00DB7E0B">
              <w:rPr>
                <w:spacing w:val="-2"/>
                <w:sz w:val="24"/>
                <w:szCs w:val="24"/>
              </w:rPr>
              <w:t xml:space="preserve"> </w:t>
            </w:r>
            <w:r w:rsidRPr="00DB7E0B">
              <w:rPr>
                <w:sz w:val="24"/>
                <w:szCs w:val="24"/>
              </w:rPr>
              <w:t>(as</w:t>
            </w:r>
            <w:r w:rsidRPr="00DB7E0B">
              <w:rPr>
                <w:spacing w:val="-2"/>
                <w:sz w:val="24"/>
                <w:szCs w:val="24"/>
              </w:rPr>
              <w:t xml:space="preserve"> </w:t>
            </w:r>
            <w:r w:rsidRPr="00DB7E0B">
              <w:rPr>
                <w:sz w:val="24"/>
                <w:szCs w:val="24"/>
              </w:rPr>
              <w:t>flat</w:t>
            </w:r>
            <w:r w:rsidRPr="00DB7E0B">
              <w:rPr>
                <w:spacing w:val="-2"/>
                <w:sz w:val="24"/>
                <w:szCs w:val="24"/>
              </w:rPr>
              <w:t xml:space="preserve"> </w:t>
            </w:r>
            <w:r w:rsidRPr="00DB7E0B">
              <w:rPr>
                <w:sz w:val="24"/>
                <w:szCs w:val="24"/>
              </w:rPr>
              <w:t>as</w:t>
            </w:r>
            <w:r w:rsidRPr="00DB7E0B">
              <w:rPr>
                <w:spacing w:val="-2"/>
                <w:sz w:val="24"/>
                <w:szCs w:val="24"/>
              </w:rPr>
              <w:t xml:space="preserve"> </w:t>
            </w:r>
            <w:r w:rsidRPr="00DB7E0B">
              <w:rPr>
                <w:sz w:val="24"/>
                <w:szCs w:val="24"/>
              </w:rPr>
              <w:t>a board)? (tick one)</w:t>
            </w:r>
          </w:p>
          <w:p w14:paraId="412CC47E" w14:textId="77777777" w:rsidR="000E240B" w:rsidRPr="00DB7E0B" w:rsidRDefault="000E240B" w:rsidP="008F3A41">
            <w:pPr>
              <w:spacing w:line="480" w:lineRule="auto"/>
              <w:rPr>
                <w:sz w:val="24"/>
                <w:szCs w:val="24"/>
              </w:rPr>
            </w:pPr>
          </w:p>
        </w:tc>
        <w:tc>
          <w:tcPr>
            <w:tcW w:w="854" w:type="dxa"/>
          </w:tcPr>
          <w:p w14:paraId="6D7ADE00" w14:textId="77777777" w:rsidR="000E240B" w:rsidRPr="00DB7E0B" w:rsidRDefault="000E240B" w:rsidP="008F3A41">
            <w:pPr>
              <w:spacing w:line="480" w:lineRule="auto"/>
              <w:ind w:left="360"/>
              <w:rPr>
                <w:sz w:val="24"/>
                <w:szCs w:val="24"/>
              </w:rPr>
            </w:pPr>
          </w:p>
        </w:tc>
        <w:tc>
          <w:tcPr>
            <w:tcW w:w="1249" w:type="dxa"/>
          </w:tcPr>
          <w:p w14:paraId="1DA3AA1A" w14:textId="77777777" w:rsidR="000E240B" w:rsidRPr="00DB7E0B" w:rsidRDefault="000E240B" w:rsidP="008F3A41">
            <w:pPr>
              <w:spacing w:line="480" w:lineRule="auto"/>
              <w:ind w:left="360"/>
              <w:rPr>
                <w:sz w:val="24"/>
                <w:szCs w:val="24"/>
              </w:rPr>
            </w:pPr>
          </w:p>
        </w:tc>
        <w:tc>
          <w:tcPr>
            <w:tcW w:w="1249" w:type="dxa"/>
          </w:tcPr>
          <w:p w14:paraId="2AC163EA" w14:textId="77777777" w:rsidR="000E240B" w:rsidRPr="00DB7E0B" w:rsidRDefault="000E240B" w:rsidP="008F3A41">
            <w:pPr>
              <w:spacing w:line="480" w:lineRule="auto"/>
              <w:ind w:left="360"/>
              <w:rPr>
                <w:sz w:val="24"/>
                <w:szCs w:val="24"/>
              </w:rPr>
            </w:pPr>
          </w:p>
        </w:tc>
        <w:tc>
          <w:tcPr>
            <w:tcW w:w="1249" w:type="dxa"/>
          </w:tcPr>
          <w:p w14:paraId="5822D1E3" w14:textId="77777777" w:rsidR="000E240B" w:rsidRPr="00DB7E0B" w:rsidRDefault="000E240B" w:rsidP="008F3A41">
            <w:pPr>
              <w:spacing w:line="480" w:lineRule="auto"/>
              <w:ind w:left="360"/>
              <w:rPr>
                <w:sz w:val="24"/>
                <w:szCs w:val="24"/>
              </w:rPr>
            </w:pPr>
          </w:p>
        </w:tc>
        <w:tc>
          <w:tcPr>
            <w:tcW w:w="1249" w:type="dxa"/>
          </w:tcPr>
          <w:p w14:paraId="4ADACF0D" w14:textId="77777777" w:rsidR="000E240B" w:rsidRPr="00DB7E0B" w:rsidRDefault="000E240B" w:rsidP="008F3A41">
            <w:pPr>
              <w:spacing w:line="480" w:lineRule="auto"/>
              <w:ind w:left="360"/>
              <w:rPr>
                <w:sz w:val="24"/>
                <w:szCs w:val="24"/>
              </w:rPr>
            </w:pPr>
          </w:p>
        </w:tc>
        <w:tc>
          <w:tcPr>
            <w:tcW w:w="1249" w:type="dxa"/>
          </w:tcPr>
          <w:p w14:paraId="4745FA8B" w14:textId="77777777" w:rsidR="000E240B" w:rsidRPr="00DB7E0B" w:rsidRDefault="000E240B" w:rsidP="008F3A41">
            <w:pPr>
              <w:spacing w:line="480" w:lineRule="auto"/>
              <w:ind w:left="360"/>
              <w:rPr>
                <w:sz w:val="24"/>
                <w:szCs w:val="24"/>
              </w:rPr>
            </w:pPr>
          </w:p>
        </w:tc>
        <w:tc>
          <w:tcPr>
            <w:tcW w:w="1249" w:type="dxa"/>
          </w:tcPr>
          <w:p w14:paraId="62A971A6" w14:textId="77777777" w:rsidR="000E240B" w:rsidRPr="00DB7E0B" w:rsidRDefault="000E240B" w:rsidP="008F3A41">
            <w:pPr>
              <w:spacing w:line="480" w:lineRule="auto"/>
              <w:ind w:left="360"/>
              <w:rPr>
                <w:sz w:val="24"/>
                <w:szCs w:val="24"/>
              </w:rPr>
            </w:pPr>
          </w:p>
        </w:tc>
      </w:tr>
      <w:tr w:rsidR="000E240B" w:rsidRPr="00DB7E0B" w14:paraId="23053008" w14:textId="77777777" w:rsidTr="00887AFB">
        <w:tc>
          <w:tcPr>
            <w:tcW w:w="2891" w:type="dxa"/>
          </w:tcPr>
          <w:p w14:paraId="70EABBD3" w14:textId="77777777" w:rsidR="000E240B" w:rsidRPr="00DB7E0B" w:rsidRDefault="000E240B" w:rsidP="008F3A41">
            <w:pPr>
              <w:widowControl w:val="0"/>
              <w:tabs>
                <w:tab w:val="left" w:pos="176"/>
                <w:tab w:val="left" w:pos="516"/>
              </w:tabs>
              <w:autoSpaceDE w:val="0"/>
              <w:autoSpaceDN w:val="0"/>
              <w:spacing w:before="80" w:line="480" w:lineRule="auto"/>
              <w:ind w:left="360" w:right="217"/>
              <w:rPr>
                <w:sz w:val="24"/>
                <w:szCs w:val="24"/>
              </w:rPr>
            </w:pPr>
            <w:r w:rsidRPr="00DB7E0B">
              <w:rPr>
                <w:sz w:val="24"/>
                <w:szCs w:val="24"/>
                <w:u w:val="single"/>
              </w:rPr>
              <w:t>Wanted</w:t>
            </w:r>
            <w:r w:rsidRPr="00DB7E0B">
              <w:rPr>
                <w:spacing w:val="-1"/>
                <w:sz w:val="24"/>
                <w:szCs w:val="24"/>
              </w:rPr>
              <w:t xml:space="preserve"> </w:t>
            </w:r>
            <w:r w:rsidRPr="00DB7E0B">
              <w:rPr>
                <w:sz w:val="24"/>
                <w:szCs w:val="24"/>
              </w:rPr>
              <w:t>your</w:t>
            </w:r>
            <w:r w:rsidRPr="00DB7E0B">
              <w:rPr>
                <w:spacing w:val="-3"/>
                <w:sz w:val="24"/>
                <w:szCs w:val="24"/>
              </w:rPr>
              <w:t xml:space="preserve"> </w:t>
            </w:r>
            <w:r w:rsidRPr="00DB7E0B">
              <w:rPr>
                <w:sz w:val="24"/>
                <w:szCs w:val="24"/>
              </w:rPr>
              <w:t>stomach</w:t>
            </w:r>
            <w:r w:rsidRPr="00DB7E0B">
              <w:rPr>
                <w:spacing w:val="-2"/>
                <w:sz w:val="24"/>
                <w:szCs w:val="24"/>
              </w:rPr>
              <w:t xml:space="preserve"> </w:t>
            </w:r>
            <w:r w:rsidRPr="00DB7E0B">
              <w:rPr>
                <w:sz w:val="24"/>
                <w:szCs w:val="24"/>
              </w:rPr>
              <w:t>to</w:t>
            </w:r>
            <w:r w:rsidRPr="00DB7E0B">
              <w:rPr>
                <w:spacing w:val="-3"/>
                <w:sz w:val="24"/>
                <w:szCs w:val="24"/>
              </w:rPr>
              <w:t xml:space="preserve"> </w:t>
            </w:r>
            <w:r w:rsidRPr="00DB7E0B">
              <w:rPr>
                <w:sz w:val="24"/>
                <w:szCs w:val="24"/>
                <w:u w:val="single"/>
              </w:rPr>
              <w:t>be</w:t>
            </w:r>
            <w:r w:rsidRPr="00DB7E0B">
              <w:rPr>
                <w:spacing w:val="-3"/>
                <w:sz w:val="24"/>
                <w:szCs w:val="24"/>
                <w:u w:val="single"/>
              </w:rPr>
              <w:t xml:space="preserve"> </w:t>
            </w:r>
            <w:r w:rsidRPr="00DB7E0B">
              <w:rPr>
                <w:sz w:val="24"/>
                <w:szCs w:val="24"/>
                <w:u w:val="single"/>
              </w:rPr>
              <w:t>empty</w:t>
            </w:r>
            <w:r w:rsidRPr="00DB7E0B">
              <w:rPr>
                <w:spacing w:val="-2"/>
                <w:sz w:val="24"/>
                <w:szCs w:val="24"/>
              </w:rPr>
              <w:t xml:space="preserve"> </w:t>
            </w:r>
            <w:r w:rsidRPr="00DB7E0B">
              <w:rPr>
                <w:sz w:val="24"/>
                <w:szCs w:val="24"/>
              </w:rPr>
              <w:t>–</w:t>
            </w:r>
            <w:r w:rsidRPr="00DB7E0B">
              <w:rPr>
                <w:spacing w:val="-2"/>
                <w:sz w:val="24"/>
                <w:szCs w:val="24"/>
              </w:rPr>
              <w:t xml:space="preserve"> </w:t>
            </w:r>
            <w:r w:rsidRPr="00DB7E0B">
              <w:rPr>
                <w:sz w:val="24"/>
                <w:szCs w:val="24"/>
              </w:rPr>
              <w:t>to</w:t>
            </w:r>
            <w:r w:rsidRPr="00DB7E0B">
              <w:rPr>
                <w:spacing w:val="-2"/>
                <w:sz w:val="24"/>
                <w:szCs w:val="24"/>
              </w:rPr>
              <w:t xml:space="preserve"> </w:t>
            </w:r>
            <w:r w:rsidRPr="00DB7E0B">
              <w:rPr>
                <w:sz w:val="24"/>
                <w:szCs w:val="24"/>
              </w:rPr>
              <w:t>not</w:t>
            </w:r>
            <w:r w:rsidRPr="00DB7E0B">
              <w:rPr>
                <w:spacing w:val="-2"/>
                <w:sz w:val="24"/>
                <w:szCs w:val="24"/>
              </w:rPr>
              <w:t xml:space="preserve"> </w:t>
            </w:r>
            <w:r w:rsidRPr="00DB7E0B">
              <w:rPr>
                <w:sz w:val="24"/>
                <w:szCs w:val="24"/>
              </w:rPr>
              <w:t>have any food in it at all? (</w:t>
            </w:r>
            <w:proofErr w:type="gramStart"/>
            <w:r w:rsidRPr="00DB7E0B">
              <w:rPr>
                <w:sz w:val="24"/>
                <w:szCs w:val="24"/>
              </w:rPr>
              <w:t>tick  one</w:t>
            </w:r>
            <w:proofErr w:type="gramEnd"/>
            <w:r w:rsidRPr="00DB7E0B">
              <w:rPr>
                <w:sz w:val="24"/>
                <w:szCs w:val="24"/>
              </w:rPr>
              <w:t>)</w:t>
            </w:r>
          </w:p>
          <w:p w14:paraId="78348589" w14:textId="77777777" w:rsidR="000E240B" w:rsidRPr="00DB7E0B" w:rsidRDefault="000E240B" w:rsidP="008F3A41">
            <w:pPr>
              <w:spacing w:line="480" w:lineRule="auto"/>
              <w:rPr>
                <w:sz w:val="24"/>
                <w:szCs w:val="24"/>
              </w:rPr>
            </w:pPr>
          </w:p>
        </w:tc>
        <w:tc>
          <w:tcPr>
            <w:tcW w:w="854" w:type="dxa"/>
          </w:tcPr>
          <w:p w14:paraId="11F3CA97" w14:textId="77777777" w:rsidR="000E240B" w:rsidRPr="00DB7E0B" w:rsidRDefault="000E240B" w:rsidP="008F3A41">
            <w:pPr>
              <w:spacing w:line="480" w:lineRule="auto"/>
              <w:ind w:left="360"/>
              <w:rPr>
                <w:sz w:val="24"/>
                <w:szCs w:val="24"/>
              </w:rPr>
            </w:pPr>
          </w:p>
        </w:tc>
        <w:tc>
          <w:tcPr>
            <w:tcW w:w="1249" w:type="dxa"/>
          </w:tcPr>
          <w:p w14:paraId="50AFB309" w14:textId="77777777" w:rsidR="000E240B" w:rsidRPr="00DB7E0B" w:rsidRDefault="000E240B" w:rsidP="008F3A41">
            <w:pPr>
              <w:spacing w:line="480" w:lineRule="auto"/>
              <w:ind w:left="360"/>
              <w:rPr>
                <w:sz w:val="24"/>
                <w:szCs w:val="24"/>
              </w:rPr>
            </w:pPr>
          </w:p>
        </w:tc>
        <w:tc>
          <w:tcPr>
            <w:tcW w:w="1249" w:type="dxa"/>
          </w:tcPr>
          <w:p w14:paraId="7F74323D" w14:textId="77777777" w:rsidR="000E240B" w:rsidRPr="00DB7E0B" w:rsidRDefault="000E240B" w:rsidP="008F3A41">
            <w:pPr>
              <w:spacing w:line="480" w:lineRule="auto"/>
              <w:ind w:left="360"/>
              <w:rPr>
                <w:sz w:val="24"/>
                <w:szCs w:val="24"/>
              </w:rPr>
            </w:pPr>
          </w:p>
        </w:tc>
        <w:tc>
          <w:tcPr>
            <w:tcW w:w="1249" w:type="dxa"/>
          </w:tcPr>
          <w:p w14:paraId="27B8436D" w14:textId="77777777" w:rsidR="000E240B" w:rsidRPr="00DB7E0B" w:rsidRDefault="000E240B" w:rsidP="008F3A41">
            <w:pPr>
              <w:spacing w:line="480" w:lineRule="auto"/>
              <w:ind w:left="360"/>
              <w:rPr>
                <w:sz w:val="24"/>
                <w:szCs w:val="24"/>
              </w:rPr>
            </w:pPr>
          </w:p>
        </w:tc>
        <w:tc>
          <w:tcPr>
            <w:tcW w:w="1249" w:type="dxa"/>
          </w:tcPr>
          <w:p w14:paraId="62FF6A69" w14:textId="77777777" w:rsidR="000E240B" w:rsidRPr="00DB7E0B" w:rsidRDefault="000E240B" w:rsidP="008F3A41">
            <w:pPr>
              <w:spacing w:line="480" w:lineRule="auto"/>
              <w:ind w:left="360"/>
              <w:rPr>
                <w:sz w:val="24"/>
                <w:szCs w:val="24"/>
              </w:rPr>
            </w:pPr>
          </w:p>
        </w:tc>
        <w:tc>
          <w:tcPr>
            <w:tcW w:w="1249" w:type="dxa"/>
          </w:tcPr>
          <w:p w14:paraId="7BA238B9" w14:textId="77777777" w:rsidR="000E240B" w:rsidRPr="00DB7E0B" w:rsidRDefault="000E240B" w:rsidP="008F3A41">
            <w:pPr>
              <w:spacing w:line="480" w:lineRule="auto"/>
              <w:ind w:left="360"/>
              <w:rPr>
                <w:sz w:val="24"/>
                <w:szCs w:val="24"/>
              </w:rPr>
            </w:pPr>
          </w:p>
        </w:tc>
        <w:tc>
          <w:tcPr>
            <w:tcW w:w="1249" w:type="dxa"/>
          </w:tcPr>
          <w:p w14:paraId="196717B5" w14:textId="77777777" w:rsidR="000E240B" w:rsidRPr="00DB7E0B" w:rsidRDefault="000E240B" w:rsidP="008F3A41">
            <w:pPr>
              <w:spacing w:line="480" w:lineRule="auto"/>
              <w:ind w:left="360"/>
              <w:rPr>
                <w:sz w:val="24"/>
                <w:szCs w:val="24"/>
              </w:rPr>
            </w:pPr>
          </w:p>
        </w:tc>
      </w:tr>
      <w:tr w:rsidR="000E240B" w:rsidRPr="00DB7E0B" w14:paraId="037D1AF9" w14:textId="77777777" w:rsidTr="00887AFB">
        <w:tc>
          <w:tcPr>
            <w:tcW w:w="2891" w:type="dxa"/>
          </w:tcPr>
          <w:p w14:paraId="19105C01" w14:textId="77777777" w:rsidR="000E240B" w:rsidRPr="00DB7E0B" w:rsidRDefault="000E240B" w:rsidP="008F3A41">
            <w:pPr>
              <w:spacing w:line="480" w:lineRule="auto"/>
              <w:ind w:left="360"/>
              <w:rPr>
                <w:sz w:val="24"/>
                <w:szCs w:val="24"/>
              </w:rPr>
            </w:pPr>
            <w:r w:rsidRPr="00DB7E0B">
              <w:rPr>
                <w:sz w:val="24"/>
                <w:szCs w:val="24"/>
              </w:rPr>
              <w:t>Thinking</w:t>
            </w:r>
            <w:r w:rsidRPr="00DB7E0B">
              <w:rPr>
                <w:spacing w:val="-2"/>
                <w:sz w:val="24"/>
                <w:szCs w:val="24"/>
              </w:rPr>
              <w:t xml:space="preserve"> </w:t>
            </w:r>
            <w:r w:rsidRPr="00DB7E0B">
              <w:rPr>
                <w:sz w:val="24"/>
                <w:szCs w:val="24"/>
              </w:rPr>
              <w:t>about</w:t>
            </w:r>
            <w:r w:rsidRPr="00DB7E0B">
              <w:rPr>
                <w:spacing w:val="-2"/>
                <w:sz w:val="24"/>
                <w:szCs w:val="24"/>
              </w:rPr>
              <w:t xml:space="preserve"> </w:t>
            </w:r>
            <w:r w:rsidRPr="00DB7E0B">
              <w:rPr>
                <w:sz w:val="24"/>
                <w:szCs w:val="24"/>
              </w:rPr>
              <w:t>your</w:t>
            </w:r>
            <w:r w:rsidRPr="00DB7E0B">
              <w:rPr>
                <w:spacing w:val="-2"/>
                <w:sz w:val="24"/>
                <w:szCs w:val="24"/>
              </w:rPr>
              <w:t xml:space="preserve"> </w:t>
            </w:r>
            <w:r w:rsidRPr="00DB7E0B">
              <w:rPr>
                <w:sz w:val="24"/>
                <w:szCs w:val="24"/>
                <w:u w:val="single"/>
              </w:rPr>
              <w:t>shape</w:t>
            </w:r>
            <w:r w:rsidRPr="00DB7E0B">
              <w:rPr>
                <w:spacing w:val="-3"/>
                <w:sz w:val="24"/>
                <w:szCs w:val="24"/>
                <w:u w:val="single"/>
              </w:rPr>
              <w:t xml:space="preserve"> </w:t>
            </w:r>
            <w:r w:rsidRPr="00DB7E0B">
              <w:rPr>
                <w:sz w:val="24"/>
                <w:szCs w:val="24"/>
                <w:u w:val="single"/>
              </w:rPr>
              <w:t>or</w:t>
            </w:r>
            <w:r w:rsidRPr="00DB7E0B">
              <w:rPr>
                <w:spacing w:val="-3"/>
                <w:sz w:val="24"/>
                <w:szCs w:val="24"/>
                <w:u w:val="single"/>
              </w:rPr>
              <w:t xml:space="preserve"> </w:t>
            </w:r>
            <w:r w:rsidRPr="00DB7E0B">
              <w:rPr>
                <w:sz w:val="24"/>
                <w:szCs w:val="24"/>
                <w:u w:val="single"/>
              </w:rPr>
              <w:t>weight</w:t>
            </w:r>
            <w:r w:rsidRPr="00DB7E0B">
              <w:rPr>
                <w:spacing w:val="-2"/>
                <w:sz w:val="24"/>
                <w:szCs w:val="24"/>
              </w:rPr>
              <w:t xml:space="preserve"> </w:t>
            </w:r>
            <w:r w:rsidRPr="00DB7E0B">
              <w:rPr>
                <w:sz w:val="24"/>
                <w:szCs w:val="24"/>
              </w:rPr>
              <w:t>made</w:t>
            </w:r>
            <w:r w:rsidRPr="00DB7E0B">
              <w:rPr>
                <w:spacing w:val="-3"/>
                <w:sz w:val="24"/>
                <w:szCs w:val="24"/>
              </w:rPr>
              <w:t xml:space="preserve"> </w:t>
            </w:r>
            <w:r w:rsidRPr="00DB7E0B">
              <w:rPr>
                <w:sz w:val="24"/>
                <w:szCs w:val="24"/>
              </w:rPr>
              <w:t>it</w:t>
            </w:r>
            <w:r w:rsidRPr="00DB7E0B">
              <w:rPr>
                <w:spacing w:val="-2"/>
                <w:sz w:val="24"/>
                <w:szCs w:val="24"/>
              </w:rPr>
              <w:t xml:space="preserve"> </w:t>
            </w:r>
            <w:r w:rsidRPr="00DB7E0B">
              <w:rPr>
                <w:sz w:val="24"/>
                <w:szCs w:val="24"/>
              </w:rPr>
              <w:t>hard</w:t>
            </w:r>
            <w:r w:rsidRPr="00DB7E0B">
              <w:rPr>
                <w:spacing w:val="-2"/>
                <w:sz w:val="24"/>
                <w:szCs w:val="24"/>
              </w:rPr>
              <w:t xml:space="preserve"> </w:t>
            </w:r>
            <w:r w:rsidRPr="00DB7E0B">
              <w:rPr>
                <w:sz w:val="24"/>
                <w:szCs w:val="24"/>
              </w:rPr>
              <w:t>for you to pay attention to things you are interested in (for example, watching TV, reading, or playing on the computer)? (tick one)</w:t>
            </w:r>
          </w:p>
        </w:tc>
        <w:tc>
          <w:tcPr>
            <w:tcW w:w="854" w:type="dxa"/>
          </w:tcPr>
          <w:p w14:paraId="23A65593" w14:textId="77777777" w:rsidR="000E240B" w:rsidRPr="00DB7E0B" w:rsidRDefault="000E240B" w:rsidP="008F3A41">
            <w:pPr>
              <w:spacing w:line="480" w:lineRule="auto"/>
              <w:ind w:left="360"/>
              <w:rPr>
                <w:sz w:val="24"/>
                <w:szCs w:val="24"/>
              </w:rPr>
            </w:pPr>
          </w:p>
        </w:tc>
        <w:tc>
          <w:tcPr>
            <w:tcW w:w="1249" w:type="dxa"/>
          </w:tcPr>
          <w:p w14:paraId="3F2DBF9F" w14:textId="77777777" w:rsidR="000E240B" w:rsidRPr="00DB7E0B" w:rsidRDefault="000E240B" w:rsidP="008F3A41">
            <w:pPr>
              <w:spacing w:line="480" w:lineRule="auto"/>
              <w:ind w:left="360"/>
              <w:rPr>
                <w:sz w:val="24"/>
                <w:szCs w:val="24"/>
              </w:rPr>
            </w:pPr>
          </w:p>
        </w:tc>
        <w:tc>
          <w:tcPr>
            <w:tcW w:w="1249" w:type="dxa"/>
          </w:tcPr>
          <w:p w14:paraId="591CFAB8" w14:textId="77777777" w:rsidR="000E240B" w:rsidRPr="00DB7E0B" w:rsidRDefault="000E240B" w:rsidP="008F3A41">
            <w:pPr>
              <w:spacing w:line="480" w:lineRule="auto"/>
              <w:ind w:left="360"/>
              <w:rPr>
                <w:sz w:val="24"/>
                <w:szCs w:val="24"/>
              </w:rPr>
            </w:pPr>
          </w:p>
        </w:tc>
        <w:tc>
          <w:tcPr>
            <w:tcW w:w="1249" w:type="dxa"/>
          </w:tcPr>
          <w:p w14:paraId="47CB5B61" w14:textId="77777777" w:rsidR="000E240B" w:rsidRPr="00DB7E0B" w:rsidRDefault="000E240B" w:rsidP="008F3A41">
            <w:pPr>
              <w:spacing w:line="480" w:lineRule="auto"/>
              <w:ind w:left="360"/>
              <w:rPr>
                <w:sz w:val="24"/>
                <w:szCs w:val="24"/>
              </w:rPr>
            </w:pPr>
          </w:p>
        </w:tc>
        <w:tc>
          <w:tcPr>
            <w:tcW w:w="1249" w:type="dxa"/>
          </w:tcPr>
          <w:p w14:paraId="5F7D7FB6" w14:textId="77777777" w:rsidR="000E240B" w:rsidRPr="00DB7E0B" w:rsidRDefault="000E240B" w:rsidP="008F3A41">
            <w:pPr>
              <w:spacing w:line="480" w:lineRule="auto"/>
              <w:ind w:left="360"/>
              <w:rPr>
                <w:sz w:val="24"/>
                <w:szCs w:val="24"/>
              </w:rPr>
            </w:pPr>
          </w:p>
        </w:tc>
        <w:tc>
          <w:tcPr>
            <w:tcW w:w="1249" w:type="dxa"/>
          </w:tcPr>
          <w:p w14:paraId="6C996366" w14:textId="77777777" w:rsidR="000E240B" w:rsidRPr="00DB7E0B" w:rsidRDefault="000E240B" w:rsidP="008F3A41">
            <w:pPr>
              <w:spacing w:line="480" w:lineRule="auto"/>
              <w:ind w:left="360"/>
              <w:rPr>
                <w:sz w:val="24"/>
                <w:szCs w:val="24"/>
              </w:rPr>
            </w:pPr>
          </w:p>
        </w:tc>
        <w:tc>
          <w:tcPr>
            <w:tcW w:w="1249" w:type="dxa"/>
          </w:tcPr>
          <w:p w14:paraId="53872AAD" w14:textId="77777777" w:rsidR="000E240B" w:rsidRPr="00DB7E0B" w:rsidRDefault="000E240B" w:rsidP="008F3A41">
            <w:pPr>
              <w:spacing w:line="480" w:lineRule="auto"/>
              <w:ind w:left="360"/>
              <w:rPr>
                <w:sz w:val="24"/>
                <w:szCs w:val="24"/>
              </w:rPr>
            </w:pPr>
          </w:p>
        </w:tc>
      </w:tr>
      <w:tr w:rsidR="000E240B" w:rsidRPr="00DB7E0B" w14:paraId="3D956BDF" w14:textId="77777777" w:rsidTr="00887AFB">
        <w:tc>
          <w:tcPr>
            <w:tcW w:w="2891" w:type="dxa"/>
          </w:tcPr>
          <w:p w14:paraId="71807A0D" w14:textId="77777777" w:rsidR="000E240B" w:rsidRPr="00DB7E0B" w:rsidRDefault="000E240B" w:rsidP="008F3A41">
            <w:pPr>
              <w:widowControl w:val="0"/>
              <w:tabs>
                <w:tab w:val="left" w:pos="176"/>
                <w:tab w:val="left" w:pos="516"/>
              </w:tabs>
              <w:autoSpaceDE w:val="0"/>
              <w:autoSpaceDN w:val="0"/>
              <w:spacing w:line="480" w:lineRule="auto"/>
              <w:ind w:left="360" w:right="221"/>
              <w:rPr>
                <w:sz w:val="24"/>
                <w:szCs w:val="24"/>
              </w:rPr>
            </w:pPr>
            <w:r w:rsidRPr="00DB7E0B">
              <w:rPr>
                <w:sz w:val="24"/>
                <w:szCs w:val="24"/>
              </w:rPr>
              <w:t>Been</w:t>
            </w:r>
            <w:r w:rsidRPr="00DB7E0B">
              <w:rPr>
                <w:spacing w:val="-2"/>
                <w:sz w:val="24"/>
                <w:szCs w:val="24"/>
              </w:rPr>
              <w:t xml:space="preserve"> </w:t>
            </w:r>
            <w:r w:rsidRPr="00DB7E0B">
              <w:rPr>
                <w:sz w:val="24"/>
                <w:szCs w:val="24"/>
                <w:u w:val="single"/>
              </w:rPr>
              <w:t>scared</w:t>
            </w:r>
            <w:r w:rsidRPr="00DB7E0B">
              <w:rPr>
                <w:spacing w:val="-2"/>
                <w:sz w:val="24"/>
                <w:szCs w:val="24"/>
              </w:rPr>
              <w:t xml:space="preserve"> </w:t>
            </w:r>
            <w:r w:rsidRPr="00DB7E0B">
              <w:rPr>
                <w:sz w:val="24"/>
                <w:szCs w:val="24"/>
              </w:rPr>
              <w:t>that</w:t>
            </w:r>
            <w:r w:rsidRPr="00DB7E0B">
              <w:rPr>
                <w:spacing w:val="-3"/>
                <w:sz w:val="24"/>
                <w:szCs w:val="24"/>
              </w:rPr>
              <w:t xml:space="preserve"> </w:t>
            </w:r>
            <w:r w:rsidRPr="00DB7E0B">
              <w:rPr>
                <w:sz w:val="24"/>
                <w:szCs w:val="24"/>
              </w:rPr>
              <w:t>you</w:t>
            </w:r>
            <w:r w:rsidRPr="00DB7E0B">
              <w:rPr>
                <w:spacing w:val="-3"/>
                <w:sz w:val="24"/>
                <w:szCs w:val="24"/>
              </w:rPr>
              <w:t xml:space="preserve"> </w:t>
            </w:r>
            <w:r w:rsidRPr="00DB7E0B">
              <w:rPr>
                <w:sz w:val="24"/>
                <w:szCs w:val="24"/>
              </w:rPr>
              <w:t>might</w:t>
            </w:r>
            <w:r w:rsidRPr="00DB7E0B">
              <w:rPr>
                <w:spacing w:val="-3"/>
                <w:sz w:val="24"/>
                <w:szCs w:val="24"/>
              </w:rPr>
              <w:t xml:space="preserve"> </w:t>
            </w:r>
            <w:r w:rsidRPr="00DB7E0B">
              <w:rPr>
                <w:sz w:val="24"/>
                <w:szCs w:val="24"/>
              </w:rPr>
              <w:t>gain</w:t>
            </w:r>
            <w:r w:rsidRPr="00DB7E0B">
              <w:rPr>
                <w:spacing w:val="-3"/>
                <w:sz w:val="24"/>
                <w:szCs w:val="24"/>
              </w:rPr>
              <w:t xml:space="preserve"> </w:t>
            </w:r>
            <w:r w:rsidRPr="00DB7E0B">
              <w:rPr>
                <w:sz w:val="24"/>
                <w:szCs w:val="24"/>
              </w:rPr>
              <w:t>weight?</w:t>
            </w:r>
            <w:r w:rsidRPr="00DB7E0B">
              <w:rPr>
                <w:spacing w:val="-3"/>
                <w:sz w:val="24"/>
                <w:szCs w:val="24"/>
              </w:rPr>
              <w:t xml:space="preserve"> </w:t>
            </w:r>
            <w:r w:rsidRPr="00DB7E0B">
              <w:rPr>
                <w:sz w:val="24"/>
                <w:szCs w:val="24"/>
              </w:rPr>
              <w:t xml:space="preserve">(tick </w:t>
            </w:r>
            <w:r w:rsidRPr="00DB7E0B">
              <w:rPr>
                <w:spacing w:val="-4"/>
                <w:sz w:val="24"/>
                <w:szCs w:val="24"/>
              </w:rPr>
              <w:t>one)</w:t>
            </w:r>
          </w:p>
          <w:p w14:paraId="68D73C62" w14:textId="77777777" w:rsidR="000E240B" w:rsidRPr="00DB7E0B" w:rsidRDefault="000E240B" w:rsidP="008F3A41">
            <w:pPr>
              <w:spacing w:before="56" w:after="1" w:line="480" w:lineRule="auto"/>
              <w:rPr>
                <w:sz w:val="24"/>
                <w:szCs w:val="24"/>
              </w:rPr>
            </w:pPr>
          </w:p>
          <w:p w14:paraId="24345897" w14:textId="77777777" w:rsidR="000E240B" w:rsidRPr="00DB7E0B" w:rsidRDefault="000E240B" w:rsidP="008F3A41">
            <w:pPr>
              <w:spacing w:line="480" w:lineRule="auto"/>
              <w:rPr>
                <w:sz w:val="24"/>
                <w:szCs w:val="24"/>
              </w:rPr>
            </w:pPr>
          </w:p>
        </w:tc>
        <w:tc>
          <w:tcPr>
            <w:tcW w:w="854" w:type="dxa"/>
          </w:tcPr>
          <w:p w14:paraId="07375C4B" w14:textId="77777777" w:rsidR="000E240B" w:rsidRPr="00DB7E0B" w:rsidRDefault="000E240B" w:rsidP="008F3A41">
            <w:pPr>
              <w:spacing w:line="480" w:lineRule="auto"/>
              <w:ind w:left="360"/>
              <w:rPr>
                <w:sz w:val="24"/>
                <w:szCs w:val="24"/>
              </w:rPr>
            </w:pPr>
          </w:p>
        </w:tc>
        <w:tc>
          <w:tcPr>
            <w:tcW w:w="1249" w:type="dxa"/>
          </w:tcPr>
          <w:p w14:paraId="71DC6F00" w14:textId="77777777" w:rsidR="000E240B" w:rsidRPr="00DB7E0B" w:rsidRDefault="000E240B" w:rsidP="008F3A41">
            <w:pPr>
              <w:spacing w:line="480" w:lineRule="auto"/>
              <w:ind w:left="360"/>
              <w:rPr>
                <w:sz w:val="24"/>
                <w:szCs w:val="24"/>
              </w:rPr>
            </w:pPr>
          </w:p>
        </w:tc>
        <w:tc>
          <w:tcPr>
            <w:tcW w:w="1249" w:type="dxa"/>
          </w:tcPr>
          <w:p w14:paraId="309B5753" w14:textId="77777777" w:rsidR="000E240B" w:rsidRPr="00DB7E0B" w:rsidRDefault="000E240B" w:rsidP="008F3A41">
            <w:pPr>
              <w:spacing w:line="480" w:lineRule="auto"/>
              <w:ind w:left="360"/>
              <w:rPr>
                <w:sz w:val="24"/>
                <w:szCs w:val="24"/>
              </w:rPr>
            </w:pPr>
          </w:p>
        </w:tc>
        <w:tc>
          <w:tcPr>
            <w:tcW w:w="1249" w:type="dxa"/>
          </w:tcPr>
          <w:p w14:paraId="5271DC73" w14:textId="77777777" w:rsidR="000E240B" w:rsidRPr="00DB7E0B" w:rsidRDefault="000E240B" w:rsidP="008F3A41">
            <w:pPr>
              <w:spacing w:line="480" w:lineRule="auto"/>
              <w:ind w:left="360"/>
              <w:rPr>
                <w:sz w:val="24"/>
                <w:szCs w:val="24"/>
              </w:rPr>
            </w:pPr>
          </w:p>
        </w:tc>
        <w:tc>
          <w:tcPr>
            <w:tcW w:w="1249" w:type="dxa"/>
          </w:tcPr>
          <w:p w14:paraId="752304AF" w14:textId="77777777" w:rsidR="000E240B" w:rsidRPr="00DB7E0B" w:rsidRDefault="000E240B" w:rsidP="008F3A41">
            <w:pPr>
              <w:spacing w:line="480" w:lineRule="auto"/>
              <w:ind w:left="360"/>
              <w:rPr>
                <w:sz w:val="24"/>
                <w:szCs w:val="24"/>
              </w:rPr>
            </w:pPr>
          </w:p>
        </w:tc>
        <w:tc>
          <w:tcPr>
            <w:tcW w:w="1249" w:type="dxa"/>
          </w:tcPr>
          <w:p w14:paraId="5B77B6C4" w14:textId="77777777" w:rsidR="000E240B" w:rsidRPr="00DB7E0B" w:rsidRDefault="000E240B" w:rsidP="008F3A41">
            <w:pPr>
              <w:spacing w:line="480" w:lineRule="auto"/>
              <w:ind w:left="360"/>
              <w:rPr>
                <w:sz w:val="24"/>
                <w:szCs w:val="24"/>
              </w:rPr>
            </w:pPr>
          </w:p>
        </w:tc>
        <w:tc>
          <w:tcPr>
            <w:tcW w:w="1249" w:type="dxa"/>
          </w:tcPr>
          <w:p w14:paraId="1AAB6D86" w14:textId="77777777" w:rsidR="000E240B" w:rsidRPr="00DB7E0B" w:rsidRDefault="000E240B" w:rsidP="008F3A41">
            <w:pPr>
              <w:spacing w:line="480" w:lineRule="auto"/>
              <w:ind w:left="360"/>
              <w:rPr>
                <w:sz w:val="24"/>
                <w:szCs w:val="24"/>
              </w:rPr>
            </w:pPr>
          </w:p>
        </w:tc>
      </w:tr>
      <w:tr w:rsidR="000E240B" w:rsidRPr="00DB7E0B" w14:paraId="178FD433" w14:textId="77777777" w:rsidTr="00887AFB">
        <w:tc>
          <w:tcPr>
            <w:tcW w:w="2891" w:type="dxa"/>
          </w:tcPr>
          <w:p w14:paraId="28581AB6" w14:textId="77777777" w:rsidR="000E240B" w:rsidRPr="00DB7E0B" w:rsidRDefault="000E240B" w:rsidP="008F3A41">
            <w:pPr>
              <w:widowControl w:val="0"/>
              <w:tabs>
                <w:tab w:val="left" w:pos="536"/>
              </w:tabs>
              <w:autoSpaceDE w:val="0"/>
              <w:autoSpaceDN w:val="0"/>
              <w:spacing w:before="1" w:line="480" w:lineRule="auto"/>
              <w:ind w:left="360"/>
              <w:rPr>
                <w:sz w:val="24"/>
                <w:szCs w:val="24"/>
              </w:rPr>
            </w:pPr>
            <w:r w:rsidRPr="00DB7E0B">
              <w:rPr>
                <w:sz w:val="24"/>
                <w:szCs w:val="24"/>
              </w:rPr>
              <w:t>Felt</w:t>
            </w:r>
            <w:r w:rsidRPr="00DB7E0B">
              <w:rPr>
                <w:spacing w:val="-1"/>
                <w:sz w:val="24"/>
                <w:szCs w:val="24"/>
              </w:rPr>
              <w:t xml:space="preserve"> </w:t>
            </w:r>
            <w:r w:rsidRPr="00DB7E0B">
              <w:rPr>
                <w:sz w:val="24"/>
                <w:szCs w:val="24"/>
              </w:rPr>
              <w:t>fat?</w:t>
            </w:r>
            <w:r w:rsidRPr="00DB7E0B">
              <w:rPr>
                <w:spacing w:val="-1"/>
                <w:sz w:val="24"/>
                <w:szCs w:val="24"/>
              </w:rPr>
              <w:t xml:space="preserve"> </w:t>
            </w:r>
            <w:r w:rsidRPr="00DB7E0B">
              <w:rPr>
                <w:sz w:val="24"/>
                <w:szCs w:val="24"/>
              </w:rPr>
              <w:t xml:space="preserve">(tick </w:t>
            </w:r>
            <w:r w:rsidRPr="00DB7E0B">
              <w:rPr>
                <w:spacing w:val="-4"/>
                <w:sz w:val="24"/>
                <w:szCs w:val="24"/>
              </w:rPr>
              <w:t>one)</w:t>
            </w:r>
          </w:p>
          <w:p w14:paraId="570583A5" w14:textId="77777777" w:rsidR="000E240B" w:rsidRPr="00DB7E0B" w:rsidRDefault="000E240B" w:rsidP="008F3A41">
            <w:pPr>
              <w:spacing w:line="480" w:lineRule="auto"/>
              <w:rPr>
                <w:sz w:val="24"/>
                <w:szCs w:val="24"/>
              </w:rPr>
            </w:pPr>
          </w:p>
        </w:tc>
        <w:tc>
          <w:tcPr>
            <w:tcW w:w="854" w:type="dxa"/>
          </w:tcPr>
          <w:p w14:paraId="09982E61" w14:textId="77777777" w:rsidR="000E240B" w:rsidRPr="00DB7E0B" w:rsidRDefault="000E240B" w:rsidP="008F3A41">
            <w:pPr>
              <w:spacing w:line="480" w:lineRule="auto"/>
              <w:ind w:left="360"/>
              <w:rPr>
                <w:sz w:val="24"/>
                <w:szCs w:val="24"/>
              </w:rPr>
            </w:pPr>
          </w:p>
        </w:tc>
        <w:tc>
          <w:tcPr>
            <w:tcW w:w="1249" w:type="dxa"/>
          </w:tcPr>
          <w:p w14:paraId="2E38061F" w14:textId="77777777" w:rsidR="000E240B" w:rsidRPr="00DB7E0B" w:rsidRDefault="000E240B" w:rsidP="008F3A41">
            <w:pPr>
              <w:spacing w:line="480" w:lineRule="auto"/>
              <w:ind w:left="360"/>
              <w:rPr>
                <w:sz w:val="24"/>
                <w:szCs w:val="24"/>
              </w:rPr>
            </w:pPr>
          </w:p>
        </w:tc>
        <w:tc>
          <w:tcPr>
            <w:tcW w:w="1249" w:type="dxa"/>
          </w:tcPr>
          <w:p w14:paraId="364FA6A8" w14:textId="77777777" w:rsidR="000E240B" w:rsidRPr="00DB7E0B" w:rsidRDefault="000E240B" w:rsidP="008F3A41">
            <w:pPr>
              <w:spacing w:line="480" w:lineRule="auto"/>
              <w:ind w:left="360"/>
              <w:rPr>
                <w:sz w:val="24"/>
                <w:szCs w:val="24"/>
              </w:rPr>
            </w:pPr>
          </w:p>
        </w:tc>
        <w:tc>
          <w:tcPr>
            <w:tcW w:w="1249" w:type="dxa"/>
          </w:tcPr>
          <w:p w14:paraId="28B95B3E" w14:textId="77777777" w:rsidR="000E240B" w:rsidRPr="00DB7E0B" w:rsidRDefault="000E240B" w:rsidP="008F3A41">
            <w:pPr>
              <w:spacing w:line="480" w:lineRule="auto"/>
              <w:ind w:left="360"/>
              <w:rPr>
                <w:sz w:val="24"/>
                <w:szCs w:val="24"/>
              </w:rPr>
            </w:pPr>
          </w:p>
        </w:tc>
        <w:tc>
          <w:tcPr>
            <w:tcW w:w="1249" w:type="dxa"/>
          </w:tcPr>
          <w:p w14:paraId="69EE15B0" w14:textId="77777777" w:rsidR="000E240B" w:rsidRPr="00DB7E0B" w:rsidRDefault="000E240B" w:rsidP="008F3A41">
            <w:pPr>
              <w:spacing w:line="480" w:lineRule="auto"/>
              <w:ind w:left="360"/>
              <w:rPr>
                <w:sz w:val="24"/>
                <w:szCs w:val="24"/>
              </w:rPr>
            </w:pPr>
          </w:p>
        </w:tc>
        <w:tc>
          <w:tcPr>
            <w:tcW w:w="1249" w:type="dxa"/>
          </w:tcPr>
          <w:p w14:paraId="6DC2FBAB" w14:textId="77777777" w:rsidR="000E240B" w:rsidRPr="00DB7E0B" w:rsidRDefault="000E240B" w:rsidP="008F3A41">
            <w:pPr>
              <w:spacing w:line="480" w:lineRule="auto"/>
              <w:ind w:left="360"/>
              <w:rPr>
                <w:sz w:val="24"/>
                <w:szCs w:val="24"/>
              </w:rPr>
            </w:pPr>
          </w:p>
        </w:tc>
        <w:tc>
          <w:tcPr>
            <w:tcW w:w="1249" w:type="dxa"/>
          </w:tcPr>
          <w:p w14:paraId="6C3DBD30" w14:textId="77777777" w:rsidR="000E240B" w:rsidRPr="00DB7E0B" w:rsidRDefault="000E240B" w:rsidP="008F3A41">
            <w:pPr>
              <w:spacing w:line="480" w:lineRule="auto"/>
              <w:ind w:left="360"/>
              <w:rPr>
                <w:sz w:val="24"/>
                <w:szCs w:val="24"/>
              </w:rPr>
            </w:pPr>
          </w:p>
        </w:tc>
      </w:tr>
      <w:tr w:rsidR="000E240B" w:rsidRPr="00DB7E0B" w14:paraId="19298A0D" w14:textId="77777777" w:rsidTr="00887AFB">
        <w:tc>
          <w:tcPr>
            <w:tcW w:w="2891" w:type="dxa"/>
          </w:tcPr>
          <w:p w14:paraId="03CC6273" w14:textId="77777777" w:rsidR="000E240B" w:rsidRPr="00DB7E0B" w:rsidRDefault="000E240B" w:rsidP="008F3A41">
            <w:pPr>
              <w:widowControl w:val="0"/>
              <w:tabs>
                <w:tab w:val="left" w:pos="176"/>
                <w:tab w:val="left" w:pos="516"/>
              </w:tabs>
              <w:autoSpaceDE w:val="0"/>
              <w:autoSpaceDN w:val="0"/>
              <w:spacing w:line="480" w:lineRule="auto"/>
              <w:ind w:left="360" w:right="468"/>
              <w:rPr>
                <w:sz w:val="24"/>
                <w:szCs w:val="24"/>
              </w:rPr>
            </w:pPr>
            <w:r w:rsidRPr="00DB7E0B">
              <w:rPr>
                <w:sz w:val="24"/>
                <w:szCs w:val="24"/>
              </w:rPr>
              <w:t>Had</w:t>
            </w:r>
            <w:r w:rsidRPr="00DB7E0B">
              <w:rPr>
                <w:spacing w:val="-2"/>
                <w:sz w:val="24"/>
                <w:szCs w:val="24"/>
              </w:rPr>
              <w:t xml:space="preserve"> </w:t>
            </w:r>
            <w:r w:rsidRPr="00DB7E0B">
              <w:rPr>
                <w:sz w:val="24"/>
                <w:szCs w:val="24"/>
              </w:rPr>
              <w:t>a</w:t>
            </w:r>
            <w:r w:rsidRPr="00DB7E0B">
              <w:rPr>
                <w:spacing w:val="-2"/>
                <w:sz w:val="24"/>
                <w:szCs w:val="24"/>
              </w:rPr>
              <w:t xml:space="preserve"> </w:t>
            </w:r>
            <w:r w:rsidRPr="00DB7E0B">
              <w:rPr>
                <w:sz w:val="24"/>
                <w:szCs w:val="24"/>
                <w:u w:val="single"/>
              </w:rPr>
              <w:t>very</w:t>
            </w:r>
            <w:r w:rsidRPr="00DB7E0B">
              <w:rPr>
                <w:spacing w:val="-2"/>
                <w:sz w:val="24"/>
                <w:szCs w:val="24"/>
                <w:u w:val="single"/>
              </w:rPr>
              <w:t xml:space="preserve"> </w:t>
            </w:r>
            <w:r w:rsidRPr="00DB7E0B">
              <w:rPr>
                <w:sz w:val="24"/>
                <w:szCs w:val="24"/>
                <w:u w:val="single"/>
              </w:rPr>
              <w:t>strong</w:t>
            </w:r>
            <w:r w:rsidRPr="00DB7E0B">
              <w:rPr>
                <w:spacing w:val="-2"/>
                <w:sz w:val="24"/>
                <w:szCs w:val="24"/>
                <w:u w:val="single"/>
              </w:rPr>
              <w:t xml:space="preserve"> </w:t>
            </w:r>
            <w:r w:rsidRPr="00DB7E0B">
              <w:rPr>
                <w:sz w:val="24"/>
                <w:szCs w:val="24"/>
                <w:u w:val="single"/>
              </w:rPr>
              <w:t>wish</w:t>
            </w:r>
            <w:r w:rsidRPr="00DB7E0B">
              <w:rPr>
                <w:spacing w:val="-2"/>
                <w:sz w:val="24"/>
                <w:szCs w:val="24"/>
              </w:rPr>
              <w:t xml:space="preserve"> </w:t>
            </w:r>
            <w:r w:rsidRPr="00DB7E0B">
              <w:rPr>
                <w:sz w:val="24"/>
                <w:szCs w:val="24"/>
              </w:rPr>
              <w:t>to</w:t>
            </w:r>
            <w:r w:rsidRPr="00DB7E0B">
              <w:rPr>
                <w:spacing w:val="-2"/>
                <w:sz w:val="24"/>
                <w:szCs w:val="24"/>
              </w:rPr>
              <w:t xml:space="preserve"> </w:t>
            </w:r>
            <w:r w:rsidRPr="00DB7E0B">
              <w:rPr>
                <w:sz w:val="24"/>
                <w:szCs w:val="24"/>
              </w:rPr>
              <w:t>lose</w:t>
            </w:r>
            <w:r w:rsidRPr="00DB7E0B">
              <w:rPr>
                <w:spacing w:val="-3"/>
                <w:sz w:val="24"/>
                <w:szCs w:val="24"/>
              </w:rPr>
              <w:t xml:space="preserve"> </w:t>
            </w:r>
            <w:r w:rsidRPr="00DB7E0B">
              <w:rPr>
                <w:sz w:val="24"/>
                <w:szCs w:val="24"/>
              </w:rPr>
              <w:t>weight?</w:t>
            </w:r>
            <w:r w:rsidRPr="00DB7E0B">
              <w:rPr>
                <w:spacing w:val="-2"/>
                <w:sz w:val="24"/>
                <w:szCs w:val="24"/>
              </w:rPr>
              <w:t xml:space="preserve"> </w:t>
            </w:r>
            <w:r w:rsidRPr="00DB7E0B">
              <w:rPr>
                <w:sz w:val="24"/>
                <w:szCs w:val="24"/>
              </w:rPr>
              <w:t xml:space="preserve">(tick </w:t>
            </w:r>
            <w:r w:rsidRPr="00DB7E0B">
              <w:rPr>
                <w:spacing w:val="-4"/>
                <w:sz w:val="24"/>
                <w:szCs w:val="24"/>
              </w:rPr>
              <w:t>one)</w:t>
            </w:r>
          </w:p>
          <w:p w14:paraId="52E998EA" w14:textId="77777777" w:rsidR="000E240B" w:rsidRPr="00DB7E0B" w:rsidRDefault="000E240B" w:rsidP="008F3A41">
            <w:pPr>
              <w:spacing w:line="480" w:lineRule="auto"/>
              <w:rPr>
                <w:sz w:val="24"/>
                <w:szCs w:val="24"/>
              </w:rPr>
            </w:pPr>
          </w:p>
        </w:tc>
        <w:tc>
          <w:tcPr>
            <w:tcW w:w="854" w:type="dxa"/>
          </w:tcPr>
          <w:p w14:paraId="669C1941" w14:textId="77777777" w:rsidR="000E240B" w:rsidRPr="00DB7E0B" w:rsidRDefault="000E240B" w:rsidP="008F3A41">
            <w:pPr>
              <w:spacing w:line="480" w:lineRule="auto"/>
              <w:ind w:left="360"/>
              <w:rPr>
                <w:sz w:val="24"/>
                <w:szCs w:val="24"/>
              </w:rPr>
            </w:pPr>
          </w:p>
        </w:tc>
        <w:tc>
          <w:tcPr>
            <w:tcW w:w="1249" w:type="dxa"/>
          </w:tcPr>
          <w:p w14:paraId="0D81C110" w14:textId="77777777" w:rsidR="000E240B" w:rsidRPr="00DB7E0B" w:rsidRDefault="000E240B" w:rsidP="008F3A41">
            <w:pPr>
              <w:spacing w:line="480" w:lineRule="auto"/>
              <w:ind w:left="360"/>
              <w:rPr>
                <w:sz w:val="24"/>
                <w:szCs w:val="24"/>
              </w:rPr>
            </w:pPr>
          </w:p>
        </w:tc>
        <w:tc>
          <w:tcPr>
            <w:tcW w:w="1249" w:type="dxa"/>
          </w:tcPr>
          <w:p w14:paraId="45D82C3F" w14:textId="77777777" w:rsidR="000E240B" w:rsidRPr="00DB7E0B" w:rsidRDefault="000E240B" w:rsidP="008F3A41">
            <w:pPr>
              <w:spacing w:line="480" w:lineRule="auto"/>
              <w:ind w:left="360"/>
              <w:rPr>
                <w:sz w:val="24"/>
                <w:szCs w:val="24"/>
              </w:rPr>
            </w:pPr>
          </w:p>
        </w:tc>
        <w:tc>
          <w:tcPr>
            <w:tcW w:w="1249" w:type="dxa"/>
          </w:tcPr>
          <w:p w14:paraId="112657E3" w14:textId="77777777" w:rsidR="000E240B" w:rsidRPr="00DB7E0B" w:rsidRDefault="000E240B" w:rsidP="008F3A41">
            <w:pPr>
              <w:spacing w:line="480" w:lineRule="auto"/>
              <w:ind w:left="360"/>
              <w:rPr>
                <w:sz w:val="24"/>
                <w:szCs w:val="24"/>
              </w:rPr>
            </w:pPr>
          </w:p>
        </w:tc>
        <w:tc>
          <w:tcPr>
            <w:tcW w:w="1249" w:type="dxa"/>
          </w:tcPr>
          <w:p w14:paraId="070661A1" w14:textId="77777777" w:rsidR="000E240B" w:rsidRPr="00DB7E0B" w:rsidRDefault="000E240B" w:rsidP="008F3A41">
            <w:pPr>
              <w:spacing w:line="480" w:lineRule="auto"/>
              <w:ind w:left="360"/>
              <w:rPr>
                <w:sz w:val="24"/>
                <w:szCs w:val="24"/>
              </w:rPr>
            </w:pPr>
          </w:p>
        </w:tc>
        <w:tc>
          <w:tcPr>
            <w:tcW w:w="1249" w:type="dxa"/>
          </w:tcPr>
          <w:p w14:paraId="1ADC1FE1" w14:textId="77777777" w:rsidR="000E240B" w:rsidRPr="00DB7E0B" w:rsidRDefault="000E240B" w:rsidP="008F3A41">
            <w:pPr>
              <w:spacing w:line="480" w:lineRule="auto"/>
              <w:ind w:left="360"/>
              <w:rPr>
                <w:sz w:val="24"/>
                <w:szCs w:val="24"/>
              </w:rPr>
            </w:pPr>
          </w:p>
        </w:tc>
        <w:tc>
          <w:tcPr>
            <w:tcW w:w="1249" w:type="dxa"/>
          </w:tcPr>
          <w:p w14:paraId="09BFABAC" w14:textId="77777777" w:rsidR="000E240B" w:rsidRPr="00DB7E0B" w:rsidRDefault="000E240B" w:rsidP="008F3A41">
            <w:pPr>
              <w:spacing w:line="480" w:lineRule="auto"/>
              <w:ind w:left="360"/>
              <w:rPr>
                <w:sz w:val="24"/>
                <w:szCs w:val="24"/>
              </w:rPr>
            </w:pPr>
          </w:p>
        </w:tc>
      </w:tr>
      <w:tr w:rsidR="000E240B" w:rsidRPr="00DB7E0B" w14:paraId="30AC95CB" w14:textId="77777777" w:rsidTr="00887AFB">
        <w:tc>
          <w:tcPr>
            <w:tcW w:w="2891" w:type="dxa"/>
          </w:tcPr>
          <w:p w14:paraId="69A1E0C6" w14:textId="77777777" w:rsidR="000E240B" w:rsidRPr="00DB7E0B" w:rsidRDefault="000E240B" w:rsidP="008F3A41">
            <w:pPr>
              <w:widowControl w:val="0"/>
              <w:tabs>
                <w:tab w:val="left" w:pos="536"/>
              </w:tabs>
              <w:autoSpaceDE w:val="0"/>
              <w:autoSpaceDN w:val="0"/>
              <w:spacing w:before="1" w:line="480" w:lineRule="auto"/>
              <w:ind w:left="360" w:right="200"/>
              <w:rPr>
                <w:sz w:val="24"/>
                <w:szCs w:val="24"/>
              </w:rPr>
            </w:pPr>
            <w:r w:rsidRPr="00DB7E0B">
              <w:rPr>
                <w:sz w:val="24"/>
                <w:szCs w:val="24"/>
              </w:rPr>
              <w:t xml:space="preserve">Felt </w:t>
            </w:r>
            <w:r w:rsidRPr="00DB7E0B">
              <w:rPr>
                <w:sz w:val="24"/>
                <w:szCs w:val="24"/>
                <w:u w:val="single"/>
              </w:rPr>
              <w:t>guilty</w:t>
            </w:r>
            <w:r w:rsidRPr="00DB7E0B">
              <w:rPr>
                <w:sz w:val="24"/>
                <w:szCs w:val="24"/>
              </w:rPr>
              <w:t xml:space="preserve"> (that</w:t>
            </w:r>
            <w:r w:rsidRPr="00DB7E0B">
              <w:rPr>
                <w:spacing w:val="-3"/>
                <w:sz w:val="24"/>
                <w:szCs w:val="24"/>
              </w:rPr>
              <w:t xml:space="preserve"> </w:t>
            </w:r>
            <w:r w:rsidRPr="00DB7E0B">
              <w:rPr>
                <w:sz w:val="24"/>
                <w:szCs w:val="24"/>
              </w:rPr>
              <w:t>you've</w:t>
            </w:r>
            <w:r w:rsidRPr="00DB7E0B">
              <w:rPr>
                <w:spacing w:val="-3"/>
                <w:sz w:val="24"/>
                <w:szCs w:val="24"/>
              </w:rPr>
              <w:t xml:space="preserve"> </w:t>
            </w:r>
            <w:r w:rsidRPr="00DB7E0B">
              <w:rPr>
                <w:sz w:val="24"/>
                <w:szCs w:val="24"/>
              </w:rPr>
              <w:t>done</w:t>
            </w:r>
            <w:r w:rsidRPr="00DB7E0B">
              <w:rPr>
                <w:spacing w:val="-4"/>
                <w:sz w:val="24"/>
                <w:szCs w:val="24"/>
              </w:rPr>
              <w:t xml:space="preserve"> </w:t>
            </w:r>
            <w:r w:rsidRPr="00DB7E0B">
              <w:rPr>
                <w:sz w:val="24"/>
                <w:szCs w:val="24"/>
              </w:rPr>
              <w:t>something</w:t>
            </w:r>
            <w:r w:rsidRPr="00DB7E0B">
              <w:rPr>
                <w:spacing w:val="-3"/>
                <w:sz w:val="24"/>
                <w:szCs w:val="24"/>
              </w:rPr>
              <w:t xml:space="preserve"> </w:t>
            </w:r>
            <w:r w:rsidRPr="00DB7E0B">
              <w:rPr>
                <w:sz w:val="24"/>
                <w:szCs w:val="24"/>
              </w:rPr>
              <w:t>wrong)</w:t>
            </w:r>
            <w:r w:rsidRPr="00DB7E0B">
              <w:rPr>
                <w:spacing w:val="-3"/>
                <w:sz w:val="24"/>
                <w:szCs w:val="24"/>
              </w:rPr>
              <w:t xml:space="preserve"> </w:t>
            </w:r>
            <w:r w:rsidRPr="00DB7E0B">
              <w:rPr>
                <w:sz w:val="24"/>
                <w:szCs w:val="24"/>
              </w:rPr>
              <w:t>because</w:t>
            </w:r>
            <w:r w:rsidRPr="00DB7E0B">
              <w:rPr>
                <w:spacing w:val="-4"/>
                <w:sz w:val="24"/>
                <w:szCs w:val="24"/>
              </w:rPr>
              <w:t xml:space="preserve"> </w:t>
            </w:r>
            <w:r w:rsidRPr="00DB7E0B">
              <w:rPr>
                <w:sz w:val="24"/>
                <w:szCs w:val="24"/>
              </w:rPr>
              <w:t>of</w:t>
            </w:r>
            <w:r w:rsidRPr="00DB7E0B">
              <w:rPr>
                <w:spacing w:val="-3"/>
                <w:sz w:val="24"/>
                <w:szCs w:val="24"/>
              </w:rPr>
              <w:t xml:space="preserve"> </w:t>
            </w:r>
            <w:r w:rsidRPr="00DB7E0B">
              <w:rPr>
                <w:sz w:val="24"/>
                <w:szCs w:val="24"/>
              </w:rPr>
              <w:t>how</w:t>
            </w:r>
            <w:r w:rsidRPr="00DB7E0B">
              <w:rPr>
                <w:spacing w:val="-3"/>
                <w:sz w:val="24"/>
                <w:szCs w:val="24"/>
              </w:rPr>
              <w:t xml:space="preserve"> </w:t>
            </w:r>
            <w:r w:rsidRPr="00DB7E0B">
              <w:rPr>
                <w:sz w:val="24"/>
                <w:szCs w:val="24"/>
              </w:rPr>
              <w:t>it</w:t>
            </w:r>
            <w:r w:rsidRPr="00DB7E0B">
              <w:rPr>
                <w:spacing w:val="-3"/>
                <w:sz w:val="24"/>
                <w:szCs w:val="24"/>
              </w:rPr>
              <w:t xml:space="preserve"> </w:t>
            </w:r>
            <w:r w:rsidRPr="00DB7E0B">
              <w:rPr>
                <w:sz w:val="24"/>
                <w:szCs w:val="24"/>
              </w:rPr>
              <w:t>might</w:t>
            </w:r>
            <w:r w:rsidRPr="00DB7E0B">
              <w:rPr>
                <w:spacing w:val="-3"/>
                <w:sz w:val="24"/>
                <w:szCs w:val="24"/>
              </w:rPr>
              <w:t xml:space="preserve"> </w:t>
            </w:r>
            <w:r w:rsidRPr="00DB7E0B">
              <w:rPr>
                <w:sz w:val="24"/>
                <w:szCs w:val="24"/>
              </w:rPr>
              <w:t>change</w:t>
            </w:r>
            <w:r w:rsidRPr="00DB7E0B">
              <w:rPr>
                <w:spacing w:val="-4"/>
                <w:sz w:val="24"/>
                <w:szCs w:val="24"/>
              </w:rPr>
              <w:t xml:space="preserve"> </w:t>
            </w:r>
            <w:r w:rsidRPr="00DB7E0B">
              <w:rPr>
                <w:sz w:val="24"/>
                <w:szCs w:val="24"/>
              </w:rPr>
              <w:t>your</w:t>
            </w:r>
            <w:r w:rsidRPr="00DB7E0B">
              <w:rPr>
                <w:spacing w:val="-4"/>
                <w:sz w:val="24"/>
                <w:szCs w:val="24"/>
              </w:rPr>
              <w:t xml:space="preserve"> </w:t>
            </w:r>
            <w:r w:rsidRPr="00DB7E0B">
              <w:rPr>
                <w:sz w:val="24"/>
                <w:szCs w:val="24"/>
              </w:rPr>
              <w:t>shape</w:t>
            </w:r>
            <w:r w:rsidRPr="00DB7E0B">
              <w:rPr>
                <w:spacing w:val="-4"/>
                <w:sz w:val="24"/>
                <w:szCs w:val="24"/>
              </w:rPr>
              <w:t xml:space="preserve"> </w:t>
            </w:r>
            <w:r w:rsidRPr="00DB7E0B">
              <w:rPr>
                <w:sz w:val="24"/>
                <w:szCs w:val="24"/>
              </w:rPr>
              <w:t>or</w:t>
            </w:r>
            <w:r w:rsidRPr="00DB7E0B">
              <w:rPr>
                <w:spacing w:val="-4"/>
                <w:sz w:val="24"/>
                <w:szCs w:val="24"/>
              </w:rPr>
              <w:t xml:space="preserve"> </w:t>
            </w:r>
            <w:r w:rsidRPr="00DB7E0B">
              <w:rPr>
                <w:sz w:val="24"/>
                <w:szCs w:val="24"/>
              </w:rPr>
              <w:t xml:space="preserve">weight? Do </w:t>
            </w:r>
            <w:r w:rsidRPr="00DB7E0B">
              <w:rPr>
                <w:sz w:val="24"/>
                <w:szCs w:val="24"/>
                <w:u w:val="single"/>
              </w:rPr>
              <w:t>not</w:t>
            </w:r>
            <w:r w:rsidRPr="00DB7E0B">
              <w:rPr>
                <w:sz w:val="24"/>
                <w:szCs w:val="24"/>
              </w:rPr>
              <w:t xml:space="preserve"> count binges (tick one)</w:t>
            </w:r>
          </w:p>
          <w:p w14:paraId="0238F3C9" w14:textId="77777777" w:rsidR="000E240B" w:rsidRPr="00DB7E0B" w:rsidRDefault="000E240B" w:rsidP="008F3A41">
            <w:pPr>
              <w:spacing w:line="480" w:lineRule="auto"/>
              <w:rPr>
                <w:sz w:val="24"/>
                <w:szCs w:val="24"/>
              </w:rPr>
            </w:pPr>
          </w:p>
        </w:tc>
        <w:tc>
          <w:tcPr>
            <w:tcW w:w="854" w:type="dxa"/>
          </w:tcPr>
          <w:p w14:paraId="5DED100E" w14:textId="77777777" w:rsidR="000E240B" w:rsidRPr="00DB7E0B" w:rsidRDefault="000E240B" w:rsidP="008F3A41">
            <w:pPr>
              <w:spacing w:line="480" w:lineRule="auto"/>
              <w:ind w:left="360"/>
              <w:rPr>
                <w:sz w:val="24"/>
                <w:szCs w:val="24"/>
              </w:rPr>
            </w:pPr>
          </w:p>
        </w:tc>
        <w:tc>
          <w:tcPr>
            <w:tcW w:w="1249" w:type="dxa"/>
          </w:tcPr>
          <w:p w14:paraId="6A8DBF1B" w14:textId="77777777" w:rsidR="000E240B" w:rsidRPr="00DB7E0B" w:rsidRDefault="000E240B" w:rsidP="008F3A41">
            <w:pPr>
              <w:spacing w:line="480" w:lineRule="auto"/>
              <w:ind w:left="360"/>
              <w:rPr>
                <w:sz w:val="24"/>
                <w:szCs w:val="24"/>
              </w:rPr>
            </w:pPr>
          </w:p>
        </w:tc>
        <w:tc>
          <w:tcPr>
            <w:tcW w:w="1249" w:type="dxa"/>
          </w:tcPr>
          <w:p w14:paraId="5AE94D5E" w14:textId="77777777" w:rsidR="000E240B" w:rsidRPr="00DB7E0B" w:rsidRDefault="000E240B" w:rsidP="008F3A41">
            <w:pPr>
              <w:spacing w:line="480" w:lineRule="auto"/>
              <w:ind w:left="360"/>
              <w:rPr>
                <w:sz w:val="24"/>
                <w:szCs w:val="24"/>
              </w:rPr>
            </w:pPr>
          </w:p>
        </w:tc>
        <w:tc>
          <w:tcPr>
            <w:tcW w:w="1249" w:type="dxa"/>
          </w:tcPr>
          <w:p w14:paraId="4349F1D4" w14:textId="77777777" w:rsidR="000E240B" w:rsidRPr="00DB7E0B" w:rsidRDefault="000E240B" w:rsidP="008F3A41">
            <w:pPr>
              <w:spacing w:line="480" w:lineRule="auto"/>
              <w:ind w:left="360"/>
              <w:rPr>
                <w:sz w:val="24"/>
                <w:szCs w:val="24"/>
              </w:rPr>
            </w:pPr>
          </w:p>
        </w:tc>
        <w:tc>
          <w:tcPr>
            <w:tcW w:w="1249" w:type="dxa"/>
          </w:tcPr>
          <w:p w14:paraId="06CF3453" w14:textId="77777777" w:rsidR="000E240B" w:rsidRPr="00DB7E0B" w:rsidRDefault="000E240B" w:rsidP="008F3A41">
            <w:pPr>
              <w:spacing w:line="480" w:lineRule="auto"/>
              <w:ind w:left="360"/>
              <w:rPr>
                <w:sz w:val="24"/>
                <w:szCs w:val="24"/>
              </w:rPr>
            </w:pPr>
          </w:p>
        </w:tc>
        <w:tc>
          <w:tcPr>
            <w:tcW w:w="1249" w:type="dxa"/>
          </w:tcPr>
          <w:p w14:paraId="5617139E" w14:textId="77777777" w:rsidR="000E240B" w:rsidRPr="00DB7E0B" w:rsidRDefault="000E240B" w:rsidP="008F3A41">
            <w:pPr>
              <w:spacing w:line="480" w:lineRule="auto"/>
              <w:ind w:left="360"/>
              <w:rPr>
                <w:sz w:val="24"/>
                <w:szCs w:val="24"/>
              </w:rPr>
            </w:pPr>
          </w:p>
        </w:tc>
        <w:tc>
          <w:tcPr>
            <w:tcW w:w="1249" w:type="dxa"/>
          </w:tcPr>
          <w:p w14:paraId="4E586878" w14:textId="77777777" w:rsidR="000E240B" w:rsidRPr="00DB7E0B" w:rsidRDefault="000E240B" w:rsidP="008F3A41">
            <w:pPr>
              <w:spacing w:line="480" w:lineRule="auto"/>
              <w:ind w:left="360"/>
              <w:rPr>
                <w:sz w:val="24"/>
                <w:szCs w:val="24"/>
              </w:rPr>
            </w:pPr>
          </w:p>
        </w:tc>
      </w:tr>
    </w:tbl>
    <w:p w14:paraId="6152C3BC" w14:textId="77777777" w:rsidR="000E240B" w:rsidRPr="00DB7E0B" w:rsidRDefault="000E240B" w:rsidP="008F3A41">
      <w:pPr>
        <w:spacing w:line="480" w:lineRule="auto"/>
      </w:pPr>
    </w:p>
    <w:p w14:paraId="3F2BFB08" w14:textId="77777777" w:rsidR="000E240B" w:rsidRPr="00DB7E0B" w:rsidRDefault="000E240B" w:rsidP="008F3A41">
      <w:pPr>
        <w:spacing w:before="1" w:line="480" w:lineRule="auto"/>
      </w:pPr>
    </w:p>
    <w:p w14:paraId="154A45CA" w14:textId="77777777" w:rsidR="000E240B" w:rsidRPr="00DB7E0B" w:rsidRDefault="000E240B" w:rsidP="008F3A41">
      <w:pPr>
        <w:spacing w:before="1" w:line="480" w:lineRule="auto"/>
      </w:pPr>
    </w:p>
    <w:p w14:paraId="5D640EBA" w14:textId="77777777" w:rsidR="000E240B" w:rsidRPr="00DB7E0B" w:rsidRDefault="000E240B" w:rsidP="008F3A41">
      <w:pPr>
        <w:spacing w:before="1" w:line="480" w:lineRule="auto"/>
      </w:pPr>
    </w:p>
    <w:p w14:paraId="6295E630" w14:textId="77777777" w:rsidR="000E240B" w:rsidRPr="00DB7E0B" w:rsidRDefault="000E240B" w:rsidP="008F3A41">
      <w:pPr>
        <w:spacing w:before="1" w:line="480" w:lineRule="auto"/>
        <w:ind w:left="360" w:right="192"/>
        <w:jc w:val="both"/>
      </w:pPr>
      <w:r w:rsidRPr="00DB7E0B">
        <w:rPr>
          <w:noProof/>
        </w:rPr>
        <mc:AlternateContent>
          <mc:Choice Requires="wps">
            <w:drawing>
              <wp:anchor distT="0" distB="0" distL="0" distR="0" simplePos="0" relativeHeight="251664418" behindDoc="0" locked="0" layoutInCell="1" allowOverlap="1" wp14:anchorId="14B87C40" wp14:editId="04835694">
                <wp:simplePos x="0" y="0"/>
                <wp:positionH relativeFrom="page">
                  <wp:posOffset>708659</wp:posOffset>
                </wp:positionH>
                <wp:positionV relativeFrom="paragraph">
                  <wp:posOffset>-276264</wp:posOffset>
                </wp:positionV>
                <wp:extent cx="6400800" cy="1270"/>
                <wp:effectExtent l="0" t="0" r="0" b="0"/>
                <wp:wrapNone/>
                <wp:docPr id="150184313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E0683A" id="Graphic 12" o:spid="_x0000_s1026" style="position:absolute;margin-left:55.8pt;margin-top:-21.75pt;width:7in;height:.1pt;z-index:251664418;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" path="m,l6400799,e" filled="f">
                <v:path arrowok="t"/>
                <w10:wrap anchorx="page"/>
              </v:shape>
            </w:pict>
          </mc:Fallback>
        </mc:AlternateContent>
      </w:r>
      <w:r w:rsidRPr="00DB7E0B">
        <w:t>Questions</w:t>
      </w:r>
      <w:r w:rsidRPr="00DB7E0B">
        <w:rPr>
          <w:spacing w:val="-3"/>
        </w:rPr>
        <w:t xml:space="preserve"> </w:t>
      </w:r>
      <w:r w:rsidRPr="00DB7E0B">
        <w:t>33-39:</w:t>
      </w:r>
      <w:r w:rsidRPr="00DB7E0B">
        <w:rPr>
          <w:spacing w:val="40"/>
        </w:rPr>
        <w:t xml:space="preserve"> </w:t>
      </w:r>
      <w:r w:rsidRPr="00DB7E0B">
        <w:t>Please</w:t>
      </w:r>
      <w:r w:rsidRPr="00DB7E0B">
        <w:rPr>
          <w:spacing w:val="-2"/>
        </w:rPr>
        <w:t xml:space="preserve"> </w:t>
      </w:r>
      <w:r w:rsidRPr="00DB7E0B">
        <w:t>look</w:t>
      </w:r>
      <w:r w:rsidRPr="00DB7E0B">
        <w:rPr>
          <w:spacing w:val="-3"/>
        </w:rPr>
        <w:t xml:space="preserve"> </w:t>
      </w:r>
      <w:r w:rsidRPr="00DB7E0B">
        <w:t>at</w:t>
      </w:r>
      <w:r w:rsidRPr="00DB7E0B">
        <w:rPr>
          <w:spacing w:val="-3"/>
        </w:rPr>
        <w:t xml:space="preserve"> </w:t>
      </w:r>
      <w:r w:rsidRPr="00DB7E0B">
        <w:t>the</w:t>
      </w:r>
      <w:r w:rsidRPr="00DB7E0B">
        <w:rPr>
          <w:spacing w:val="-3"/>
        </w:rPr>
        <w:t xml:space="preserve"> </w:t>
      </w:r>
      <w:r w:rsidRPr="00DB7E0B">
        <w:t>first</w:t>
      </w:r>
      <w:r w:rsidRPr="00DB7E0B">
        <w:rPr>
          <w:spacing w:val="-3"/>
        </w:rPr>
        <w:t xml:space="preserve"> </w:t>
      </w:r>
      <w:r w:rsidRPr="00DB7E0B">
        <w:t>two</w:t>
      </w:r>
      <w:r w:rsidRPr="00DB7E0B">
        <w:rPr>
          <w:spacing w:val="-3"/>
        </w:rPr>
        <w:t xml:space="preserve"> </w:t>
      </w:r>
      <w:r w:rsidRPr="00DB7E0B">
        <w:t>pages</w:t>
      </w:r>
      <w:r w:rsidRPr="00DB7E0B">
        <w:rPr>
          <w:spacing w:val="-3"/>
        </w:rPr>
        <w:t xml:space="preserve"> </w:t>
      </w:r>
      <w:r w:rsidRPr="00DB7E0B">
        <w:t>for</w:t>
      </w:r>
      <w:r w:rsidRPr="00DB7E0B">
        <w:rPr>
          <w:spacing w:val="-5"/>
        </w:rPr>
        <w:t xml:space="preserve"> </w:t>
      </w:r>
      <w:r w:rsidRPr="00DB7E0B">
        <w:t>help</w:t>
      </w:r>
      <w:r w:rsidRPr="00DB7E0B">
        <w:rPr>
          <w:spacing w:val="-3"/>
        </w:rPr>
        <w:t xml:space="preserve"> </w:t>
      </w:r>
      <w:r w:rsidRPr="00DB7E0B">
        <w:t>answering</w:t>
      </w:r>
      <w:r w:rsidRPr="00DB7E0B">
        <w:rPr>
          <w:spacing w:val="-3"/>
        </w:rPr>
        <w:t xml:space="preserve"> </w:t>
      </w:r>
      <w:r w:rsidRPr="00DB7E0B">
        <w:t>these</w:t>
      </w:r>
      <w:r w:rsidRPr="00DB7E0B">
        <w:rPr>
          <w:spacing w:val="-4"/>
        </w:rPr>
        <w:t xml:space="preserve"> </w:t>
      </w:r>
      <w:r w:rsidRPr="00DB7E0B">
        <w:t>questions.</w:t>
      </w:r>
      <w:r w:rsidRPr="00DB7E0B">
        <w:rPr>
          <w:spacing w:val="-3"/>
        </w:rPr>
        <w:t xml:space="preserve"> </w:t>
      </w:r>
      <w:r w:rsidRPr="00DB7E0B">
        <w:t>Please</w:t>
      </w:r>
      <w:r w:rsidRPr="00DB7E0B">
        <w:rPr>
          <w:spacing w:val="-4"/>
        </w:rPr>
        <w:t xml:space="preserve"> </w:t>
      </w:r>
      <w:r w:rsidRPr="00DB7E0B">
        <w:t>tick the</w:t>
      </w:r>
      <w:r w:rsidRPr="00DB7E0B">
        <w:rPr>
          <w:spacing w:val="-1"/>
        </w:rPr>
        <w:t xml:space="preserve"> </w:t>
      </w:r>
      <w:r w:rsidRPr="00DB7E0B">
        <w:t>number</w:t>
      </w:r>
      <w:r w:rsidRPr="00DB7E0B">
        <w:rPr>
          <w:spacing w:val="-1"/>
        </w:rPr>
        <w:t xml:space="preserve"> </w:t>
      </w:r>
      <w:r w:rsidRPr="00DB7E0B">
        <w:t>that</w:t>
      </w:r>
      <w:r w:rsidRPr="00DB7E0B">
        <w:rPr>
          <w:spacing w:val="-1"/>
        </w:rPr>
        <w:t xml:space="preserve"> </w:t>
      </w:r>
      <w:r w:rsidRPr="00DB7E0B">
        <w:t>is</w:t>
      </w:r>
      <w:r w:rsidRPr="00DB7E0B">
        <w:rPr>
          <w:spacing w:val="-1"/>
        </w:rPr>
        <w:t xml:space="preserve"> </w:t>
      </w:r>
      <w:r w:rsidRPr="00DB7E0B">
        <w:t>most</w:t>
      </w:r>
      <w:r w:rsidRPr="00DB7E0B">
        <w:rPr>
          <w:spacing w:val="-1"/>
        </w:rPr>
        <w:t xml:space="preserve"> </w:t>
      </w:r>
      <w:r w:rsidRPr="00DB7E0B">
        <w:t>like</w:t>
      </w:r>
      <w:r w:rsidRPr="00DB7E0B">
        <w:rPr>
          <w:spacing w:val="-2"/>
        </w:rPr>
        <w:t xml:space="preserve"> </w:t>
      </w:r>
      <w:r w:rsidRPr="00DB7E0B">
        <w:t>your</w:t>
      </w:r>
      <w:r w:rsidRPr="00DB7E0B">
        <w:rPr>
          <w:spacing w:val="-2"/>
        </w:rPr>
        <w:t xml:space="preserve"> </w:t>
      </w:r>
      <w:r w:rsidRPr="00DB7E0B">
        <w:t>behaviour.</w:t>
      </w:r>
      <w:r w:rsidRPr="00DB7E0B">
        <w:rPr>
          <w:spacing w:val="80"/>
        </w:rPr>
        <w:t xml:space="preserve"> </w:t>
      </w:r>
      <w:r w:rsidRPr="00DB7E0B">
        <w:t>Remember</w:t>
      </w:r>
      <w:r w:rsidRPr="00DB7E0B">
        <w:rPr>
          <w:spacing w:val="-3"/>
        </w:rPr>
        <w:t xml:space="preserve"> </w:t>
      </w:r>
      <w:r w:rsidRPr="00DB7E0B">
        <w:t>that</w:t>
      </w:r>
      <w:r w:rsidRPr="00DB7E0B">
        <w:rPr>
          <w:spacing w:val="-1"/>
        </w:rPr>
        <w:t xml:space="preserve"> </w:t>
      </w:r>
      <w:r w:rsidRPr="00DB7E0B">
        <w:t>the</w:t>
      </w:r>
      <w:r w:rsidRPr="00DB7E0B">
        <w:rPr>
          <w:spacing w:val="-1"/>
        </w:rPr>
        <w:t xml:space="preserve"> </w:t>
      </w:r>
      <w:r w:rsidRPr="00DB7E0B">
        <w:t>questions</w:t>
      </w:r>
      <w:r w:rsidRPr="00DB7E0B">
        <w:rPr>
          <w:spacing w:val="-1"/>
        </w:rPr>
        <w:t xml:space="preserve"> </w:t>
      </w:r>
      <w:r w:rsidRPr="00DB7E0B">
        <w:t>only</w:t>
      </w:r>
      <w:r w:rsidRPr="00DB7E0B">
        <w:rPr>
          <w:spacing w:val="-1"/>
        </w:rPr>
        <w:t xml:space="preserve"> </w:t>
      </w:r>
      <w:r w:rsidRPr="00DB7E0B">
        <w:t>refer</w:t>
      </w:r>
      <w:r w:rsidRPr="00DB7E0B">
        <w:rPr>
          <w:spacing w:val="-1"/>
        </w:rPr>
        <w:t xml:space="preserve"> </w:t>
      </w:r>
      <w:r w:rsidRPr="00DB7E0B">
        <w:t>to</w:t>
      </w:r>
      <w:r w:rsidRPr="00DB7E0B">
        <w:rPr>
          <w:spacing w:val="-1"/>
        </w:rPr>
        <w:t xml:space="preserve"> </w:t>
      </w:r>
      <w:r w:rsidRPr="00DB7E0B">
        <w:t>the</w:t>
      </w:r>
      <w:r w:rsidRPr="00DB7E0B">
        <w:rPr>
          <w:spacing w:val="-2"/>
        </w:rPr>
        <w:t xml:space="preserve"> </w:t>
      </w:r>
      <w:r w:rsidRPr="00DB7E0B">
        <w:t>past</w:t>
      </w:r>
      <w:r w:rsidRPr="00DB7E0B">
        <w:rPr>
          <w:spacing w:val="-1"/>
        </w:rPr>
        <w:t xml:space="preserve"> </w:t>
      </w:r>
      <w:r w:rsidRPr="00DB7E0B">
        <w:t>four weeks (28 days).</w:t>
      </w:r>
    </w:p>
    <w:p w14:paraId="2BAC9981" w14:textId="77777777" w:rsidR="000E240B" w:rsidRPr="00DB7E0B" w:rsidRDefault="000E240B" w:rsidP="008F3A41">
      <w:pPr>
        <w:spacing w:line="480" w:lineRule="auto"/>
      </w:pPr>
    </w:p>
    <w:p w14:paraId="1789AA14" w14:textId="77777777" w:rsidR="000E240B" w:rsidRPr="00DB7E0B" w:rsidRDefault="000E240B" w:rsidP="008F3A41">
      <w:pPr>
        <w:spacing w:line="480" w:lineRule="auto"/>
      </w:pPr>
    </w:p>
    <w:p w14:paraId="174E8E4B" w14:textId="77777777" w:rsidR="000E240B" w:rsidRPr="00DB7E0B" w:rsidRDefault="000E240B" w:rsidP="008F3A41">
      <w:pPr>
        <w:spacing w:line="480" w:lineRule="auto"/>
      </w:pPr>
    </w:p>
    <w:p w14:paraId="3BB5A299" w14:textId="77777777" w:rsidR="000E240B" w:rsidRPr="00DB7E0B" w:rsidRDefault="000E240B" w:rsidP="008F3A41">
      <w:pPr>
        <w:pStyle w:val="Subtitle"/>
        <w:spacing w:line="480" w:lineRule="auto"/>
        <w:rPr>
          <w:rFonts w:ascii="Times New Roman" w:hAnsi="Times New Roman" w:cs="Times New Roman"/>
          <w:spacing w:val="-5"/>
          <w:sz w:val="24"/>
          <w:szCs w:val="24"/>
        </w:rPr>
      </w:pPr>
      <w:r w:rsidRPr="00DB7E0B">
        <w:rPr>
          <w:rFonts w:ascii="Times New Roman" w:hAnsi="Times New Roman" w:cs="Times New Roman"/>
          <w:sz w:val="24"/>
          <w:szCs w:val="24"/>
        </w:rPr>
        <w:t>OVER</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THE PAST 28</w:t>
      </w:r>
      <w:r w:rsidRPr="00DB7E0B">
        <w:rPr>
          <w:rFonts w:ascii="Times New Roman" w:hAnsi="Times New Roman" w:cs="Times New Roman"/>
          <w:spacing w:val="-4"/>
          <w:sz w:val="24"/>
          <w:szCs w:val="24"/>
        </w:rPr>
        <w:t xml:space="preserve"> </w:t>
      </w:r>
      <w:r w:rsidRPr="00DB7E0B">
        <w:rPr>
          <w:rFonts w:ascii="Times New Roman" w:hAnsi="Times New Roman" w:cs="Times New Roman"/>
          <w:sz w:val="24"/>
          <w:szCs w:val="24"/>
        </w:rPr>
        <w:t xml:space="preserve">DAYS. . </w:t>
      </w:r>
      <w:r w:rsidRPr="00DB7E0B">
        <w:rPr>
          <w:rFonts w:ascii="Times New Roman" w:hAnsi="Times New Roman" w:cs="Times New Roman"/>
          <w:spacing w:val="-5"/>
          <w:sz w:val="24"/>
          <w:szCs w:val="24"/>
        </w:rPr>
        <w:t>.</w:t>
      </w:r>
    </w:p>
    <w:tbl>
      <w:tblPr>
        <w:tblStyle w:val="TableGrid"/>
        <w:tblW w:w="0" w:type="auto"/>
        <w:tblLook w:val="04A0" w:firstRow="1" w:lastRow="0" w:firstColumn="1" w:lastColumn="0" w:noHBand="0" w:noVBand="1"/>
      </w:tblPr>
      <w:tblGrid>
        <w:gridCol w:w="2678"/>
        <w:gridCol w:w="2474"/>
        <w:gridCol w:w="2467"/>
        <w:gridCol w:w="2371"/>
      </w:tblGrid>
      <w:tr w:rsidR="004F3405" w:rsidRPr="00DB7E0B" w14:paraId="32B0C379" w14:textId="77777777" w:rsidTr="00887AFB">
        <w:tc>
          <w:tcPr>
            <w:tcW w:w="2678" w:type="dxa"/>
          </w:tcPr>
          <w:p w14:paraId="422B88C5" w14:textId="77777777" w:rsidR="000E240B" w:rsidRPr="00DB7E0B" w:rsidRDefault="000E240B" w:rsidP="008F3A41">
            <w:pPr>
              <w:spacing w:line="480" w:lineRule="auto"/>
              <w:ind w:left="360"/>
              <w:rPr>
                <w:sz w:val="24"/>
                <w:szCs w:val="24"/>
              </w:rPr>
            </w:pPr>
            <w:r w:rsidRPr="00DB7E0B">
              <w:rPr>
                <w:sz w:val="24"/>
                <w:szCs w:val="24"/>
              </w:rPr>
              <w:t xml:space="preserve">Over the past 28 days </w:t>
            </w:r>
          </w:p>
        </w:tc>
        <w:tc>
          <w:tcPr>
            <w:tcW w:w="2474" w:type="dxa"/>
          </w:tcPr>
          <w:p w14:paraId="1B2AC875" w14:textId="77777777" w:rsidR="000E240B" w:rsidRPr="00DB7E0B" w:rsidRDefault="000E240B" w:rsidP="008F3A41">
            <w:pPr>
              <w:spacing w:line="480" w:lineRule="auto"/>
              <w:ind w:left="360"/>
              <w:rPr>
                <w:sz w:val="24"/>
                <w:szCs w:val="24"/>
              </w:rPr>
            </w:pPr>
            <w:r w:rsidRPr="00DB7E0B">
              <w:rPr>
                <w:sz w:val="24"/>
                <w:szCs w:val="24"/>
              </w:rPr>
              <w:t xml:space="preserve">Yes </w:t>
            </w:r>
          </w:p>
        </w:tc>
        <w:tc>
          <w:tcPr>
            <w:tcW w:w="2467" w:type="dxa"/>
          </w:tcPr>
          <w:p w14:paraId="5358F0A4" w14:textId="77777777" w:rsidR="000E240B" w:rsidRPr="00DB7E0B" w:rsidRDefault="000E240B" w:rsidP="008F3A41">
            <w:pPr>
              <w:spacing w:line="480" w:lineRule="auto"/>
              <w:ind w:left="360"/>
              <w:rPr>
                <w:sz w:val="24"/>
                <w:szCs w:val="24"/>
              </w:rPr>
            </w:pPr>
            <w:r w:rsidRPr="00DB7E0B">
              <w:rPr>
                <w:sz w:val="24"/>
                <w:szCs w:val="24"/>
              </w:rPr>
              <w:t xml:space="preserve">NO </w:t>
            </w:r>
          </w:p>
        </w:tc>
        <w:tc>
          <w:tcPr>
            <w:tcW w:w="2371" w:type="dxa"/>
          </w:tcPr>
          <w:p w14:paraId="1614B001" w14:textId="77777777" w:rsidR="000E240B" w:rsidRPr="00DB7E0B" w:rsidRDefault="000E240B" w:rsidP="008F3A41">
            <w:pPr>
              <w:spacing w:line="480" w:lineRule="auto"/>
              <w:ind w:left="360"/>
              <w:rPr>
                <w:sz w:val="24"/>
                <w:szCs w:val="24"/>
              </w:rPr>
            </w:pPr>
            <w:proofErr w:type="gramStart"/>
            <w:r w:rsidRPr="00DB7E0B">
              <w:rPr>
                <w:sz w:val="24"/>
                <w:szCs w:val="24"/>
              </w:rPr>
              <w:t>Number  of</w:t>
            </w:r>
            <w:proofErr w:type="gramEnd"/>
            <w:r w:rsidRPr="00DB7E0B">
              <w:rPr>
                <w:sz w:val="24"/>
                <w:szCs w:val="24"/>
              </w:rPr>
              <w:t xml:space="preserve"> times this happened </w:t>
            </w:r>
          </w:p>
        </w:tc>
      </w:tr>
      <w:tr w:rsidR="004F3405" w:rsidRPr="00DB7E0B" w14:paraId="5C6E7E00" w14:textId="77777777" w:rsidTr="00887AFB">
        <w:tc>
          <w:tcPr>
            <w:tcW w:w="2678" w:type="dxa"/>
          </w:tcPr>
          <w:p w14:paraId="4247B9C5" w14:textId="77777777" w:rsidR="000E240B" w:rsidRPr="00DB7E0B" w:rsidRDefault="000E240B" w:rsidP="008F3A41">
            <w:pPr>
              <w:spacing w:line="480" w:lineRule="auto"/>
              <w:ind w:left="360"/>
              <w:rPr>
                <w:sz w:val="24"/>
                <w:szCs w:val="24"/>
              </w:rPr>
            </w:pPr>
            <w:r w:rsidRPr="00DB7E0B">
              <w:rPr>
                <w:sz w:val="24"/>
                <w:szCs w:val="24"/>
              </w:rPr>
              <w:t>Have</w:t>
            </w:r>
            <w:r w:rsidRPr="00DB7E0B">
              <w:rPr>
                <w:spacing w:val="-3"/>
                <w:sz w:val="24"/>
                <w:szCs w:val="24"/>
              </w:rPr>
              <w:t xml:space="preserve"> </w:t>
            </w:r>
            <w:r w:rsidRPr="00DB7E0B">
              <w:rPr>
                <w:sz w:val="24"/>
                <w:szCs w:val="24"/>
              </w:rPr>
              <w:t>there</w:t>
            </w:r>
            <w:r w:rsidRPr="00DB7E0B">
              <w:rPr>
                <w:spacing w:val="-3"/>
                <w:sz w:val="24"/>
                <w:szCs w:val="24"/>
              </w:rPr>
              <w:t xml:space="preserve"> </w:t>
            </w:r>
            <w:r w:rsidRPr="00DB7E0B">
              <w:rPr>
                <w:sz w:val="24"/>
                <w:szCs w:val="24"/>
              </w:rPr>
              <w:t>been</w:t>
            </w:r>
            <w:r w:rsidRPr="00DB7E0B">
              <w:rPr>
                <w:spacing w:val="-2"/>
                <w:sz w:val="24"/>
                <w:szCs w:val="24"/>
              </w:rPr>
              <w:t xml:space="preserve"> </w:t>
            </w:r>
            <w:r w:rsidRPr="00DB7E0B">
              <w:rPr>
                <w:sz w:val="24"/>
                <w:szCs w:val="24"/>
              </w:rPr>
              <w:t>times</w:t>
            </w:r>
            <w:r w:rsidRPr="00DB7E0B">
              <w:rPr>
                <w:spacing w:val="-2"/>
                <w:sz w:val="24"/>
                <w:szCs w:val="24"/>
              </w:rPr>
              <w:t xml:space="preserve"> </w:t>
            </w:r>
            <w:r w:rsidRPr="00DB7E0B">
              <w:rPr>
                <w:sz w:val="24"/>
                <w:szCs w:val="24"/>
              </w:rPr>
              <w:t>when</w:t>
            </w:r>
            <w:r w:rsidRPr="00DB7E0B">
              <w:rPr>
                <w:spacing w:val="-2"/>
                <w:sz w:val="24"/>
                <w:szCs w:val="24"/>
              </w:rPr>
              <w:t xml:space="preserve"> </w:t>
            </w:r>
            <w:r w:rsidRPr="00DB7E0B">
              <w:rPr>
                <w:sz w:val="24"/>
                <w:szCs w:val="24"/>
              </w:rPr>
              <w:t>you</w:t>
            </w:r>
            <w:r w:rsidRPr="00DB7E0B">
              <w:rPr>
                <w:spacing w:val="-2"/>
                <w:sz w:val="24"/>
                <w:szCs w:val="24"/>
              </w:rPr>
              <w:t xml:space="preserve"> </w:t>
            </w:r>
            <w:r w:rsidRPr="00DB7E0B">
              <w:rPr>
                <w:sz w:val="24"/>
                <w:szCs w:val="24"/>
              </w:rPr>
              <w:t>have</w:t>
            </w:r>
            <w:r w:rsidRPr="00DB7E0B">
              <w:rPr>
                <w:spacing w:val="-3"/>
                <w:sz w:val="24"/>
                <w:szCs w:val="24"/>
              </w:rPr>
              <w:t xml:space="preserve"> </w:t>
            </w:r>
            <w:r w:rsidRPr="00DB7E0B">
              <w:rPr>
                <w:sz w:val="24"/>
                <w:szCs w:val="24"/>
              </w:rPr>
              <w:t>eaten</w:t>
            </w:r>
            <w:r w:rsidRPr="00DB7E0B">
              <w:rPr>
                <w:spacing w:val="-2"/>
                <w:sz w:val="24"/>
                <w:szCs w:val="24"/>
              </w:rPr>
              <w:t xml:space="preserve"> </w:t>
            </w:r>
            <w:r w:rsidRPr="00DB7E0B">
              <w:rPr>
                <w:sz w:val="24"/>
                <w:szCs w:val="24"/>
              </w:rPr>
              <w:t xml:space="preserve">a </w:t>
            </w:r>
            <w:proofErr w:type="gramStart"/>
            <w:r w:rsidRPr="00DB7E0B">
              <w:rPr>
                <w:sz w:val="24"/>
                <w:szCs w:val="24"/>
                <w:u w:val="single"/>
              </w:rPr>
              <w:t>really</w:t>
            </w:r>
            <w:r w:rsidRPr="00DB7E0B">
              <w:rPr>
                <w:spacing w:val="-2"/>
                <w:sz w:val="24"/>
                <w:szCs w:val="24"/>
                <w:u w:val="single"/>
              </w:rPr>
              <w:t xml:space="preserve"> </w:t>
            </w:r>
            <w:r w:rsidRPr="00DB7E0B">
              <w:rPr>
                <w:sz w:val="24"/>
                <w:szCs w:val="24"/>
                <w:u w:val="single"/>
              </w:rPr>
              <w:t>big</w:t>
            </w:r>
            <w:proofErr w:type="gramEnd"/>
            <w:r w:rsidRPr="00DB7E0B">
              <w:rPr>
                <w:spacing w:val="-2"/>
                <w:sz w:val="24"/>
                <w:szCs w:val="24"/>
                <w:u w:val="single"/>
              </w:rPr>
              <w:t xml:space="preserve"> </w:t>
            </w:r>
            <w:r w:rsidRPr="00DB7E0B">
              <w:rPr>
                <w:sz w:val="24"/>
                <w:szCs w:val="24"/>
                <w:u w:val="single"/>
              </w:rPr>
              <w:t>amount</w:t>
            </w:r>
            <w:r w:rsidRPr="00DB7E0B">
              <w:rPr>
                <w:spacing w:val="-2"/>
                <w:sz w:val="24"/>
                <w:szCs w:val="24"/>
                <w:u w:val="single"/>
              </w:rPr>
              <w:t xml:space="preserve"> </w:t>
            </w:r>
            <w:r w:rsidRPr="00DB7E0B">
              <w:rPr>
                <w:sz w:val="24"/>
                <w:szCs w:val="24"/>
                <w:u w:val="single"/>
              </w:rPr>
              <w:t>of</w:t>
            </w:r>
            <w:r w:rsidRPr="00DB7E0B">
              <w:rPr>
                <w:sz w:val="24"/>
                <w:szCs w:val="24"/>
              </w:rPr>
              <w:t xml:space="preserve"> </w:t>
            </w:r>
            <w:r w:rsidRPr="00DB7E0B">
              <w:rPr>
                <w:sz w:val="24"/>
                <w:szCs w:val="24"/>
                <w:u w:val="single"/>
              </w:rPr>
              <w:t>food,</w:t>
            </w:r>
            <w:r w:rsidRPr="00DB7E0B">
              <w:rPr>
                <w:spacing w:val="-3"/>
                <w:sz w:val="24"/>
                <w:szCs w:val="24"/>
              </w:rPr>
              <w:t xml:space="preserve"> </w:t>
            </w:r>
            <w:r w:rsidRPr="00DB7E0B">
              <w:rPr>
                <w:sz w:val="24"/>
                <w:szCs w:val="24"/>
              </w:rPr>
              <w:t>compared</w:t>
            </w:r>
            <w:r w:rsidRPr="00DB7E0B">
              <w:rPr>
                <w:spacing w:val="-3"/>
                <w:sz w:val="24"/>
                <w:szCs w:val="24"/>
              </w:rPr>
              <w:t xml:space="preserve"> </w:t>
            </w:r>
            <w:r w:rsidRPr="00DB7E0B">
              <w:rPr>
                <w:sz w:val="24"/>
                <w:szCs w:val="24"/>
              </w:rPr>
              <w:t>to</w:t>
            </w:r>
            <w:r w:rsidRPr="00DB7E0B">
              <w:rPr>
                <w:spacing w:val="-3"/>
                <w:sz w:val="24"/>
                <w:szCs w:val="24"/>
              </w:rPr>
              <w:t xml:space="preserve"> </w:t>
            </w:r>
            <w:r w:rsidRPr="00DB7E0B">
              <w:rPr>
                <w:sz w:val="24"/>
                <w:szCs w:val="24"/>
              </w:rPr>
              <w:t>what</w:t>
            </w:r>
            <w:r w:rsidRPr="00DB7E0B">
              <w:rPr>
                <w:spacing w:val="-3"/>
                <w:sz w:val="24"/>
                <w:szCs w:val="24"/>
              </w:rPr>
              <w:t xml:space="preserve"> </w:t>
            </w:r>
            <w:r w:rsidRPr="00DB7E0B">
              <w:rPr>
                <w:sz w:val="24"/>
                <w:szCs w:val="24"/>
              </w:rPr>
              <w:t>other</w:t>
            </w:r>
            <w:r w:rsidRPr="00DB7E0B">
              <w:rPr>
                <w:spacing w:val="-4"/>
                <w:sz w:val="24"/>
                <w:szCs w:val="24"/>
              </w:rPr>
              <w:t xml:space="preserve"> </w:t>
            </w:r>
            <w:r w:rsidRPr="00DB7E0B">
              <w:rPr>
                <w:sz w:val="24"/>
                <w:szCs w:val="24"/>
              </w:rPr>
              <w:t>kids</w:t>
            </w:r>
            <w:r w:rsidRPr="00DB7E0B">
              <w:rPr>
                <w:spacing w:val="-3"/>
                <w:sz w:val="24"/>
                <w:szCs w:val="24"/>
              </w:rPr>
              <w:t xml:space="preserve"> </w:t>
            </w:r>
            <w:r w:rsidRPr="00DB7E0B">
              <w:rPr>
                <w:sz w:val="24"/>
                <w:szCs w:val="24"/>
              </w:rPr>
              <w:t>your</w:t>
            </w:r>
            <w:r w:rsidRPr="00DB7E0B">
              <w:rPr>
                <w:spacing w:val="-4"/>
                <w:sz w:val="24"/>
                <w:szCs w:val="24"/>
              </w:rPr>
              <w:t xml:space="preserve"> </w:t>
            </w:r>
            <w:r w:rsidRPr="00DB7E0B">
              <w:rPr>
                <w:sz w:val="24"/>
                <w:szCs w:val="24"/>
              </w:rPr>
              <w:t>age</w:t>
            </w:r>
            <w:r w:rsidRPr="00DB7E0B">
              <w:rPr>
                <w:spacing w:val="-4"/>
                <w:sz w:val="24"/>
                <w:szCs w:val="24"/>
              </w:rPr>
              <w:t xml:space="preserve"> </w:t>
            </w:r>
            <w:r w:rsidRPr="00DB7E0B">
              <w:rPr>
                <w:sz w:val="24"/>
                <w:szCs w:val="24"/>
              </w:rPr>
              <w:t>would</w:t>
            </w:r>
            <w:r w:rsidRPr="00DB7E0B">
              <w:rPr>
                <w:spacing w:val="-3"/>
                <w:sz w:val="24"/>
                <w:szCs w:val="24"/>
              </w:rPr>
              <w:t xml:space="preserve"> </w:t>
            </w:r>
            <w:r w:rsidRPr="00DB7E0B">
              <w:rPr>
                <w:sz w:val="24"/>
                <w:szCs w:val="24"/>
              </w:rPr>
              <w:t>eat</w:t>
            </w:r>
            <w:r w:rsidRPr="00DB7E0B">
              <w:rPr>
                <w:spacing w:val="-3"/>
                <w:sz w:val="24"/>
                <w:szCs w:val="24"/>
              </w:rPr>
              <w:t xml:space="preserve"> </w:t>
            </w:r>
            <w:r w:rsidRPr="00DB7E0B">
              <w:rPr>
                <w:sz w:val="24"/>
                <w:szCs w:val="24"/>
              </w:rPr>
              <w:t>in</w:t>
            </w:r>
            <w:r w:rsidRPr="00DB7E0B">
              <w:rPr>
                <w:spacing w:val="-3"/>
                <w:sz w:val="24"/>
                <w:szCs w:val="24"/>
              </w:rPr>
              <w:t xml:space="preserve"> </w:t>
            </w:r>
            <w:r w:rsidRPr="00DB7E0B">
              <w:rPr>
                <w:sz w:val="24"/>
                <w:szCs w:val="24"/>
              </w:rPr>
              <w:t>the</w:t>
            </w:r>
            <w:r w:rsidRPr="00DB7E0B">
              <w:rPr>
                <w:spacing w:val="-3"/>
                <w:sz w:val="24"/>
                <w:szCs w:val="24"/>
              </w:rPr>
              <w:t xml:space="preserve"> </w:t>
            </w:r>
            <w:r w:rsidRPr="00DB7E0B">
              <w:rPr>
                <w:sz w:val="24"/>
                <w:szCs w:val="24"/>
              </w:rPr>
              <w:t>same</w:t>
            </w:r>
            <w:r w:rsidRPr="00DB7E0B">
              <w:rPr>
                <w:spacing w:val="-4"/>
                <w:sz w:val="24"/>
                <w:szCs w:val="24"/>
              </w:rPr>
              <w:t xml:space="preserve"> </w:t>
            </w:r>
            <w:r w:rsidRPr="00DB7E0B">
              <w:rPr>
                <w:sz w:val="24"/>
                <w:szCs w:val="24"/>
              </w:rPr>
              <w:t>situation?</w:t>
            </w:r>
          </w:p>
        </w:tc>
        <w:tc>
          <w:tcPr>
            <w:tcW w:w="2474" w:type="dxa"/>
          </w:tcPr>
          <w:p w14:paraId="54AE98FA" w14:textId="77777777" w:rsidR="000E240B" w:rsidRPr="00DB7E0B" w:rsidRDefault="000E240B" w:rsidP="008F3A41">
            <w:pPr>
              <w:spacing w:line="480" w:lineRule="auto"/>
              <w:ind w:left="360"/>
              <w:rPr>
                <w:sz w:val="24"/>
                <w:szCs w:val="24"/>
              </w:rPr>
            </w:pPr>
          </w:p>
        </w:tc>
        <w:tc>
          <w:tcPr>
            <w:tcW w:w="2467" w:type="dxa"/>
          </w:tcPr>
          <w:p w14:paraId="492F8390" w14:textId="77777777" w:rsidR="000E240B" w:rsidRPr="00DB7E0B" w:rsidRDefault="000E240B" w:rsidP="008F3A41">
            <w:pPr>
              <w:spacing w:line="480" w:lineRule="auto"/>
              <w:ind w:left="360"/>
              <w:rPr>
                <w:sz w:val="24"/>
                <w:szCs w:val="24"/>
              </w:rPr>
            </w:pPr>
          </w:p>
        </w:tc>
        <w:tc>
          <w:tcPr>
            <w:tcW w:w="2371" w:type="dxa"/>
          </w:tcPr>
          <w:p w14:paraId="3ED715DC" w14:textId="77777777" w:rsidR="000E240B" w:rsidRPr="00DB7E0B" w:rsidRDefault="000E240B" w:rsidP="008F3A41">
            <w:pPr>
              <w:spacing w:line="480" w:lineRule="auto"/>
              <w:ind w:left="360"/>
              <w:rPr>
                <w:sz w:val="24"/>
                <w:szCs w:val="24"/>
              </w:rPr>
            </w:pPr>
          </w:p>
        </w:tc>
      </w:tr>
      <w:tr w:rsidR="000E240B" w:rsidRPr="00DB7E0B" w14:paraId="7B589B7F" w14:textId="77777777" w:rsidTr="00887AFB">
        <w:tc>
          <w:tcPr>
            <w:tcW w:w="2678" w:type="dxa"/>
          </w:tcPr>
          <w:p w14:paraId="15E4A11E" w14:textId="77777777" w:rsidR="000E240B" w:rsidRPr="00DB7E0B" w:rsidRDefault="000E240B" w:rsidP="008F3A41">
            <w:pPr>
              <w:spacing w:line="480" w:lineRule="auto"/>
              <w:ind w:left="360"/>
              <w:rPr>
                <w:sz w:val="24"/>
                <w:szCs w:val="24"/>
              </w:rPr>
            </w:pPr>
            <w:r w:rsidRPr="00DB7E0B">
              <w:rPr>
                <w:sz w:val="24"/>
                <w:szCs w:val="24"/>
              </w:rPr>
              <w:t>On how many of these times did it feel like you had lost control while eating?</w:t>
            </w:r>
          </w:p>
        </w:tc>
        <w:tc>
          <w:tcPr>
            <w:tcW w:w="2474" w:type="dxa"/>
            <w:shd w:val="clear" w:color="auto" w:fill="000000" w:themeFill="text1"/>
          </w:tcPr>
          <w:p w14:paraId="7F05AA93" w14:textId="77777777" w:rsidR="000E240B" w:rsidRPr="00DB7E0B" w:rsidRDefault="000E240B" w:rsidP="008F3A41">
            <w:pPr>
              <w:spacing w:line="480" w:lineRule="auto"/>
              <w:ind w:left="360"/>
              <w:rPr>
                <w:sz w:val="24"/>
                <w:szCs w:val="24"/>
              </w:rPr>
            </w:pPr>
          </w:p>
        </w:tc>
        <w:tc>
          <w:tcPr>
            <w:tcW w:w="2467" w:type="dxa"/>
            <w:shd w:val="clear" w:color="auto" w:fill="000000" w:themeFill="text1"/>
          </w:tcPr>
          <w:p w14:paraId="176DCFD4" w14:textId="77777777" w:rsidR="000E240B" w:rsidRPr="00DB7E0B" w:rsidRDefault="000E240B" w:rsidP="008F3A41">
            <w:pPr>
              <w:spacing w:line="480" w:lineRule="auto"/>
              <w:ind w:left="360"/>
              <w:rPr>
                <w:sz w:val="24"/>
                <w:szCs w:val="24"/>
              </w:rPr>
            </w:pPr>
          </w:p>
        </w:tc>
        <w:tc>
          <w:tcPr>
            <w:tcW w:w="2371" w:type="dxa"/>
          </w:tcPr>
          <w:p w14:paraId="6ACAA63E" w14:textId="77777777" w:rsidR="000E240B" w:rsidRPr="00DB7E0B" w:rsidRDefault="000E240B" w:rsidP="008F3A41">
            <w:pPr>
              <w:spacing w:line="480" w:lineRule="auto"/>
              <w:ind w:left="360"/>
              <w:rPr>
                <w:sz w:val="24"/>
                <w:szCs w:val="24"/>
              </w:rPr>
            </w:pPr>
          </w:p>
        </w:tc>
      </w:tr>
      <w:tr w:rsidR="004F3405" w:rsidRPr="00DB7E0B" w14:paraId="14D3AF7F" w14:textId="77777777" w:rsidTr="00887AFB">
        <w:tc>
          <w:tcPr>
            <w:tcW w:w="2678" w:type="dxa"/>
          </w:tcPr>
          <w:p w14:paraId="11524476" w14:textId="77777777" w:rsidR="000E240B" w:rsidRPr="00DB7E0B" w:rsidRDefault="000E240B" w:rsidP="008F3A41">
            <w:pPr>
              <w:widowControl w:val="0"/>
              <w:tabs>
                <w:tab w:val="left" w:pos="176"/>
                <w:tab w:val="left" w:pos="516"/>
              </w:tabs>
              <w:autoSpaceDE w:val="0"/>
              <w:autoSpaceDN w:val="0"/>
              <w:spacing w:line="480" w:lineRule="auto"/>
              <w:ind w:left="360" w:right="649"/>
              <w:rPr>
                <w:sz w:val="24"/>
                <w:szCs w:val="24"/>
              </w:rPr>
            </w:pPr>
            <w:r w:rsidRPr="00DB7E0B">
              <w:rPr>
                <w:sz w:val="24"/>
                <w:szCs w:val="24"/>
              </w:rPr>
              <w:t>Have</w:t>
            </w:r>
            <w:r w:rsidRPr="00DB7E0B">
              <w:rPr>
                <w:spacing w:val="-4"/>
                <w:sz w:val="24"/>
                <w:szCs w:val="24"/>
              </w:rPr>
              <w:t xml:space="preserve"> </w:t>
            </w:r>
            <w:r w:rsidRPr="00DB7E0B">
              <w:rPr>
                <w:sz w:val="24"/>
                <w:szCs w:val="24"/>
              </w:rPr>
              <w:t>you</w:t>
            </w:r>
            <w:r w:rsidRPr="00DB7E0B">
              <w:rPr>
                <w:spacing w:val="-3"/>
                <w:sz w:val="24"/>
                <w:szCs w:val="24"/>
              </w:rPr>
              <w:t xml:space="preserve"> </w:t>
            </w:r>
            <w:r w:rsidRPr="00DB7E0B">
              <w:rPr>
                <w:sz w:val="24"/>
                <w:szCs w:val="24"/>
              </w:rPr>
              <w:t>had</w:t>
            </w:r>
            <w:r w:rsidRPr="00DB7E0B">
              <w:rPr>
                <w:spacing w:val="-3"/>
                <w:sz w:val="24"/>
                <w:szCs w:val="24"/>
              </w:rPr>
              <w:t xml:space="preserve"> </w:t>
            </w:r>
            <w:r w:rsidRPr="00DB7E0B">
              <w:rPr>
                <w:sz w:val="24"/>
                <w:szCs w:val="24"/>
              </w:rPr>
              <w:t>times</w:t>
            </w:r>
            <w:r w:rsidRPr="00DB7E0B">
              <w:rPr>
                <w:spacing w:val="-3"/>
                <w:sz w:val="24"/>
                <w:szCs w:val="24"/>
              </w:rPr>
              <w:t xml:space="preserve"> </w:t>
            </w:r>
            <w:r w:rsidRPr="00DB7E0B">
              <w:rPr>
                <w:sz w:val="24"/>
                <w:szCs w:val="24"/>
              </w:rPr>
              <w:t>where</w:t>
            </w:r>
            <w:r w:rsidRPr="00DB7E0B">
              <w:rPr>
                <w:spacing w:val="-4"/>
                <w:sz w:val="24"/>
                <w:szCs w:val="24"/>
              </w:rPr>
              <w:t xml:space="preserve"> </w:t>
            </w:r>
            <w:r w:rsidRPr="00DB7E0B">
              <w:rPr>
                <w:sz w:val="24"/>
                <w:szCs w:val="24"/>
              </w:rPr>
              <w:t>you</w:t>
            </w:r>
            <w:r w:rsidRPr="00DB7E0B">
              <w:rPr>
                <w:spacing w:val="-3"/>
                <w:sz w:val="24"/>
                <w:szCs w:val="24"/>
              </w:rPr>
              <w:t xml:space="preserve"> </w:t>
            </w:r>
            <w:r w:rsidRPr="00DB7E0B">
              <w:rPr>
                <w:sz w:val="24"/>
                <w:szCs w:val="24"/>
              </w:rPr>
              <w:t>felt</w:t>
            </w:r>
            <w:r w:rsidRPr="00DB7E0B">
              <w:rPr>
                <w:spacing w:val="-2"/>
                <w:sz w:val="24"/>
                <w:szCs w:val="24"/>
              </w:rPr>
              <w:t xml:space="preserve"> </w:t>
            </w:r>
            <w:r w:rsidRPr="00DB7E0B">
              <w:rPr>
                <w:sz w:val="24"/>
                <w:szCs w:val="24"/>
              </w:rPr>
              <w:t>that</w:t>
            </w:r>
            <w:r w:rsidRPr="00DB7E0B">
              <w:rPr>
                <w:spacing w:val="-3"/>
                <w:sz w:val="24"/>
                <w:szCs w:val="24"/>
              </w:rPr>
              <w:t xml:space="preserve"> </w:t>
            </w:r>
            <w:r w:rsidRPr="00DB7E0B">
              <w:rPr>
                <w:sz w:val="24"/>
                <w:szCs w:val="24"/>
              </w:rPr>
              <w:t>you</w:t>
            </w:r>
            <w:r w:rsidRPr="00DB7E0B">
              <w:rPr>
                <w:spacing w:val="-3"/>
                <w:sz w:val="24"/>
                <w:szCs w:val="24"/>
              </w:rPr>
              <w:t xml:space="preserve"> </w:t>
            </w:r>
            <w:r w:rsidRPr="00DB7E0B">
              <w:rPr>
                <w:sz w:val="24"/>
                <w:szCs w:val="24"/>
              </w:rPr>
              <w:t>had</w:t>
            </w:r>
            <w:r w:rsidRPr="00DB7E0B">
              <w:rPr>
                <w:spacing w:val="-3"/>
                <w:sz w:val="24"/>
                <w:szCs w:val="24"/>
              </w:rPr>
              <w:t xml:space="preserve"> </w:t>
            </w:r>
            <w:r w:rsidRPr="00DB7E0B">
              <w:rPr>
                <w:sz w:val="24"/>
                <w:szCs w:val="24"/>
              </w:rPr>
              <w:t>lost</w:t>
            </w:r>
            <w:r w:rsidRPr="00DB7E0B">
              <w:rPr>
                <w:spacing w:val="-3"/>
                <w:sz w:val="24"/>
                <w:szCs w:val="24"/>
              </w:rPr>
              <w:t xml:space="preserve"> </w:t>
            </w:r>
            <w:r w:rsidRPr="00DB7E0B">
              <w:rPr>
                <w:sz w:val="24"/>
                <w:szCs w:val="24"/>
              </w:rPr>
              <w:t>control</w:t>
            </w:r>
            <w:r w:rsidRPr="00DB7E0B">
              <w:rPr>
                <w:spacing w:val="-3"/>
                <w:sz w:val="24"/>
                <w:szCs w:val="24"/>
              </w:rPr>
              <w:t xml:space="preserve"> </w:t>
            </w:r>
            <w:r w:rsidRPr="00DB7E0B">
              <w:rPr>
                <w:sz w:val="24"/>
                <w:szCs w:val="24"/>
              </w:rPr>
              <w:t xml:space="preserve">over your eating, but have </w:t>
            </w:r>
            <w:r w:rsidRPr="00DB7E0B">
              <w:rPr>
                <w:sz w:val="24"/>
                <w:szCs w:val="24"/>
                <w:u w:val="single"/>
              </w:rPr>
              <w:t>not</w:t>
            </w:r>
            <w:r w:rsidRPr="00DB7E0B">
              <w:rPr>
                <w:sz w:val="24"/>
                <w:szCs w:val="24"/>
              </w:rPr>
              <w:t xml:space="preserve"> eaten a </w:t>
            </w:r>
            <w:proofErr w:type="gramStart"/>
            <w:r w:rsidRPr="00DB7E0B">
              <w:rPr>
                <w:sz w:val="24"/>
                <w:szCs w:val="24"/>
              </w:rPr>
              <w:t>really big</w:t>
            </w:r>
            <w:proofErr w:type="gramEnd"/>
            <w:r w:rsidRPr="00DB7E0B">
              <w:rPr>
                <w:sz w:val="24"/>
                <w:szCs w:val="24"/>
              </w:rPr>
              <w:t xml:space="preserve"> amount of food?</w:t>
            </w:r>
          </w:p>
          <w:p w14:paraId="1C1916F2" w14:textId="77777777" w:rsidR="000E240B" w:rsidRPr="00DB7E0B" w:rsidRDefault="000E240B" w:rsidP="008F3A41">
            <w:pPr>
              <w:spacing w:line="480" w:lineRule="auto"/>
              <w:rPr>
                <w:sz w:val="24"/>
                <w:szCs w:val="24"/>
              </w:rPr>
            </w:pPr>
          </w:p>
        </w:tc>
        <w:tc>
          <w:tcPr>
            <w:tcW w:w="2474" w:type="dxa"/>
          </w:tcPr>
          <w:p w14:paraId="0991FE9C" w14:textId="77777777" w:rsidR="000E240B" w:rsidRPr="00DB7E0B" w:rsidRDefault="000E240B" w:rsidP="008F3A41">
            <w:pPr>
              <w:spacing w:line="480" w:lineRule="auto"/>
              <w:ind w:left="360"/>
              <w:rPr>
                <w:sz w:val="24"/>
                <w:szCs w:val="24"/>
              </w:rPr>
            </w:pPr>
          </w:p>
        </w:tc>
        <w:tc>
          <w:tcPr>
            <w:tcW w:w="2467" w:type="dxa"/>
          </w:tcPr>
          <w:p w14:paraId="40E15F18" w14:textId="77777777" w:rsidR="000E240B" w:rsidRPr="00DB7E0B" w:rsidRDefault="000E240B" w:rsidP="008F3A41">
            <w:pPr>
              <w:spacing w:line="480" w:lineRule="auto"/>
              <w:ind w:left="360"/>
              <w:rPr>
                <w:sz w:val="24"/>
                <w:szCs w:val="24"/>
              </w:rPr>
            </w:pPr>
          </w:p>
        </w:tc>
        <w:tc>
          <w:tcPr>
            <w:tcW w:w="2371" w:type="dxa"/>
          </w:tcPr>
          <w:p w14:paraId="2109ECF1" w14:textId="77777777" w:rsidR="000E240B" w:rsidRPr="00DB7E0B" w:rsidRDefault="000E240B" w:rsidP="008F3A41">
            <w:pPr>
              <w:spacing w:line="480" w:lineRule="auto"/>
              <w:ind w:left="360"/>
              <w:rPr>
                <w:sz w:val="24"/>
                <w:szCs w:val="24"/>
              </w:rPr>
            </w:pPr>
          </w:p>
        </w:tc>
      </w:tr>
      <w:tr w:rsidR="004F3405" w:rsidRPr="00DB7E0B" w14:paraId="3A48E173" w14:textId="77777777" w:rsidTr="00887AFB">
        <w:tc>
          <w:tcPr>
            <w:tcW w:w="2678" w:type="dxa"/>
          </w:tcPr>
          <w:p w14:paraId="18005BBA" w14:textId="77777777" w:rsidR="000E240B" w:rsidRPr="00DB7E0B" w:rsidRDefault="000E240B" w:rsidP="008F3A41">
            <w:pPr>
              <w:spacing w:line="480" w:lineRule="auto"/>
              <w:ind w:left="360"/>
              <w:rPr>
                <w:sz w:val="24"/>
                <w:szCs w:val="24"/>
              </w:rPr>
            </w:pPr>
            <w:r w:rsidRPr="00DB7E0B">
              <w:rPr>
                <w:sz w:val="24"/>
                <w:szCs w:val="24"/>
              </w:rPr>
              <w:t>Have</w:t>
            </w:r>
            <w:r w:rsidRPr="00DB7E0B">
              <w:rPr>
                <w:spacing w:val="-1"/>
                <w:sz w:val="24"/>
                <w:szCs w:val="24"/>
              </w:rPr>
              <w:t xml:space="preserve"> </w:t>
            </w:r>
            <w:r w:rsidRPr="00DB7E0B">
              <w:rPr>
                <w:sz w:val="24"/>
                <w:szCs w:val="24"/>
              </w:rPr>
              <w:t>you</w:t>
            </w:r>
            <w:r w:rsidRPr="00DB7E0B">
              <w:rPr>
                <w:spacing w:val="-1"/>
                <w:sz w:val="24"/>
                <w:szCs w:val="24"/>
              </w:rPr>
              <w:t xml:space="preserve"> </w:t>
            </w:r>
            <w:r w:rsidRPr="00DB7E0B">
              <w:rPr>
                <w:sz w:val="24"/>
                <w:szCs w:val="24"/>
              </w:rPr>
              <w:t>made</w:t>
            </w:r>
            <w:r w:rsidRPr="00DB7E0B">
              <w:rPr>
                <w:spacing w:val="-1"/>
                <w:sz w:val="24"/>
                <w:szCs w:val="24"/>
              </w:rPr>
              <w:t xml:space="preserve"> </w:t>
            </w:r>
            <w:r w:rsidRPr="00DB7E0B">
              <w:rPr>
                <w:sz w:val="24"/>
                <w:szCs w:val="24"/>
              </w:rPr>
              <w:t>yourself</w:t>
            </w:r>
            <w:r w:rsidRPr="00DB7E0B">
              <w:rPr>
                <w:spacing w:val="-1"/>
                <w:sz w:val="24"/>
                <w:szCs w:val="24"/>
              </w:rPr>
              <w:t xml:space="preserve"> </w:t>
            </w:r>
            <w:r w:rsidRPr="00DB7E0B">
              <w:rPr>
                <w:sz w:val="24"/>
                <w:szCs w:val="24"/>
              </w:rPr>
              <w:t>throw up?</w:t>
            </w:r>
          </w:p>
        </w:tc>
        <w:tc>
          <w:tcPr>
            <w:tcW w:w="2474" w:type="dxa"/>
          </w:tcPr>
          <w:p w14:paraId="60CBB813" w14:textId="77777777" w:rsidR="000E240B" w:rsidRPr="00DB7E0B" w:rsidRDefault="000E240B" w:rsidP="008F3A41">
            <w:pPr>
              <w:spacing w:line="480" w:lineRule="auto"/>
              <w:ind w:left="360"/>
              <w:rPr>
                <w:sz w:val="24"/>
                <w:szCs w:val="24"/>
              </w:rPr>
            </w:pPr>
          </w:p>
        </w:tc>
        <w:tc>
          <w:tcPr>
            <w:tcW w:w="2467" w:type="dxa"/>
          </w:tcPr>
          <w:p w14:paraId="02619203" w14:textId="77777777" w:rsidR="000E240B" w:rsidRPr="00DB7E0B" w:rsidRDefault="000E240B" w:rsidP="008F3A41">
            <w:pPr>
              <w:spacing w:line="480" w:lineRule="auto"/>
              <w:ind w:left="360"/>
              <w:rPr>
                <w:sz w:val="24"/>
                <w:szCs w:val="24"/>
              </w:rPr>
            </w:pPr>
          </w:p>
        </w:tc>
        <w:tc>
          <w:tcPr>
            <w:tcW w:w="2371" w:type="dxa"/>
          </w:tcPr>
          <w:p w14:paraId="742B4026" w14:textId="77777777" w:rsidR="000E240B" w:rsidRPr="00DB7E0B" w:rsidRDefault="000E240B" w:rsidP="008F3A41">
            <w:pPr>
              <w:spacing w:line="480" w:lineRule="auto"/>
              <w:ind w:left="360"/>
              <w:rPr>
                <w:sz w:val="24"/>
                <w:szCs w:val="24"/>
              </w:rPr>
            </w:pPr>
          </w:p>
        </w:tc>
      </w:tr>
      <w:tr w:rsidR="004F3405" w:rsidRPr="00DB7E0B" w14:paraId="4FF32572" w14:textId="77777777" w:rsidTr="00887AFB">
        <w:tc>
          <w:tcPr>
            <w:tcW w:w="2678" w:type="dxa"/>
          </w:tcPr>
          <w:p w14:paraId="18FDDBE9" w14:textId="77777777" w:rsidR="000E240B" w:rsidRPr="00DB7E0B" w:rsidRDefault="000E240B" w:rsidP="008F3A41">
            <w:pPr>
              <w:spacing w:line="480" w:lineRule="auto"/>
              <w:ind w:left="360"/>
              <w:rPr>
                <w:sz w:val="24"/>
                <w:szCs w:val="24"/>
              </w:rPr>
            </w:pPr>
            <w:r w:rsidRPr="00DB7E0B">
              <w:rPr>
                <w:sz w:val="24"/>
                <w:szCs w:val="24"/>
              </w:rPr>
              <w:t>Have</w:t>
            </w:r>
            <w:r w:rsidRPr="00DB7E0B">
              <w:rPr>
                <w:spacing w:val="-3"/>
                <w:sz w:val="24"/>
                <w:szCs w:val="24"/>
              </w:rPr>
              <w:t xml:space="preserve"> </w:t>
            </w:r>
            <w:r w:rsidRPr="00DB7E0B">
              <w:rPr>
                <w:sz w:val="24"/>
                <w:szCs w:val="24"/>
              </w:rPr>
              <w:t>you</w:t>
            </w:r>
            <w:r w:rsidRPr="00DB7E0B">
              <w:rPr>
                <w:spacing w:val="-2"/>
                <w:sz w:val="24"/>
                <w:szCs w:val="24"/>
              </w:rPr>
              <w:t xml:space="preserve"> </w:t>
            </w:r>
            <w:r w:rsidRPr="00DB7E0B">
              <w:rPr>
                <w:sz w:val="24"/>
                <w:szCs w:val="24"/>
              </w:rPr>
              <w:t>taken</w:t>
            </w:r>
            <w:r w:rsidRPr="00DB7E0B">
              <w:rPr>
                <w:spacing w:val="-2"/>
                <w:sz w:val="24"/>
                <w:szCs w:val="24"/>
              </w:rPr>
              <w:t xml:space="preserve"> </w:t>
            </w:r>
            <w:r w:rsidRPr="00DB7E0B">
              <w:rPr>
                <w:sz w:val="24"/>
                <w:szCs w:val="24"/>
              </w:rPr>
              <w:t>any</w:t>
            </w:r>
            <w:r w:rsidRPr="00DB7E0B">
              <w:rPr>
                <w:spacing w:val="-5"/>
                <w:sz w:val="24"/>
                <w:szCs w:val="24"/>
              </w:rPr>
              <w:t xml:space="preserve"> </w:t>
            </w:r>
            <w:r w:rsidRPr="00DB7E0B">
              <w:rPr>
                <w:sz w:val="24"/>
                <w:szCs w:val="24"/>
              </w:rPr>
              <w:t>medicines</w:t>
            </w:r>
            <w:r w:rsidRPr="00DB7E0B">
              <w:rPr>
                <w:spacing w:val="-2"/>
                <w:sz w:val="24"/>
                <w:szCs w:val="24"/>
              </w:rPr>
              <w:t xml:space="preserve"> </w:t>
            </w:r>
            <w:r w:rsidRPr="00DB7E0B">
              <w:rPr>
                <w:sz w:val="24"/>
                <w:szCs w:val="24"/>
              </w:rPr>
              <w:t>that</w:t>
            </w:r>
            <w:r w:rsidRPr="00DB7E0B">
              <w:rPr>
                <w:spacing w:val="-2"/>
                <w:sz w:val="24"/>
                <w:szCs w:val="24"/>
              </w:rPr>
              <w:t xml:space="preserve"> </w:t>
            </w:r>
            <w:r w:rsidRPr="00DB7E0B">
              <w:rPr>
                <w:sz w:val="24"/>
                <w:szCs w:val="24"/>
              </w:rPr>
              <w:t>make</w:t>
            </w:r>
            <w:r w:rsidRPr="00DB7E0B">
              <w:rPr>
                <w:spacing w:val="-3"/>
                <w:sz w:val="24"/>
                <w:szCs w:val="24"/>
              </w:rPr>
              <w:t xml:space="preserve"> </w:t>
            </w:r>
            <w:r w:rsidRPr="00DB7E0B">
              <w:rPr>
                <w:sz w:val="24"/>
                <w:szCs w:val="24"/>
              </w:rPr>
              <w:t>you</w:t>
            </w:r>
            <w:r w:rsidRPr="00DB7E0B">
              <w:rPr>
                <w:spacing w:val="-2"/>
                <w:sz w:val="24"/>
                <w:szCs w:val="24"/>
              </w:rPr>
              <w:t xml:space="preserve"> </w:t>
            </w:r>
            <w:r w:rsidRPr="00DB7E0B">
              <w:rPr>
                <w:sz w:val="24"/>
                <w:szCs w:val="24"/>
              </w:rPr>
              <w:t>go</w:t>
            </w:r>
            <w:r w:rsidRPr="00DB7E0B">
              <w:rPr>
                <w:spacing w:val="-2"/>
                <w:sz w:val="24"/>
                <w:szCs w:val="24"/>
              </w:rPr>
              <w:t xml:space="preserve"> </w:t>
            </w:r>
            <w:r w:rsidRPr="00DB7E0B">
              <w:rPr>
                <w:sz w:val="24"/>
                <w:szCs w:val="24"/>
              </w:rPr>
              <w:t>to</w:t>
            </w:r>
            <w:r w:rsidRPr="00DB7E0B">
              <w:rPr>
                <w:spacing w:val="-3"/>
                <w:sz w:val="24"/>
                <w:szCs w:val="24"/>
              </w:rPr>
              <w:t xml:space="preserve"> </w:t>
            </w:r>
            <w:r w:rsidRPr="00DB7E0B">
              <w:rPr>
                <w:sz w:val="24"/>
                <w:szCs w:val="24"/>
              </w:rPr>
              <w:t>the</w:t>
            </w:r>
            <w:r w:rsidRPr="00DB7E0B">
              <w:rPr>
                <w:spacing w:val="-2"/>
                <w:sz w:val="24"/>
                <w:szCs w:val="24"/>
              </w:rPr>
              <w:t xml:space="preserve"> </w:t>
            </w:r>
            <w:r w:rsidRPr="00DB7E0B">
              <w:rPr>
                <w:sz w:val="24"/>
                <w:szCs w:val="24"/>
              </w:rPr>
              <w:t>bathroom (have a bowel movement)?</w:t>
            </w:r>
          </w:p>
        </w:tc>
        <w:tc>
          <w:tcPr>
            <w:tcW w:w="2474" w:type="dxa"/>
          </w:tcPr>
          <w:p w14:paraId="5DEA3908" w14:textId="77777777" w:rsidR="000E240B" w:rsidRPr="00DB7E0B" w:rsidRDefault="000E240B" w:rsidP="008F3A41">
            <w:pPr>
              <w:spacing w:line="480" w:lineRule="auto"/>
              <w:ind w:left="360"/>
              <w:rPr>
                <w:sz w:val="24"/>
                <w:szCs w:val="24"/>
              </w:rPr>
            </w:pPr>
          </w:p>
        </w:tc>
        <w:tc>
          <w:tcPr>
            <w:tcW w:w="2467" w:type="dxa"/>
          </w:tcPr>
          <w:p w14:paraId="7D9ADB5E" w14:textId="77777777" w:rsidR="000E240B" w:rsidRPr="00DB7E0B" w:rsidRDefault="000E240B" w:rsidP="008F3A41">
            <w:pPr>
              <w:spacing w:line="480" w:lineRule="auto"/>
              <w:ind w:left="360"/>
              <w:rPr>
                <w:sz w:val="24"/>
                <w:szCs w:val="24"/>
              </w:rPr>
            </w:pPr>
          </w:p>
        </w:tc>
        <w:tc>
          <w:tcPr>
            <w:tcW w:w="2371" w:type="dxa"/>
          </w:tcPr>
          <w:p w14:paraId="38DEA1D4" w14:textId="77777777" w:rsidR="000E240B" w:rsidRPr="00DB7E0B" w:rsidRDefault="000E240B" w:rsidP="008F3A41">
            <w:pPr>
              <w:spacing w:line="480" w:lineRule="auto"/>
              <w:ind w:left="360"/>
              <w:rPr>
                <w:sz w:val="24"/>
                <w:szCs w:val="24"/>
              </w:rPr>
            </w:pPr>
          </w:p>
        </w:tc>
      </w:tr>
      <w:tr w:rsidR="004F3405" w:rsidRPr="00DB7E0B" w14:paraId="0859C468" w14:textId="77777777" w:rsidTr="00887AFB">
        <w:tc>
          <w:tcPr>
            <w:tcW w:w="2678" w:type="dxa"/>
          </w:tcPr>
          <w:p w14:paraId="3DF061AD" w14:textId="77777777" w:rsidR="000E240B" w:rsidRPr="00DB7E0B" w:rsidRDefault="000E240B" w:rsidP="008F3A41">
            <w:pPr>
              <w:widowControl w:val="0"/>
              <w:tabs>
                <w:tab w:val="left" w:pos="176"/>
                <w:tab w:val="left" w:pos="516"/>
              </w:tabs>
              <w:autoSpaceDE w:val="0"/>
              <w:autoSpaceDN w:val="0"/>
              <w:spacing w:before="1" w:line="480" w:lineRule="auto"/>
              <w:ind w:left="360" w:right="739"/>
              <w:rPr>
                <w:sz w:val="24"/>
                <w:szCs w:val="24"/>
              </w:rPr>
            </w:pPr>
            <w:r w:rsidRPr="00DB7E0B">
              <w:rPr>
                <w:sz w:val="24"/>
                <w:szCs w:val="24"/>
              </w:rPr>
              <w:t>Have</w:t>
            </w:r>
            <w:r w:rsidRPr="00DB7E0B">
              <w:rPr>
                <w:spacing w:val="-4"/>
                <w:sz w:val="24"/>
                <w:szCs w:val="24"/>
              </w:rPr>
              <w:t xml:space="preserve"> </w:t>
            </w:r>
            <w:r w:rsidRPr="00DB7E0B">
              <w:rPr>
                <w:sz w:val="24"/>
                <w:szCs w:val="24"/>
              </w:rPr>
              <w:t>you</w:t>
            </w:r>
            <w:r w:rsidRPr="00DB7E0B">
              <w:rPr>
                <w:spacing w:val="-3"/>
                <w:sz w:val="24"/>
                <w:szCs w:val="24"/>
              </w:rPr>
              <w:t xml:space="preserve"> </w:t>
            </w:r>
            <w:r w:rsidRPr="00DB7E0B">
              <w:rPr>
                <w:sz w:val="24"/>
                <w:szCs w:val="24"/>
              </w:rPr>
              <w:t>taken</w:t>
            </w:r>
            <w:r w:rsidRPr="00DB7E0B">
              <w:rPr>
                <w:spacing w:val="-3"/>
                <w:sz w:val="24"/>
                <w:szCs w:val="24"/>
              </w:rPr>
              <w:t xml:space="preserve"> </w:t>
            </w:r>
            <w:r w:rsidRPr="00DB7E0B">
              <w:rPr>
                <w:sz w:val="24"/>
                <w:szCs w:val="24"/>
              </w:rPr>
              <w:t>water</w:t>
            </w:r>
            <w:r w:rsidRPr="00DB7E0B">
              <w:rPr>
                <w:spacing w:val="-4"/>
                <w:sz w:val="24"/>
                <w:szCs w:val="24"/>
              </w:rPr>
              <w:t xml:space="preserve"> </w:t>
            </w:r>
            <w:r w:rsidRPr="00DB7E0B">
              <w:rPr>
                <w:sz w:val="24"/>
                <w:szCs w:val="24"/>
              </w:rPr>
              <w:t>pills</w:t>
            </w:r>
            <w:r w:rsidRPr="00DB7E0B">
              <w:rPr>
                <w:spacing w:val="-3"/>
                <w:sz w:val="24"/>
                <w:szCs w:val="24"/>
              </w:rPr>
              <w:t xml:space="preserve"> </w:t>
            </w:r>
            <w:r w:rsidRPr="00DB7E0B">
              <w:rPr>
                <w:sz w:val="24"/>
                <w:szCs w:val="24"/>
              </w:rPr>
              <w:t>(pills</w:t>
            </w:r>
            <w:r w:rsidRPr="00DB7E0B">
              <w:rPr>
                <w:spacing w:val="-3"/>
                <w:sz w:val="24"/>
                <w:szCs w:val="24"/>
              </w:rPr>
              <w:t xml:space="preserve"> </w:t>
            </w:r>
            <w:r w:rsidRPr="00DB7E0B">
              <w:rPr>
                <w:sz w:val="24"/>
                <w:szCs w:val="24"/>
              </w:rPr>
              <w:t>that</w:t>
            </w:r>
            <w:r w:rsidRPr="00DB7E0B">
              <w:rPr>
                <w:spacing w:val="-3"/>
                <w:sz w:val="24"/>
                <w:szCs w:val="24"/>
              </w:rPr>
              <w:t xml:space="preserve"> </w:t>
            </w:r>
            <w:r w:rsidRPr="00DB7E0B">
              <w:rPr>
                <w:sz w:val="24"/>
                <w:szCs w:val="24"/>
              </w:rPr>
              <w:t>make</w:t>
            </w:r>
            <w:r w:rsidRPr="00DB7E0B">
              <w:rPr>
                <w:spacing w:val="-4"/>
                <w:sz w:val="24"/>
                <w:szCs w:val="24"/>
              </w:rPr>
              <w:t xml:space="preserve"> </w:t>
            </w:r>
            <w:r w:rsidRPr="00DB7E0B">
              <w:rPr>
                <w:sz w:val="24"/>
                <w:szCs w:val="24"/>
              </w:rPr>
              <w:t>you</w:t>
            </w:r>
            <w:r w:rsidRPr="00DB7E0B">
              <w:rPr>
                <w:spacing w:val="-3"/>
                <w:sz w:val="24"/>
                <w:szCs w:val="24"/>
              </w:rPr>
              <w:t xml:space="preserve"> </w:t>
            </w:r>
            <w:r w:rsidRPr="00DB7E0B">
              <w:rPr>
                <w:sz w:val="24"/>
                <w:szCs w:val="24"/>
              </w:rPr>
              <w:t>urinate</w:t>
            </w:r>
            <w:r w:rsidRPr="00DB7E0B">
              <w:rPr>
                <w:spacing w:val="-5"/>
                <w:sz w:val="24"/>
                <w:szCs w:val="24"/>
              </w:rPr>
              <w:t xml:space="preserve"> </w:t>
            </w:r>
            <w:r w:rsidRPr="00DB7E0B">
              <w:rPr>
                <w:sz w:val="24"/>
                <w:szCs w:val="24"/>
              </w:rPr>
              <w:t>or</w:t>
            </w:r>
            <w:r w:rsidRPr="00DB7E0B">
              <w:rPr>
                <w:spacing w:val="-4"/>
                <w:sz w:val="24"/>
                <w:szCs w:val="24"/>
              </w:rPr>
              <w:t xml:space="preserve"> </w:t>
            </w:r>
            <w:r w:rsidRPr="00DB7E0B">
              <w:rPr>
                <w:sz w:val="24"/>
                <w:szCs w:val="24"/>
              </w:rPr>
              <w:t xml:space="preserve">pee)? </w:t>
            </w:r>
          </w:p>
          <w:p w14:paraId="49E00CD4" w14:textId="77777777" w:rsidR="000E240B" w:rsidRPr="00DB7E0B" w:rsidRDefault="000E240B" w:rsidP="008F3A41">
            <w:pPr>
              <w:spacing w:line="480" w:lineRule="auto"/>
              <w:rPr>
                <w:sz w:val="24"/>
                <w:szCs w:val="24"/>
              </w:rPr>
            </w:pPr>
          </w:p>
        </w:tc>
        <w:tc>
          <w:tcPr>
            <w:tcW w:w="2474" w:type="dxa"/>
          </w:tcPr>
          <w:p w14:paraId="3358F8D5" w14:textId="77777777" w:rsidR="000E240B" w:rsidRPr="00DB7E0B" w:rsidRDefault="000E240B" w:rsidP="008F3A41">
            <w:pPr>
              <w:spacing w:line="480" w:lineRule="auto"/>
              <w:ind w:left="360"/>
              <w:rPr>
                <w:sz w:val="24"/>
                <w:szCs w:val="24"/>
              </w:rPr>
            </w:pPr>
          </w:p>
        </w:tc>
        <w:tc>
          <w:tcPr>
            <w:tcW w:w="2467" w:type="dxa"/>
          </w:tcPr>
          <w:p w14:paraId="774ED8B8" w14:textId="77777777" w:rsidR="000E240B" w:rsidRPr="00DB7E0B" w:rsidRDefault="000E240B" w:rsidP="008F3A41">
            <w:pPr>
              <w:spacing w:line="480" w:lineRule="auto"/>
              <w:ind w:left="360"/>
              <w:rPr>
                <w:sz w:val="24"/>
                <w:szCs w:val="24"/>
              </w:rPr>
            </w:pPr>
          </w:p>
        </w:tc>
        <w:tc>
          <w:tcPr>
            <w:tcW w:w="2371" w:type="dxa"/>
          </w:tcPr>
          <w:p w14:paraId="26DD06C7" w14:textId="77777777" w:rsidR="000E240B" w:rsidRPr="00DB7E0B" w:rsidRDefault="000E240B" w:rsidP="008F3A41">
            <w:pPr>
              <w:spacing w:line="480" w:lineRule="auto"/>
              <w:ind w:left="360"/>
              <w:rPr>
                <w:sz w:val="24"/>
                <w:szCs w:val="24"/>
              </w:rPr>
            </w:pPr>
          </w:p>
        </w:tc>
      </w:tr>
      <w:tr w:rsidR="004F3405" w:rsidRPr="00DB7E0B" w14:paraId="64467D81" w14:textId="77777777" w:rsidTr="00887AFB">
        <w:tc>
          <w:tcPr>
            <w:tcW w:w="2678" w:type="dxa"/>
          </w:tcPr>
          <w:p w14:paraId="76D08186" w14:textId="77777777" w:rsidR="000E240B" w:rsidRPr="00DB7E0B" w:rsidRDefault="000E240B" w:rsidP="008F3A41">
            <w:pPr>
              <w:spacing w:line="480" w:lineRule="auto"/>
              <w:ind w:left="360"/>
              <w:rPr>
                <w:sz w:val="24"/>
                <w:szCs w:val="24"/>
              </w:rPr>
            </w:pPr>
            <w:r w:rsidRPr="00DB7E0B">
              <w:rPr>
                <w:sz w:val="24"/>
                <w:szCs w:val="24"/>
              </w:rPr>
              <w:t>Have</w:t>
            </w:r>
            <w:r w:rsidRPr="00DB7E0B">
              <w:rPr>
                <w:spacing w:val="-3"/>
                <w:sz w:val="24"/>
                <w:szCs w:val="24"/>
              </w:rPr>
              <w:t xml:space="preserve"> </w:t>
            </w:r>
            <w:r w:rsidRPr="00DB7E0B">
              <w:rPr>
                <w:sz w:val="24"/>
                <w:szCs w:val="24"/>
              </w:rPr>
              <w:t>you</w:t>
            </w:r>
            <w:r w:rsidRPr="00DB7E0B">
              <w:rPr>
                <w:spacing w:val="-2"/>
                <w:sz w:val="24"/>
                <w:szCs w:val="24"/>
              </w:rPr>
              <w:t xml:space="preserve"> </w:t>
            </w:r>
            <w:r w:rsidRPr="00DB7E0B">
              <w:rPr>
                <w:sz w:val="24"/>
                <w:szCs w:val="24"/>
              </w:rPr>
              <w:t>exercised</w:t>
            </w:r>
            <w:r w:rsidRPr="00DB7E0B">
              <w:rPr>
                <w:spacing w:val="-2"/>
                <w:sz w:val="24"/>
                <w:szCs w:val="24"/>
              </w:rPr>
              <w:t xml:space="preserve"> </w:t>
            </w:r>
            <w:r w:rsidRPr="00DB7E0B">
              <w:rPr>
                <w:sz w:val="24"/>
                <w:szCs w:val="24"/>
              </w:rPr>
              <w:t>very</w:t>
            </w:r>
            <w:r w:rsidRPr="00DB7E0B">
              <w:rPr>
                <w:spacing w:val="-2"/>
                <w:sz w:val="24"/>
                <w:szCs w:val="24"/>
              </w:rPr>
              <w:t xml:space="preserve"> </w:t>
            </w:r>
            <w:r w:rsidRPr="00DB7E0B">
              <w:rPr>
                <w:sz w:val="24"/>
                <w:szCs w:val="24"/>
              </w:rPr>
              <w:t>hard</w:t>
            </w:r>
            <w:r w:rsidRPr="00DB7E0B">
              <w:rPr>
                <w:spacing w:val="-2"/>
                <w:sz w:val="24"/>
                <w:szCs w:val="24"/>
              </w:rPr>
              <w:t xml:space="preserve"> </w:t>
            </w:r>
            <w:proofErr w:type="gramStart"/>
            <w:r w:rsidRPr="00DB7E0B">
              <w:rPr>
                <w:sz w:val="24"/>
                <w:szCs w:val="24"/>
              </w:rPr>
              <w:t>in</w:t>
            </w:r>
            <w:r w:rsidRPr="00DB7E0B">
              <w:rPr>
                <w:spacing w:val="-1"/>
                <w:sz w:val="24"/>
                <w:szCs w:val="24"/>
              </w:rPr>
              <w:t xml:space="preserve"> </w:t>
            </w:r>
            <w:r w:rsidRPr="00DB7E0B">
              <w:rPr>
                <w:sz w:val="24"/>
                <w:szCs w:val="24"/>
              </w:rPr>
              <w:t>order</w:t>
            </w:r>
            <w:r w:rsidRPr="00DB7E0B">
              <w:rPr>
                <w:spacing w:val="-3"/>
                <w:sz w:val="24"/>
                <w:szCs w:val="24"/>
              </w:rPr>
              <w:t xml:space="preserve"> </w:t>
            </w:r>
            <w:r w:rsidRPr="00DB7E0B">
              <w:rPr>
                <w:sz w:val="24"/>
                <w:szCs w:val="24"/>
              </w:rPr>
              <w:t>to</w:t>
            </w:r>
            <w:proofErr w:type="gramEnd"/>
            <w:r w:rsidRPr="00DB7E0B">
              <w:rPr>
                <w:spacing w:val="-2"/>
                <w:sz w:val="24"/>
                <w:szCs w:val="24"/>
              </w:rPr>
              <w:t xml:space="preserve"> </w:t>
            </w:r>
            <w:r w:rsidRPr="00DB7E0B">
              <w:rPr>
                <w:sz w:val="24"/>
                <w:szCs w:val="24"/>
              </w:rPr>
              <w:t>change</w:t>
            </w:r>
            <w:r w:rsidRPr="00DB7E0B">
              <w:rPr>
                <w:spacing w:val="-3"/>
                <w:sz w:val="24"/>
                <w:szCs w:val="24"/>
              </w:rPr>
              <w:t xml:space="preserve"> </w:t>
            </w:r>
            <w:r w:rsidRPr="00DB7E0B">
              <w:rPr>
                <w:sz w:val="24"/>
                <w:szCs w:val="24"/>
              </w:rPr>
              <w:t>your</w:t>
            </w:r>
            <w:r w:rsidRPr="00DB7E0B">
              <w:rPr>
                <w:spacing w:val="-3"/>
                <w:sz w:val="24"/>
                <w:szCs w:val="24"/>
              </w:rPr>
              <w:t xml:space="preserve"> </w:t>
            </w:r>
            <w:r w:rsidRPr="00DB7E0B">
              <w:rPr>
                <w:sz w:val="24"/>
                <w:szCs w:val="24"/>
              </w:rPr>
              <w:t>shape</w:t>
            </w:r>
            <w:r w:rsidRPr="00DB7E0B">
              <w:rPr>
                <w:spacing w:val="-3"/>
                <w:sz w:val="24"/>
                <w:szCs w:val="24"/>
              </w:rPr>
              <w:t xml:space="preserve"> </w:t>
            </w:r>
            <w:r w:rsidRPr="00DB7E0B">
              <w:rPr>
                <w:sz w:val="24"/>
                <w:szCs w:val="24"/>
              </w:rPr>
              <w:t>or weight (and not just for fun)?</w:t>
            </w:r>
          </w:p>
        </w:tc>
        <w:tc>
          <w:tcPr>
            <w:tcW w:w="2474" w:type="dxa"/>
          </w:tcPr>
          <w:p w14:paraId="3805F747" w14:textId="77777777" w:rsidR="000E240B" w:rsidRPr="00DB7E0B" w:rsidRDefault="000E240B" w:rsidP="008F3A41">
            <w:pPr>
              <w:spacing w:line="480" w:lineRule="auto"/>
              <w:ind w:left="360"/>
              <w:rPr>
                <w:sz w:val="24"/>
                <w:szCs w:val="24"/>
              </w:rPr>
            </w:pPr>
          </w:p>
        </w:tc>
        <w:tc>
          <w:tcPr>
            <w:tcW w:w="2467" w:type="dxa"/>
          </w:tcPr>
          <w:p w14:paraId="57EC3389" w14:textId="77777777" w:rsidR="000E240B" w:rsidRPr="00DB7E0B" w:rsidRDefault="000E240B" w:rsidP="008F3A41">
            <w:pPr>
              <w:spacing w:line="480" w:lineRule="auto"/>
              <w:ind w:left="360"/>
              <w:rPr>
                <w:sz w:val="24"/>
                <w:szCs w:val="24"/>
              </w:rPr>
            </w:pPr>
          </w:p>
        </w:tc>
        <w:tc>
          <w:tcPr>
            <w:tcW w:w="2371" w:type="dxa"/>
          </w:tcPr>
          <w:p w14:paraId="1B81F952" w14:textId="77777777" w:rsidR="000E240B" w:rsidRPr="00DB7E0B" w:rsidRDefault="000E240B" w:rsidP="008F3A41">
            <w:pPr>
              <w:spacing w:line="480" w:lineRule="auto"/>
              <w:ind w:left="360"/>
              <w:rPr>
                <w:sz w:val="24"/>
                <w:szCs w:val="24"/>
              </w:rPr>
            </w:pPr>
          </w:p>
        </w:tc>
      </w:tr>
    </w:tbl>
    <w:p w14:paraId="76AD6211" w14:textId="77777777" w:rsidR="000E240B" w:rsidRPr="00DB7E0B" w:rsidRDefault="000E240B" w:rsidP="008F3A41">
      <w:pPr>
        <w:spacing w:line="480" w:lineRule="auto"/>
      </w:pPr>
    </w:p>
    <w:p w14:paraId="74980BC7" w14:textId="77777777" w:rsidR="000E240B" w:rsidRPr="00DB7E0B" w:rsidRDefault="000E240B" w:rsidP="008F3A41">
      <w:pPr>
        <w:spacing w:line="480" w:lineRule="auto"/>
      </w:pPr>
    </w:p>
    <w:p w14:paraId="0808B6D3" w14:textId="77777777" w:rsidR="000E240B" w:rsidRPr="00DB7E0B" w:rsidRDefault="000E240B" w:rsidP="008F3A41">
      <w:pPr>
        <w:spacing w:line="480" w:lineRule="auto"/>
      </w:pPr>
    </w:p>
    <w:p w14:paraId="515A74EC" w14:textId="77777777" w:rsidR="000E240B" w:rsidRPr="00DB7E0B" w:rsidRDefault="000E240B" w:rsidP="008F3A41">
      <w:pPr>
        <w:widowControl w:val="0"/>
        <w:tabs>
          <w:tab w:val="left" w:pos="1256"/>
          <w:tab w:val="left" w:pos="9854"/>
        </w:tabs>
        <w:autoSpaceDE w:val="0"/>
        <w:autoSpaceDN w:val="0"/>
        <w:spacing w:line="480" w:lineRule="auto"/>
      </w:pPr>
      <w:r w:rsidRPr="00DB7E0B">
        <w:rPr>
          <w:noProof/>
        </w:rPr>
        <mc:AlternateContent>
          <mc:Choice Requires="wps">
            <w:drawing>
              <wp:anchor distT="0" distB="0" distL="0" distR="0" simplePos="0" relativeHeight="251665442" behindDoc="0" locked="0" layoutInCell="1" allowOverlap="1" wp14:anchorId="3D9D2F80" wp14:editId="52342321">
                <wp:simplePos x="0" y="0"/>
                <wp:positionH relativeFrom="page">
                  <wp:posOffset>708659</wp:posOffset>
                </wp:positionH>
                <wp:positionV relativeFrom="paragraph">
                  <wp:posOffset>289609</wp:posOffset>
                </wp:positionV>
                <wp:extent cx="6400800" cy="1270"/>
                <wp:effectExtent l="0" t="0" r="0" b="0"/>
                <wp:wrapNone/>
                <wp:docPr id="827490796"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7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CFB8BA" id="Graphic 13" o:spid="_x0000_s1026" style="position:absolute;margin-left:55.8pt;margin-top:22.8pt;width:7in;height:.1pt;z-index:251665442;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" path="m,l6400799,e" filled="f">
                <v:path arrowok="t"/>
                <w10:wrap anchorx="page"/>
              </v:shape>
            </w:pict>
          </mc:Fallback>
        </mc:AlternateContent>
      </w:r>
    </w:p>
    <w:p w14:paraId="16446B63" w14:textId="77777777" w:rsidR="000E240B" w:rsidRPr="00DB7E0B" w:rsidRDefault="000E240B" w:rsidP="008F3A41">
      <w:pPr>
        <w:spacing w:line="480" w:lineRule="auto"/>
      </w:pPr>
    </w:p>
    <w:p w14:paraId="59D86CC9" w14:textId="77777777" w:rsidR="000E240B" w:rsidRPr="00DB7E0B" w:rsidRDefault="000E240B" w:rsidP="008F3A41">
      <w:pPr>
        <w:spacing w:before="80" w:line="480" w:lineRule="auto"/>
        <w:ind w:left="360" w:right="172"/>
      </w:pPr>
      <w:r w:rsidRPr="00DB7E0B">
        <w:t>Please</w:t>
      </w:r>
      <w:r w:rsidRPr="00DB7E0B">
        <w:rPr>
          <w:spacing w:val="-3"/>
        </w:rPr>
        <w:t xml:space="preserve"> </w:t>
      </w:r>
      <w:r w:rsidRPr="00DB7E0B">
        <w:t>mark</w:t>
      </w:r>
      <w:r w:rsidRPr="00DB7E0B">
        <w:rPr>
          <w:spacing w:val="-2"/>
        </w:rPr>
        <w:t xml:space="preserve"> </w:t>
      </w:r>
      <w:r w:rsidRPr="00DB7E0B">
        <w:t>the</w:t>
      </w:r>
      <w:r w:rsidRPr="00DB7E0B">
        <w:rPr>
          <w:spacing w:val="-2"/>
        </w:rPr>
        <w:t xml:space="preserve"> </w:t>
      </w:r>
      <w:r w:rsidRPr="00DB7E0B">
        <w:t>spot</w:t>
      </w:r>
      <w:r w:rsidRPr="00DB7E0B">
        <w:rPr>
          <w:spacing w:val="-2"/>
        </w:rPr>
        <w:t xml:space="preserve"> </w:t>
      </w:r>
      <w:r w:rsidRPr="00DB7E0B">
        <w:t>on</w:t>
      </w:r>
      <w:r w:rsidRPr="00DB7E0B">
        <w:rPr>
          <w:spacing w:val="-2"/>
        </w:rPr>
        <w:t xml:space="preserve"> </w:t>
      </w:r>
      <w:r w:rsidRPr="00DB7E0B">
        <w:t>the</w:t>
      </w:r>
      <w:r w:rsidRPr="00DB7E0B">
        <w:rPr>
          <w:spacing w:val="-2"/>
        </w:rPr>
        <w:t xml:space="preserve"> </w:t>
      </w:r>
      <w:r w:rsidRPr="00DB7E0B">
        <w:t>line</w:t>
      </w:r>
      <w:r w:rsidRPr="00DB7E0B">
        <w:rPr>
          <w:spacing w:val="-3"/>
        </w:rPr>
        <w:t xml:space="preserve"> </w:t>
      </w:r>
      <w:r w:rsidRPr="00DB7E0B">
        <w:t>that</w:t>
      </w:r>
      <w:r w:rsidRPr="00DB7E0B">
        <w:rPr>
          <w:spacing w:val="-2"/>
        </w:rPr>
        <w:t xml:space="preserve"> </w:t>
      </w:r>
      <w:r w:rsidRPr="00DB7E0B">
        <w:t>best</w:t>
      </w:r>
      <w:r w:rsidRPr="00DB7E0B">
        <w:rPr>
          <w:spacing w:val="-2"/>
        </w:rPr>
        <w:t xml:space="preserve"> </w:t>
      </w:r>
      <w:r w:rsidRPr="00DB7E0B">
        <w:t>describes</w:t>
      </w:r>
      <w:r w:rsidRPr="00DB7E0B">
        <w:rPr>
          <w:spacing w:val="-2"/>
        </w:rPr>
        <w:t xml:space="preserve"> </w:t>
      </w:r>
      <w:r w:rsidRPr="00DB7E0B">
        <w:t>how</w:t>
      </w:r>
      <w:r w:rsidRPr="00DB7E0B">
        <w:rPr>
          <w:spacing w:val="-2"/>
        </w:rPr>
        <w:t xml:space="preserve"> </w:t>
      </w:r>
      <w:r w:rsidRPr="00DB7E0B">
        <w:t>you</w:t>
      </w:r>
      <w:r w:rsidRPr="00DB7E0B">
        <w:rPr>
          <w:spacing w:val="-2"/>
        </w:rPr>
        <w:t xml:space="preserve"> </w:t>
      </w:r>
      <w:r w:rsidRPr="00DB7E0B">
        <w:t>feel.</w:t>
      </w:r>
      <w:r w:rsidRPr="00DB7E0B">
        <w:rPr>
          <w:spacing w:val="40"/>
        </w:rPr>
        <w:t xml:space="preserve"> </w:t>
      </w:r>
      <w:r w:rsidRPr="00DB7E0B">
        <w:t>Remember that the questions only refer to the past four weeks (28 days).</w:t>
      </w:r>
      <w:r w:rsidRPr="00DB7E0B">
        <w:rPr>
          <w:spacing w:val="40"/>
        </w:rPr>
        <w:t xml:space="preserve"> </w:t>
      </w:r>
      <w:r w:rsidRPr="00DB7E0B">
        <w:t>For these questions, when we say</w:t>
      </w:r>
    </w:p>
    <w:p w14:paraId="5ED24138" w14:textId="77777777" w:rsidR="000E240B" w:rsidRPr="00DB7E0B" w:rsidRDefault="000E240B" w:rsidP="008F3A41">
      <w:pPr>
        <w:spacing w:line="480" w:lineRule="auto"/>
        <w:ind w:left="360"/>
      </w:pPr>
      <w:r w:rsidRPr="00DB7E0B">
        <w:t>“</w:t>
      </w:r>
      <w:proofErr w:type="gramStart"/>
      <w:r w:rsidRPr="00DB7E0B">
        <w:t>weight</w:t>
      </w:r>
      <w:proofErr w:type="gramEnd"/>
      <w:r w:rsidRPr="00DB7E0B">
        <w:t>,”</w:t>
      </w:r>
      <w:r w:rsidRPr="00DB7E0B">
        <w:rPr>
          <w:spacing w:val="-3"/>
        </w:rPr>
        <w:t xml:space="preserve"> </w:t>
      </w:r>
      <w:r w:rsidRPr="00DB7E0B">
        <w:t>we</w:t>
      </w:r>
      <w:r w:rsidRPr="00DB7E0B">
        <w:rPr>
          <w:spacing w:val="-3"/>
        </w:rPr>
        <w:t xml:space="preserve"> </w:t>
      </w:r>
      <w:r w:rsidRPr="00DB7E0B">
        <w:t>mean</w:t>
      </w:r>
      <w:r w:rsidRPr="00DB7E0B">
        <w:rPr>
          <w:spacing w:val="-2"/>
        </w:rPr>
        <w:t xml:space="preserve"> </w:t>
      </w:r>
      <w:r w:rsidRPr="00DB7E0B">
        <w:t>the</w:t>
      </w:r>
      <w:r w:rsidRPr="00DB7E0B">
        <w:rPr>
          <w:spacing w:val="-2"/>
        </w:rPr>
        <w:t xml:space="preserve"> </w:t>
      </w:r>
      <w:r w:rsidRPr="00DB7E0B">
        <w:t>number</w:t>
      </w:r>
      <w:r w:rsidRPr="00DB7E0B">
        <w:rPr>
          <w:spacing w:val="-4"/>
        </w:rPr>
        <w:t xml:space="preserve"> </w:t>
      </w:r>
      <w:r w:rsidRPr="00DB7E0B">
        <w:t>on</w:t>
      </w:r>
      <w:r w:rsidRPr="00DB7E0B">
        <w:rPr>
          <w:spacing w:val="-2"/>
        </w:rPr>
        <w:t xml:space="preserve"> </w:t>
      </w:r>
      <w:r w:rsidRPr="00DB7E0B">
        <w:t>the</w:t>
      </w:r>
      <w:r w:rsidRPr="00DB7E0B">
        <w:rPr>
          <w:spacing w:val="-2"/>
        </w:rPr>
        <w:t xml:space="preserve"> </w:t>
      </w:r>
      <w:r w:rsidRPr="00DB7E0B">
        <w:t>scale,</w:t>
      </w:r>
      <w:r w:rsidRPr="00DB7E0B">
        <w:rPr>
          <w:spacing w:val="-2"/>
        </w:rPr>
        <w:t xml:space="preserve"> </w:t>
      </w:r>
      <w:r w:rsidRPr="00DB7E0B">
        <w:t>and when</w:t>
      </w:r>
      <w:r w:rsidRPr="00DB7E0B">
        <w:rPr>
          <w:spacing w:val="-2"/>
        </w:rPr>
        <w:t xml:space="preserve"> </w:t>
      </w:r>
      <w:r w:rsidRPr="00DB7E0B">
        <w:t>we</w:t>
      </w:r>
      <w:r w:rsidRPr="00DB7E0B">
        <w:rPr>
          <w:spacing w:val="-4"/>
        </w:rPr>
        <w:t xml:space="preserve"> </w:t>
      </w:r>
      <w:r w:rsidRPr="00DB7E0B">
        <w:t>say</w:t>
      </w:r>
      <w:r w:rsidRPr="00DB7E0B">
        <w:rPr>
          <w:spacing w:val="-2"/>
        </w:rPr>
        <w:t xml:space="preserve"> </w:t>
      </w:r>
      <w:r w:rsidRPr="00DB7E0B">
        <w:t>“shape,”</w:t>
      </w:r>
      <w:r w:rsidRPr="00DB7E0B">
        <w:rPr>
          <w:spacing w:val="-3"/>
        </w:rPr>
        <w:t xml:space="preserve"> </w:t>
      </w:r>
      <w:r w:rsidRPr="00DB7E0B">
        <w:t>we</w:t>
      </w:r>
      <w:r w:rsidRPr="00DB7E0B">
        <w:rPr>
          <w:spacing w:val="-3"/>
        </w:rPr>
        <w:t xml:space="preserve"> </w:t>
      </w:r>
      <w:r w:rsidRPr="00DB7E0B">
        <w:t>mean</w:t>
      </w:r>
      <w:r w:rsidRPr="00DB7E0B">
        <w:rPr>
          <w:spacing w:val="-2"/>
        </w:rPr>
        <w:t xml:space="preserve"> </w:t>
      </w:r>
      <w:r w:rsidRPr="00DB7E0B">
        <w:t>what</w:t>
      </w:r>
      <w:r w:rsidRPr="00DB7E0B">
        <w:rPr>
          <w:spacing w:val="-2"/>
        </w:rPr>
        <w:t xml:space="preserve"> </w:t>
      </w:r>
      <w:r w:rsidRPr="00DB7E0B">
        <w:t>you</w:t>
      </w:r>
      <w:r w:rsidRPr="00DB7E0B">
        <w:rPr>
          <w:spacing w:val="-2"/>
        </w:rPr>
        <w:t xml:space="preserve"> </w:t>
      </w:r>
      <w:r w:rsidRPr="00DB7E0B">
        <w:t>see</w:t>
      </w:r>
      <w:r w:rsidRPr="00DB7E0B">
        <w:rPr>
          <w:spacing w:val="-3"/>
        </w:rPr>
        <w:t xml:space="preserve"> </w:t>
      </w:r>
      <w:r w:rsidRPr="00DB7E0B">
        <w:t>in</w:t>
      </w:r>
      <w:r w:rsidRPr="00DB7E0B">
        <w:rPr>
          <w:spacing w:val="-2"/>
        </w:rPr>
        <w:t xml:space="preserve"> </w:t>
      </w:r>
      <w:r w:rsidRPr="00DB7E0B">
        <w:t xml:space="preserve">the </w:t>
      </w:r>
      <w:r w:rsidRPr="00DB7E0B">
        <w:rPr>
          <w:spacing w:val="-2"/>
        </w:rPr>
        <w:t>mirror.</w:t>
      </w:r>
    </w:p>
    <w:p w14:paraId="431CF841" w14:textId="77777777" w:rsidR="000E240B" w:rsidRPr="00DB7E0B" w:rsidRDefault="000E240B" w:rsidP="008F3A41">
      <w:pPr>
        <w:spacing w:line="480" w:lineRule="auto"/>
      </w:pPr>
    </w:p>
    <w:p w14:paraId="496CB991" w14:textId="77777777" w:rsidR="000E240B" w:rsidRPr="00DB7E0B" w:rsidRDefault="000E240B" w:rsidP="008F3A41">
      <w:pPr>
        <w:pStyle w:val="Subtitle"/>
        <w:spacing w:line="480" w:lineRule="auto"/>
        <w:rPr>
          <w:rFonts w:ascii="Times New Roman" w:hAnsi="Times New Roman" w:cs="Times New Roman"/>
          <w:sz w:val="24"/>
          <w:szCs w:val="24"/>
        </w:rPr>
      </w:pPr>
      <w:r w:rsidRPr="00DB7E0B">
        <w:rPr>
          <w:rFonts w:ascii="Times New Roman" w:hAnsi="Times New Roman" w:cs="Times New Roman"/>
          <w:sz w:val="24"/>
          <w:szCs w:val="24"/>
        </w:rPr>
        <w:t>OVER</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THE PAST 28</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 xml:space="preserve">DAYS. . </w:t>
      </w:r>
      <w:r w:rsidRPr="00DB7E0B">
        <w:rPr>
          <w:rFonts w:ascii="Times New Roman" w:hAnsi="Times New Roman" w:cs="Times New Roman"/>
          <w:spacing w:val="-5"/>
          <w:sz w:val="24"/>
          <w:szCs w:val="24"/>
        </w:rPr>
        <w:t>.:</w:t>
      </w:r>
    </w:p>
    <w:p w14:paraId="6B17D55A" w14:textId="77777777" w:rsidR="000E240B" w:rsidRPr="00DB7E0B" w:rsidRDefault="000E240B" w:rsidP="008F3A41">
      <w:pPr>
        <w:spacing w:line="480" w:lineRule="auto"/>
      </w:pPr>
    </w:p>
    <w:p w14:paraId="0C60CA32" w14:textId="77777777" w:rsidR="000E240B" w:rsidRPr="00DB7E0B" w:rsidRDefault="000E240B" w:rsidP="008F3A41">
      <w:pPr>
        <w:widowControl w:val="0"/>
        <w:tabs>
          <w:tab w:val="left" w:pos="176"/>
          <w:tab w:val="left" w:pos="516"/>
        </w:tabs>
        <w:autoSpaceDE w:val="0"/>
        <w:autoSpaceDN w:val="0"/>
        <w:spacing w:line="480" w:lineRule="auto"/>
        <w:ind w:left="360" w:right="230"/>
      </w:pPr>
      <w:r w:rsidRPr="00DB7E0B">
        <w:t>Over</w:t>
      </w:r>
      <w:r w:rsidRPr="00DB7E0B">
        <w:rPr>
          <w:spacing w:val="-4"/>
        </w:rPr>
        <w:t xml:space="preserve"> </w:t>
      </w:r>
      <w:r w:rsidRPr="00DB7E0B">
        <w:t>the</w:t>
      </w:r>
      <w:r w:rsidRPr="00DB7E0B">
        <w:rPr>
          <w:spacing w:val="-2"/>
        </w:rPr>
        <w:t xml:space="preserve"> </w:t>
      </w:r>
      <w:r w:rsidRPr="00DB7E0B">
        <w:t>past</w:t>
      </w:r>
      <w:r w:rsidRPr="00DB7E0B">
        <w:rPr>
          <w:spacing w:val="-2"/>
        </w:rPr>
        <w:t xml:space="preserve"> </w:t>
      </w:r>
      <w:r w:rsidRPr="00DB7E0B">
        <w:t>28</w:t>
      </w:r>
      <w:r w:rsidRPr="00DB7E0B">
        <w:rPr>
          <w:spacing w:val="-2"/>
        </w:rPr>
        <w:t xml:space="preserve"> </w:t>
      </w:r>
      <w:r w:rsidRPr="00DB7E0B">
        <w:t>days,</w:t>
      </w:r>
      <w:r w:rsidRPr="00DB7E0B">
        <w:rPr>
          <w:spacing w:val="-2"/>
        </w:rPr>
        <w:t xml:space="preserve"> </w:t>
      </w:r>
      <w:r w:rsidRPr="00DB7E0B">
        <w:t>has</w:t>
      </w:r>
      <w:r w:rsidRPr="00DB7E0B">
        <w:rPr>
          <w:spacing w:val="-2"/>
        </w:rPr>
        <w:t xml:space="preserve"> </w:t>
      </w:r>
      <w:r w:rsidRPr="00DB7E0B">
        <w:t>your</w:t>
      </w:r>
      <w:r w:rsidRPr="00DB7E0B">
        <w:rPr>
          <w:spacing w:val="-3"/>
        </w:rPr>
        <w:t xml:space="preserve"> </w:t>
      </w:r>
      <w:r w:rsidRPr="00DB7E0B">
        <w:rPr>
          <w:u w:val="single"/>
        </w:rPr>
        <w:t>weight</w:t>
      </w:r>
      <w:r w:rsidRPr="00DB7E0B">
        <w:rPr>
          <w:spacing w:val="-3"/>
        </w:rPr>
        <w:t xml:space="preserve"> </w:t>
      </w:r>
      <w:r w:rsidRPr="00DB7E0B">
        <w:t>(the</w:t>
      </w:r>
      <w:r w:rsidRPr="00DB7E0B">
        <w:rPr>
          <w:spacing w:val="-3"/>
        </w:rPr>
        <w:t xml:space="preserve"> </w:t>
      </w:r>
      <w:r w:rsidRPr="00DB7E0B">
        <w:t>number</w:t>
      </w:r>
      <w:r w:rsidRPr="00DB7E0B">
        <w:rPr>
          <w:spacing w:val="-3"/>
        </w:rPr>
        <w:t xml:space="preserve"> </w:t>
      </w:r>
      <w:r w:rsidRPr="00DB7E0B">
        <w:t>on</w:t>
      </w:r>
      <w:r w:rsidRPr="00DB7E0B">
        <w:rPr>
          <w:spacing w:val="-2"/>
        </w:rPr>
        <w:t xml:space="preserve"> </w:t>
      </w:r>
      <w:r w:rsidRPr="00DB7E0B">
        <w:t>the</w:t>
      </w:r>
      <w:r w:rsidRPr="00DB7E0B">
        <w:rPr>
          <w:spacing w:val="-2"/>
        </w:rPr>
        <w:t xml:space="preserve"> </w:t>
      </w:r>
      <w:r w:rsidRPr="00DB7E0B">
        <w:t>scale)</w:t>
      </w:r>
      <w:r w:rsidRPr="00DB7E0B">
        <w:rPr>
          <w:spacing w:val="-2"/>
        </w:rPr>
        <w:t xml:space="preserve"> </w:t>
      </w:r>
      <w:r w:rsidRPr="00DB7E0B">
        <w:t>made</w:t>
      </w:r>
      <w:r w:rsidRPr="00DB7E0B">
        <w:rPr>
          <w:spacing w:val="-3"/>
        </w:rPr>
        <w:t xml:space="preserve"> </w:t>
      </w:r>
      <w:r w:rsidRPr="00DB7E0B">
        <w:t>a</w:t>
      </w:r>
      <w:r w:rsidRPr="00DB7E0B">
        <w:rPr>
          <w:spacing w:val="-2"/>
        </w:rPr>
        <w:t xml:space="preserve"> </w:t>
      </w:r>
      <w:r w:rsidRPr="00DB7E0B">
        <w:t>difference</w:t>
      </w:r>
      <w:r w:rsidRPr="00DB7E0B">
        <w:rPr>
          <w:spacing w:val="-3"/>
        </w:rPr>
        <w:t xml:space="preserve"> </w:t>
      </w:r>
      <w:r w:rsidRPr="00DB7E0B">
        <w:t>in</w:t>
      </w:r>
      <w:r w:rsidRPr="00DB7E0B">
        <w:rPr>
          <w:spacing w:val="-1"/>
        </w:rPr>
        <w:t xml:space="preserve"> </w:t>
      </w:r>
      <w:r w:rsidRPr="00DB7E0B">
        <w:t>how you think about (judge) yourself as a person? (mark off on the line)</w:t>
      </w:r>
    </w:p>
    <w:p w14:paraId="7839943C" w14:textId="77777777" w:rsidR="000E240B" w:rsidRPr="00DB7E0B" w:rsidRDefault="000E240B" w:rsidP="008F3A41">
      <w:pPr>
        <w:spacing w:before="5" w:line="480" w:lineRule="auto"/>
      </w:pPr>
      <w:r w:rsidRPr="00DB7E0B">
        <w:rPr>
          <w:noProof/>
        </w:rPr>
        <mc:AlternateContent>
          <mc:Choice Requires="wps">
            <w:drawing>
              <wp:anchor distT="0" distB="0" distL="0" distR="0" simplePos="0" relativeHeight="251666466" behindDoc="1" locked="0" layoutInCell="1" allowOverlap="1" wp14:anchorId="35349CD4" wp14:editId="3E7143D0">
                <wp:simplePos x="0" y="0"/>
                <wp:positionH relativeFrom="page">
                  <wp:posOffset>822960</wp:posOffset>
                </wp:positionH>
                <wp:positionV relativeFrom="paragraph">
                  <wp:posOffset>60374</wp:posOffset>
                </wp:positionV>
                <wp:extent cx="5829300" cy="236220"/>
                <wp:effectExtent l="0" t="0" r="0" b="0"/>
                <wp:wrapTopAndBottom/>
                <wp:docPr id="1705881693"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CD37BA" id="Graphic 19" o:spid="_x0000_s1026" style="position:absolute;margin-left:64.8pt;margin-top:4.75pt;width:459pt;height:18.6pt;z-index:-251650014;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" path="m,121920r5829299,em,7620l,236220em5829299,7620r,228600em914400,r,228600em1828800,r,228600em2857500,r,228600em3886200,r,228600em4914900,r,228600e" filled="f">
                <v:path arrowok="t"/>
                <w10:wrap type="topAndBottom" anchorx="page"/>
              </v:shape>
            </w:pict>
          </mc:Fallback>
        </mc:AlternateContent>
      </w:r>
    </w:p>
    <w:p w14:paraId="53F8CB37" w14:textId="77777777" w:rsidR="000E240B" w:rsidRPr="00DB7E0B" w:rsidRDefault="000E240B" w:rsidP="008F3A41">
      <w:pPr>
        <w:tabs>
          <w:tab w:val="left" w:pos="2636"/>
          <w:tab w:val="left" w:pos="5997"/>
          <w:tab w:val="left" w:pos="8157"/>
        </w:tabs>
        <w:spacing w:before="85" w:line="480" w:lineRule="auto"/>
        <w:ind w:left="360"/>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0A98DBC5" w14:textId="77777777" w:rsidR="000E240B" w:rsidRPr="00DB7E0B" w:rsidRDefault="000E240B" w:rsidP="008F3A41">
      <w:pPr>
        <w:spacing w:line="480" w:lineRule="auto"/>
      </w:pPr>
    </w:p>
    <w:p w14:paraId="2533BF6D" w14:textId="77777777" w:rsidR="000E240B" w:rsidRPr="00DB7E0B" w:rsidRDefault="000E240B" w:rsidP="008F3A41">
      <w:pPr>
        <w:widowControl w:val="0"/>
        <w:tabs>
          <w:tab w:val="left" w:pos="176"/>
          <w:tab w:val="left" w:pos="516"/>
        </w:tabs>
        <w:autoSpaceDE w:val="0"/>
        <w:autoSpaceDN w:val="0"/>
        <w:spacing w:before="1" w:line="480" w:lineRule="auto"/>
        <w:ind w:left="360" w:right="538"/>
      </w:pPr>
      <w:r w:rsidRPr="00DB7E0B">
        <w:t>Over</w:t>
      </w:r>
      <w:r w:rsidRPr="00DB7E0B">
        <w:rPr>
          <w:spacing w:val="-4"/>
        </w:rPr>
        <w:t xml:space="preserve"> </w:t>
      </w:r>
      <w:r w:rsidRPr="00DB7E0B">
        <w:t>the</w:t>
      </w:r>
      <w:r w:rsidRPr="00DB7E0B">
        <w:rPr>
          <w:spacing w:val="-3"/>
        </w:rPr>
        <w:t xml:space="preserve"> </w:t>
      </w:r>
      <w:r w:rsidRPr="00DB7E0B">
        <w:t>past</w:t>
      </w:r>
      <w:r w:rsidRPr="00DB7E0B">
        <w:rPr>
          <w:spacing w:val="-3"/>
        </w:rPr>
        <w:t xml:space="preserve"> </w:t>
      </w:r>
      <w:r w:rsidRPr="00DB7E0B">
        <w:t>28</w:t>
      </w:r>
      <w:r w:rsidRPr="00DB7E0B">
        <w:rPr>
          <w:spacing w:val="-3"/>
        </w:rPr>
        <w:t xml:space="preserve"> </w:t>
      </w:r>
      <w:r w:rsidRPr="00DB7E0B">
        <w:t>days,</w:t>
      </w:r>
      <w:r w:rsidRPr="00DB7E0B">
        <w:rPr>
          <w:spacing w:val="-3"/>
        </w:rPr>
        <w:t xml:space="preserve"> </w:t>
      </w:r>
      <w:r w:rsidRPr="00DB7E0B">
        <w:t>has</w:t>
      </w:r>
      <w:r w:rsidRPr="00DB7E0B">
        <w:rPr>
          <w:spacing w:val="-3"/>
        </w:rPr>
        <w:t xml:space="preserve"> </w:t>
      </w:r>
      <w:r w:rsidRPr="00DB7E0B">
        <w:t>your</w:t>
      </w:r>
      <w:r w:rsidRPr="00DB7E0B">
        <w:rPr>
          <w:spacing w:val="-3"/>
        </w:rPr>
        <w:t xml:space="preserve"> </w:t>
      </w:r>
      <w:r w:rsidRPr="00DB7E0B">
        <w:rPr>
          <w:u w:val="single"/>
        </w:rPr>
        <w:t>shape</w:t>
      </w:r>
      <w:r w:rsidRPr="00DB7E0B">
        <w:rPr>
          <w:spacing w:val="-3"/>
        </w:rPr>
        <w:t xml:space="preserve"> </w:t>
      </w:r>
      <w:r w:rsidRPr="00DB7E0B">
        <w:t>(what</w:t>
      </w:r>
      <w:r w:rsidRPr="00DB7E0B">
        <w:rPr>
          <w:spacing w:val="-3"/>
        </w:rPr>
        <w:t xml:space="preserve"> </w:t>
      </w:r>
      <w:r w:rsidRPr="00DB7E0B">
        <w:t>you</w:t>
      </w:r>
      <w:r w:rsidRPr="00DB7E0B">
        <w:rPr>
          <w:spacing w:val="-3"/>
        </w:rPr>
        <w:t xml:space="preserve"> </w:t>
      </w:r>
      <w:r w:rsidRPr="00DB7E0B">
        <w:t>see</w:t>
      </w:r>
      <w:r w:rsidRPr="00DB7E0B">
        <w:rPr>
          <w:spacing w:val="-4"/>
        </w:rPr>
        <w:t xml:space="preserve"> </w:t>
      </w:r>
      <w:r w:rsidRPr="00DB7E0B">
        <w:t>in</w:t>
      </w:r>
      <w:r w:rsidRPr="00DB7E0B">
        <w:rPr>
          <w:spacing w:val="-2"/>
        </w:rPr>
        <w:t xml:space="preserve"> </w:t>
      </w:r>
      <w:r w:rsidRPr="00DB7E0B">
        <w:t>the</w:t>
      </w:r>
      <w:r w:rsidRPr="00DB7E0B">
        <w:rPr>
          <w:spacing w:val="-3"/>
        </w:rPr>
        <w:t xml:space="preserve"> </w:t>
      </w:r>
      <w:r w:rsidRPr="00DB7E0B">
        <w:t>mirror)</w:t>
      </w:r>
      <w:r w:rsidRPr="00DB7E0B">
        <w:rPr>
          <w:spacing w:val="-2"/>
        </w:rPr>
        <w:t xml:space="preserve"> </w:t>
      </w:r>
      <w:r w:rsidRPr="00DB7E0B">
        <w:t>made</w:t>
      </w:r>
      <w:r w:rsidRPr="00DB7E0B">
        <w:rPr>
          <w:spacing w:val="-3"/>
        </w:rPr>
        <w:t xml:space="preserve"> </w:t>
      </w:r>
      <w:r w:rsidRPr="00DB7E0B">
        <w:t>a</w:t>
      </w:r>
      <w:r w:rsidRPr="00DB7E0B">
        <w:rPr>
          <w:spacing w:val="-3"/>
        </w:rPr>
        <w:t xml:space="preserve"> </w:t>
      </w:r>
      <w:r w:rsidRPr="00DB7E0B">
        <w:t>difference</w:t>
      </w:r>
      <w:r w:rsidRPr="00DB7E0B">
        <w:rPr>
          <w:spacing w:val="-3"/>
        </w:rPr>
        <w:t xml:space="preserve"> </w:t>
      </w:r>
      <w:r w:rsidRPr="00DB7E0B">
        <w:t>in how you think about (judge) yourself as a person?</w:t>
      </w:r>
      <w:r w:rsidRPr="00DB7E0B">
        <w:rPr>
          <w:spacing w:val="40"/>
        </w:rPr>
        <w:t xml:space="preserve"> </w:t>
      </w:r>
      <w:r w:rsidRPr="00DB7E0B">
        <w:t>(mark off on the line)</w:t>
      </w:r>
    </w:p>
    <w:p w14:paraId="4D438E8A" w14:textId="77777777" w:rsidR="000E240B" w:rsidRPr="00DB7E0B" w:rsidRDefault="000E240B" w:rsidP="008F3A41">
      <w:pPr>
        <w:spacing w:before="4" w:line="480" w:lineRule="auto"/>
      </w:pPr>
      <w:r w:rsidRPr="00DB7E0B">
        <w:rPr>
          <w:noProof/>
        </w:rPr>
        <mc:AlternateContent>
          <mc:Choice Requires="wps">
            <w:drawing>
              <wp:anchor distT="0" distB="0" distL="0" distR="0" simplePos="0" relativeHeight="251667490" behindDoc="1" locked="0" layoutInCell="1" allowOverlap="1" wp14:anchorId="1A435164" wp14:editId="2396201A">
                <wp:simplePos x="0" y="0"/>
                <wp:positionH relativeFrom="page">
                  <wp:posOffset>822960</wp:posOffset>
                </wp:positionH>
                <wp:positionV relativeFrom="paragraph">
                  <wp:posOffset>59749</wp:posOffset>
                </wp:positionV>
                <wp:extent cx="5829300" cy="236220"/>
                <wp:effectExtent l="0" t="0" r="0" b="0"/>
                <wp:wrapTopAndBottom/>
                <wp:docPr id="163878957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599"/>
                              </a:lnTo>
                            </a:path>
                            <a:path w="5829300" h="236220">
                              <a:moveTo>
                                <a:pt x="1828800" y="0"/>
                              </a:moveTo>
                              <a:lnTo>
                                <a:pt x="1828800" y="228599"/>
                              </a:lnTo>
                            </a:path>
                            <a:path w="5829300" h="236220">
                              <a:moveTo>
                                <a:pt x="2857500" y="0"/>
                              </a:moveTo>
                              <a:lnTo>
                                <a:pt x="2857500" y="228599"/>
                              </a:lnTo>
                            </a:path>
                            <a:path w="5829300" h="236220">
                              <a:moveTo>
                                <a:pt x="3886200" y="0"/>
                              </a:moveTo>
                              <a:lnTo>
                                <a:pt x="3886200" y="228599"/>
                              </a:lnTo>
                            </a:path>
                            <a:path w="5829300" h="236220">
                              <a:moveTo>
                                <a:pt x="4914900" y="0"/>
                              </a:moveTo>
                              <a:lnTo>
                                <a:pt x="4914900" y="22859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0849E7" id="Graphic 20" o:spid="_x0000_s1026" style="position:absolute;margin-left:64.8pt;margin-top:4.7pt;width:459pt;height:18.6pt;z-index:-251648990;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" path="m,121919r5829299,em,7619l,236219em5829299,7619r,228600em914400,r,228599em1828800,r,228599em2857500,r,228599em3886200,r,228599em4914900,r,228599e" filled="f">
                <v:path arrowok="t"/>
                <w10:wrap type="topAndBottom" anchorx="page"/>
              </v:shape>
            </w:pict>
          </mc:Fallback>
        </mc:AlternateContent>
      </w:r>
    </w:p>
    <w:p w14:paraId="33C02B16" w14:textId="77777777" w:rsidR="000E240B" w:rsidRPr="00DB7E0B" w:rsidRDefault="000E240B" w:rsidP="008F3A41">
      <w:pPr>
        <w:tabs>
          <w:tab w:val="left" w:pos="2636"/>
          <w:tab w:val="left" w:pos="5997"/>
          <w:tab w:val="left" w:pos="8157"/>
        </w:tabs>
        <w:spacing w:before="86" w:line="480" w:lineRule="auto"/>
        <w:ind w:left="360"/>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6E41B47F" w14:textId="77777777" w:rsidR="000E240B" w:rsidRPr="00DB7E0B" w:rsidRDefault="000E240B" w:rsidP="008F3A41">
      <w:pPr>
        <w:widowControl w:val="0"/>
        <w:tabs>
          <w:tab w:val="left" w:pos="536"/>
        </w:tabs>
        <w:autoSpaceDE w:val="0"/>
        <w:autoSpaceDN w:val="0"/>
        <w:spacing w:before="276" w:line="480" w:lineRule="auto"/>
        <w:ind w:left="360" w:right="679"/>
      </w:pPr>
      <w:r w:rsidRPr="00DB7E0B">
        <w:t xml:space="preserve">Over the past 28 days, how much would it upset you if you had been asked to </w:t>
      </w:r>
      <w:r w:rsidRPr="00DB7E0B">
        <w:rPr>
          <w:u w:val="single"/>
        </w:rPr>
        <w:t>weigh</w:t>
      </w:r>
      <w:r w:rsidRPr="00DB7E0B">
        <w:t xml:space="preserve"> yourself</w:t>
      </w:r>
      <w:r w:rsidRPr="00DB7E0B">
        <w:rPr>
          <w:spacing w:val="-3"/>
        </w:rPr>
        <w:t xml:space="preserve"> </w:t>
      </w:r>
      <w:r w:rsidRPr="00DB7E0B">
        <w:rPr>
          <w:u w:val="single"/>
        </w:rPr>
        <w:t>once</w:t>
      </w:r>
      <w:r w:rsidRPr="00DB7E0B">
        <w:rPr>
          <w:spacing w:val="-3"/>
          <w:u w:val="single"/>
        </w:rPr>
        <w:t xml:space="preserve"> </w:t>
      </w:r>
      <w:r w:rsidRPr="00DB7E0B">
        <w:rPr>
          <w:u w:val="single"/>
        </w:rPr>
        <w:t>a</w:t>
      </w:r>
      <w:r w:rsidRPr="00DB7E0B">
        <w:rPr>
          <w:spacing w:val="-2"/>
          <w:u w:val="single"/>
        </w:rPr>
        <w:t xml:space="preserve"> </w:t>
      </w:r>
      <w:r w:rsidRPr="00DB7E0B">
        <w:rPr>
          <w:u w:val="single"/>
        </w:rPr>
        <w:t>week</w:t>
      </w:r>
      <w:r w:rsidRPr="00DB7E0B">
        <w:rPr>
          <w:spacing w:val="-1"/>
        </w:rPr>
        <w:t xml:space="preserve"> </w:t>
      </w:r>
      <w:r w:rsidRPr="00DB7E0B">
        <w:t>(no</w:t>
      </w:r>
      <w:r w:rsidRPr="00DB7E0B">
        <w:rPr>
          <w:spacing w:val="-2"/>
        </w:rPr>
        <w:t xml:space="preserve"> </w:t>
      </w:r>
      <w:r w:rsidRPr="00DB7E0B">
        <w:t>more</w:t>
      </w:r>
      <w:r w:rsidRPr="00DB7E0B">
        <w:rPr>
          <w:spacing w:val="-3"/>
        </w:rPr>
        <w:t xml:space="preserve"> </w:t>
      </w:r>
      <w:r w:rsidRPr="00DB7E0B">
        <w:t>and</w:t>
      </w:r>
      <w:r w:rsidRPr="00DB7E0B">
        <w:rPr>
          <w:spacing w:val="-2"/>
        </w:rPr>
        <w:t xml:space="preserve"> </w:t>
      </w:r>
      <w:r w:rsidRPr="00DB7E0B">
        <w:t>no</w:t>
      </w:r>
      <w:r w:rsidRPr="00DB7E0B">
        <w:rPr>
          <w:spacing w:val="-2"/>
        </w:rPr>
        <w:t xml:space="preserve"> </w:t>
      </w:r>
      <w:r w:rsidRPr="00DB7E0B">
        <w:t>less)</w:t>
      </w:r>
      <w:r w:rsidRPr="00DB7E0B">
        <w:rPr>
          <w:spacing w:val="-3"/>
        </w:rPr>
        <w:t xml:space="preserve"> </w:t>
      </w:r>
      <w:r w:rsidRPr="00DB7E0B">
        <w:t>for</w:t>
      </w:r>
      <w:r w:rsidRPr="00DB7E0B">
        <w:rPr>
          <w:spacing w:val="-4"/>
        </w:rPr>
        <w:t xml:space="preserve"> </w:t>
      </w:r>
      <w:r w:rsidRPr="00DB7E0B">
        <w:t>the</w:t>
      </w:r>
      <w:r w:rsidRPr="00DB7E0B">
        <w:rPr>
          <w:spacing w:val="-2"/>
        </w:rPr>
        <w:t xml:space="preserve"> </w:t>
      </w:r>
      <w:r w:rsidRPr="00DB7E0B">
        <w:t>next</w:t>
      </w:r>
      <w:r w:rsidRPr="00DB7E0B">
        <w:rPr>
          <w:spacing w:val="-4"/>
        </w:rPr>
        <w:t xml:space="preserve"> </w:t>
      </w:r>
      <w:r w:rsidRPr="00DB7E0B">
        <w:t>four</w:t>
      </w:r>
      <w:r w:rsidRPr="00DB7E0B">
        <w:rPr>
          <w:spacing w:val="-2"/>
        </w:rPr>
        <w:t xml:space="preserve"> </w:t>
      </w:r>
      <w:r w:rsidRPr="00DB7E0B">
        <w:t>weeks?</w:t>
      </w:r>
      <w:r w:rsidRPr="00DB7E0B">
        <w:rPr>
          <w:spacing w:val="-2"/>
        </w:rPr>
        <w:t xml:space="preserve"> </w:t>
      </w:r>
      <w:r w:rsidRPr="00DB7E0B">
        <w:t>(mark</w:t>
      </w:r>
      <w:r w:rsidRPr="00DB7E0B">
        <w:rPr>
          <w:spacing w:val="-2"/>
        </w:rPr>
        <w:t xml:space="preserve"> </w:t>
      </w:r>
      <w:r w:rsidRPr="00DB7E0B">
        <w:t>off</w:t>
      </w:r>
      <w:r w:rsidRPr="00DB7E0B">
        <w:rPr>
          <w:spacing w:val="-4"/>
        </w:rPr>
        <w:t xml:space="preserve"> </w:t>
      </w:r>
      <w:r w:rsidRPr="00DB7E0B">
        <w:t>on</w:t>
      </w:r>
      <w:r w:rsidRPr="00DB7E0B">
        <w:rPr>
          <w:spacing w:val="-2"/>
        </w:rPr>
        <w:t xml:space="preserve"> </w:t>
      </w:r>
      <w:r w:rsidRPr="00DB7E0B">
        <w:t>the</w:t>
      </w:r>
      <w:r w:rsidRPr="00DB7E0B">
        <w:rPr>
          <w:spacing w:val="-2"/>
        </w:rPr>
        <w:t xml:space="preserve"> </w:t>
      </w:r>
      <w:r w:rsidRPr="00DB7E0B">
        <w:t>line)</w:t>
      </w:r>
    </w:p>
    <w:p w14:paraId="69B64D3E" w14:textId="77777777" w:rsidR="000E240B" w:rsidRPr="00DB7E0B" w:rsidRDefault="000E240B" w:rsidP="008F3A41">
      <w:pPr>
        <w:spacing w:before="4" w:line="480" w:lineRule="auto"/>
      </w:pPr>
      <w:r w:rsidRPr="00DB7E0B">
        <w:rPr>
          <w:noProof/>
        </w:rPr>
        <mc:AlternateContent>
          <mc:Choice Requires="wps">
            <w:drawing>
              <wp:anchor distT="0" distB="0" distL="0" distR="0" simplePos="0" relativeHeight="251668514" behindDoc="1" locked="0" layoutInCell="1" allowOverlap="1" wp14:anchorId="515A56D1" wp14:editId="11C173CF">
                <wp:simplePos x="0" y="0"/>
                <wp:positionH relativeFrom="page">
                  <wp:posOffset>822960</wp:posOffset>
                </wp:positionH>
                <wp:positionV relativeFrom="paragraph">
                  <wp:posOffset>59734</wp:posOffset>
                </wp:positionV>
                <wp:extent cx="5829300" cy="236220"/>
                <wp:effectExtent l="0" t="0" r="0" b="0"/>
                <wp:wrapTopAndBottom/>
                <wp:docPr id="1732822553"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A80926" id="Graphic 21" o:spid="_x0000_s1026" style="position:absolute;margin-left:64.8pt;margin-top:4.7pt;width:459pt;height:18.6pt;z-index:-251647966;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" path="m,121920r5829299,em,7620l,236220em5829299,7620r,228600em914400,r,228600em1828800,r,228600em2857500,r,228600em3886200,r,228600em4914900,r,228600e" filled="f">
                <v:path arrowok="t"/>
                <w10:wrap type="topAndBottom" anchorx="page"/>
              </v:shape>
            </w:pict>
          </mc:Fallback>
        </mc:AlternateContent>
      </w:r>
    </w:p>
    <w:p w14:paraId="11BE2CF3" w14:textId="77777777" w:rsidR="000E240B" w:rsidRPr="00DB7E0B" w:rsidRDefault="000E240B" w:rsidP="008F3A41">
      <w:pPr>
        <w:tabs>
          <w:tab w:val="left" w:pos="2636"/>
          <w:tab w:val="left" w:pos="5997"/>
          <w:tab w:val="left" w:pos="8157"/>
        </w:tabs>
        <w:spacing w:before="86" w:line="480" w:lineRule="auto"/>
        <w:ind w:left="360"/>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47CF2F8F" w14:textId="77777777" w:rsidR="000E240B" w:rsidRPr="00DB7E0B" w:rsidRDefault="000E240B" w:rsidP="008F3A41">
      <w:pPr>
        <w:spacing w:line="480" w:lineRule="auto"/>
      </w:pPr>
    </w:p>
    <w:p w14:paraId="72604D26" w14:textId="77777777" w:rsidR="000E240B" w:rsidRPr="00DB7E0B" w:rsidRDefault="000E240B" w:rsidP="008F3A41">
      <w:pPr>
        <w:widowControl w:val="0"/>
        <w:tabs>
          <w:tab w:val="left" w:pos="536"/>
        </w:tabs>
        <w:autoSpaceDE w:val="0"/>
        <w:autoSpaceDN w:val="0"/>
        <w:spacing w:line="480" w:lineRule="auto"/>
        <w:ind w:left="360" w:right="398"/>
      </w:pPr>
      <w:r w:rsidRPr="00DB7E0B">
        <w:t>Over</w:t>
      </w:r>
      <w:r w:rsidRPr="00DB7E0B">
        <w:rPr>
          <w:spacing w:val="-4"/>
        </w:rPr>
        <w:t xml:space="preserve"> </w:t>
      </w:r>
      <w:r w:rsidRPr="00DB7E0B">
        <w:t>the</w:t>
      </w:r>
      <w:r w:rsidRPr="00DB7E0B">
        <w:rPr>
          <w:spacing w:val="-2"/>
        </w:rPr>
        <w:t xml:space="preserve"> </w:t>
      </w:r>
      <w:r w:rsidRPr="00DB7E0B">
        <w:t>past</w:t>
      </w:r>
      <w:r w:rsidRPr="00DB7E0B">
        <w:rPr>
          <w:spacing w:val="-2"/>
        </w:rPr>
        <w:t xml:space="preserve"> </w:t>
      </w:r>
      <w:r w:rsidRPr="00DB7E0B">
        <w:t>28</w:t>
      </w:r>
      <w:r w:rsidRPr="00DB7E0B">
        <w:rPr>
          <w:spacing w:val="-2"/>
        </w:rPr>
        <w:t xml:space="preserve"> </w:t>
      </w:r>
      <w:r w:rsidRPr="00DB7E0B">
        <w:t>days,</w:t>
      </w:r>
      <w:r w:rsidRPr="00DB7E0B">
        <w:rPr>
          <w:spacing w:val="-2"/>
        </w:rPr>
        <w:t xml:space="preserve"> </w:t>
      </w:r>
      <w:r w:rsidRPr="00DB7E0B">
        <w:t>how</w:t>
      </w:r>
      <w:r w:rsidRPr="00DB7E0B">
        <w:rPr>
          <w:spacing w:val="-2"/>
        </w:rPr>
        <w:t xml:space="preserve"> </w:t>
      </w:r>
      <w:r w:rsidRPr="00DB7E0B">
        <w:t>unhappy</w:t>
      </w:r>
      <w:r w:rsidRPr="00DB7E0B">
        <w:rPr>
          <w:spacing w:val="-2"/>
        </w:rPr>
        <w:t xml:space="preserve"> </w:t>
      </w:r>
      <w:r w:rsidRPr="00DB7E0B">
        <w:t>have</w:t>
      </w:r>
      <w:r w:rsidRPr="00DB7E0B">
        <w:rPr>
          <w:spacing w:val="-3"/>
        </w:rPr>
        <w:t xml:space="preserve"> </w:t>
      </w:r>
      <w:r w:rsidRPr="00DB7E0B">
        <w:t>you</w:t>
      </w:r>
      <w:r w:rsidRPr="00DB7E0B">
        <w:rPr>
          <w:spacing w:val="-2"/>
        </w:rPr>
        <w:t xml:space="preserve"> </w:t>
      </w:r>
      <w:r w:rsidRPr="00DB7E0B">
        <w:t>been</w:t>
      </w:r>
      <w:r w:rsidRPr="00DB7E0B">
        <w:rPr>
          <w:spacing w:val="-2"/>
        </w:rPr>
        <w:t xml:space="preserve"> </w:t>
      </w:r>
      <w:r w:rsidRPr="00DB7E0B">
        <w:t>with</w:t>
      </w:r>
      <w:r w:rsidRPr="00DB7E0B">
        <w:rPr>
          <w:spacing w:val="-2"/>
        </w:rPr>
        <w:t xml:space="preserve"> </w:t>
      </w:r>
      <w:r w:rsidRPr="00DB7E0B">
        <w:t>your</w:t>
      </w:r>
      <w:r w:rsidRPr="00DB7E0B">
        <w:rPr>
          <w:spacing w:val="-2"/>
        </w:rPr>
        <w:t xml:space="preserve"> </w:t>
      </w:r>
      <w:r w:rsidRPr="00DB7E0B">
        <w:rPr>
          <w:u w:val="single"/>
        </w:rPr>
        <w:t>weight</w:t>
      </w:r>
      <w:r w:rsidRPr="00DB7E0B">
        <w:rPr>
          <w:spacing w:val="-3"/>
        </w:rPr>
        <w:t xml:space="preserve"> </w:t>
      </w:r>
      <w:r w:rsidRPr="00DB7E0B">
        <w:t>(the</w:t>
      </w:r>
      <w:r w:rsidRPr="00DB7E0B">
        <w:rPr>
          <w:spacing w:val="-3"/>
        </w:rPr>
        <w:t xml:space="preserve"> </w:t>
      </w:r>
      <w:r w:rsidRPr="00DB7E0B">
        <w:t>number</w:t>
      </w:r>
      <w:r w:rsidRPr="00DB7E0B">
        <w:rPr>
          <w:spacing w:val="-3"/>
        </w:rPr>
        <w:t xml:space="preserve"> </w:t>
      </w:r>
      <w:r w:rsidRPr="00DB7E0B">
        <w:t>on</w:t>
      </w:r>
      <w:r w:rsidRPr="00DB7E0B">
        <w:rPr>
          <w:spacing w:val="-2"/>
        </w:rPr>
        <w:t xml:space="preserve"> </w:t>
      </w:r>
      <w:r w:rsidRPr="00DB7E0B">
        <w:t>the scale)? (mark off on the line)</w:t>
      </w:r>
    </w:p>
    <w:p w14:paraId="737CA097" w14:textId="77777777" w:rsidR="000E240B" w:rsidRPr="00DB7E0B" w:rsidRDefault="000E240B" w:rsidP="008F3A41">
      <w:pPr>
        <w:spacing w:before="4" w:line="480" w:lineRule="auto"/>
      </w:pPr>
      <w:r w:rsidRPr="00DB7E0B">
        <w:rPr>
          <w:noProof/>
        </w:rPr>
        <mc:AlternateContent>
          <mc:Choice Requires="wps">
            <w:drawing>
              <wp:anchor distT="0" distB="0" distL="0" distR="0" simplePos="0" relativeHeight="251669538" behindDoc="1" locked="0" layoutInCell="1" allowOverlap="1" wp14:anchorId="4584848C" wp14:editId="07DDB91E">
                <wp:simplePos x="0" y="0"/>
                <wp:positionH relativeFrom="page">
                  <wp:posOffset>822960</wp:posOffset>
                </wp:positionH>
                <wp:positionV relativeFrom="paragraph">
                  <wp:posOffset>59749</wp:posOffset>
                </wp:positionV>
                <wp:extent cx="5829300" cy="236220"/>
                <wp:effectExtent l="0" t="0" r="0" b="0"/>
                <wp:wrapTopAndBottom/>
                <wp:docPr id="445146375"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61E6DE" id="Graphic 22" o:spid="_x0000_s1026" style="position:absolute;margin-left:64.8pt;margin-top:4.7pt;width:459pt;height:18.6pt;z-index:-251646942;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" path="m,121919r5829299,em,7619l,236219em5829299,7619r,228600em914400,r,228600em1828800,r,228600em2857500,r,228600em3886200,r,228600em4914900,r,228600e" filled="f">
                <v:path arrowok="t"/>
                <w10:wrap type="topAndBottom" anchorx="page"/>
              </v:shape>
            </w:pict>
          </mc:Fallback>
        </mc:AlternateContent>
      </w:r>
    </w:p>
    <w:p w14:paraId="0F29AF61" w14:textId="77777777" w:rsidR="000E240B" w:rsidRPr="00DB7E0B" w:rsidRDefault="000E240B" w:rsidP="008F3A41">
      <w:pPr>
        <w:tabs>
          <w:tab w:val="left" w:pos="2636"/>
          <w:tab w:val="left" w:pos="5997"/>
          <w:tab w:val="left" w:pos="8157"/>
        </w:tabs>
        <w:spacing w:before="86" w:line="480" w:lineRule="auto"/>
        <w:ind w:left="360"/>
      </w:pPr>
      <w:r w:rsidRPr="00DB7E0B">
        <w:t>Not</w:t>
      </w:r>
      <w:r w:rsidRPr="00DB7E0B">
        <w:rPr>
          <w:spacing w:val="-1"/>
        </w:rPr>
        <w:t xml:space="preserve"> </w:t>
      </w:r>
      <w:r w:rsidRPr="00DB7E0B">
        <w:t xml:space="preserve">at </w:t>
      </w:r>
      <w:r w:rsidRPr="00DB7E0B">
        <w:rPr>
          <w:spacing w:val="-5"/>
        </w:rPr>
        <w:t>all</w:t>
      </w:r>
      <w:r w:rsidRPr="00DB7E0B">
        <w:tab/>
        <w:t>A 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4D39CCB7" w14:textId="77777777" w:rsidR="000E240B" w:rsidRPr="00DB7E0B" w:rsidRDefault="000E240B" w:rsidP="008F3A41">
      <w:pPr>
        <w:spacing w:line="480" w:lineRule="auto"/>
      </w:pPr>
    </w:p>
    <w:p w14:paraId="3D6F7653" w14:textId="77777777" w:rsidR="000E240B" w:rsidRPr="00DB7E0B" w:rsidRDefault="000E240B" w:rsidP="008F3A41">
      <w:pPr>
        <w:widowControl w:val="0"/>
        <w:tabs>
          <w:tab w:val="left" w:pos="435"/>
          <w:tab w:val="left" w:pos="516"/>
        </w:tabs>
        <w:autoSpaceDE w:val="0"/>
        <w:autoSpaceDN w:val="0"/>
        <w:spacing w:line="480" w:lineRule="auto"/>
        <w:ind w:left="360" w:right="453"/>
      </w:pPr>
      <w:r w:rsidRPr="00DB7E0B">
        <w:t>Over</w:t>
      </w:r>
      <w:r w:rsidRPr="00DB7E0B">
        <w:rPr>
          <w:spacing w:val="-4"/>
        </w:rPr>
        <w:t xml:space="preserve"> </w:t>
      </w:r>
      <w:r w:rsidRPr="00DB7E0B">
        <w:t>the</w:t>
      </w:r>
      <w:r w:rsidRPr="00DB7E0B">
        <w:rPr>
          <w:spacing w:val="-3"/>
        </w:rPr>
        <w:t xml:space="preserve"> </w:t>
      </w:r>
      <w:r w:rsidRPr="00DB7E0B">
        <w:t>past</w:t>
      </w:r>
      <w:r w:rsidRPr="00DB7E0B">
        <w:rPr>
          <w:spacing w:val="-3"/>
        </w:rPr>
        <w:t xml:space="preserve"> </w:t>
      </w:r>
      <w:r w:rsidRPr="00DB7E0B">
        <w:t>28</w:t>
      </w:r>
      <w:r w:rsidRPr="00DB7E0B">
        <w:rPr>
          <w:spacing w:val="-3"/>
        </w:rPr>
        <w:t xml:space="preserve"> </w:t>
      </w:r>
      <w:r w:rsidRPr="00DB7E0B">
        <w:t>days,</w:t>
      </w:r>
      <w:r w:rsidRPr="00DB7E0B">
        <w:rPr>
          <w:spacing w:val="-3"/>
        </w:rPr>
        <w:t xml:space="preserve"> </w:t>
      </w:r>
      <w:r w:rsidRPr="00DB7E0B">
        <w:t>how</w:t>
      </w:r>
      <w:r w:rsidRPr="00DB7E0B">
        <w:rPr>
          <w:spacing w:val="-3"/>
        </w:rPr>
        <w:t xml:space="preserve"> </w:t>
      </w:r>
      <w:r w:rsidRPr="00DB7E0B">
        <w:t>unhappy</w:t>
      </w:r>
      <w:r w:rsidRPr="00DB7E0B">
        <w:rPr>
          <w:spacing w:val="-3"/>
        </w:rPr>
        <w:t xml:space="preserve"> </w:t>
      </w:r>
      <w:r w:rsidRPr="00DB7E0B">
        <w:t>have</w:t>
      </w:r>
      <w:r w:rsidRPr="00DB7E0B">
        <w:rPr>
          <w:spacing w:val="-3"/>
        </w:rPr>
        <w:t xml:space="preserve"> </w:t>
      </w:r>
      <w:r w:rsidRPr="00DB7E0B">
        <w:t>you</w:t>
      </w:r>
      <w:r w:rsidRPr="00DB7E0B">
        <w:rPr>
          <w:spacing w:val="-3"/>
        </w:rPr>
        <w:t xml:space="preserve"> </w:t>
      </w:r>
      <w:r w:rsidRPr="00DB7E0B">
        <w:t>been</w:t>
      </w:r>
      <w:r w:rsidRPr="00DB7E0B">
        <w:rPr>
          <w:spacing w:val="-3"/>
        </w:rPr>
        <w:t xml:space="preserve"> </w:t>
      </w:r>
      <w:r w:rsidRPr="00DB7E0B">
        <w:t>with</w:t>
      </w:r>
      <w:r w:rsidRPr="00DB7E0B">
        <w:rPr>
          <w:spacing w:val="-3"/>
        </w:rPr>
        <w:t xml:space="preserve"> </w:t>
      </w:r>
      <w:r w:rsidRPr="00DB7E0B">
        <w:t>your</w:t>
      </w:r>
      <w:r w:rsidRPr="00DB7E0B">
        <w:rPr>
          <w:spacing w:val="-2"/>
        </w:rPr>
        <w:t xml:space="preserve"> </w:t>
      </w:r>
      <w:r w:rsidRPr="00DB7E0B">
        <w:rPr>
          <w:u w:val="single"/>
        </w:rPr>
        <w:t>shape</w:t>
      </w:r>
      <w:r w:rsidRPr="00DB7E0B">
        <w:rPr>
          <w:spacing w:val="-3"/>
        </w:rPr>
        <w:t xml:space="preserve"> </w:t>
      </w:r>
      <w:r w:rsidRPr="00DB7E0B">
        <w:t>(what</w:t>
      </w:r>
      <w:r w:rsidRPr="00DB7E0B">
        <w:rPr>
          <w:spacing w:val="-3"/>
        </w:rPr>
        <w:t xml:space="preserve"> </w:t>
      </w:r>
      <w:r w:rsidRPr="00DB7E0B">
        <w:t>you</w:t>
      </w:r>
      <w:r w:rsidRPr="00DB7E0B">
        <w:rPr>
          <w:spacing w:val="-3"/>
        </w:rPr>
        <w:t xml:space="preserve"> </w:t>
      </w:r>
      <w:r w:rsidRPr="00DB7E0B">
        <w:t>see</w:t>
      </w:r>
      <w:r w:rsidRPr="00DB7E0B">
        <w:rPr>
          <w:spacing w:val="-3"/>
        </w:rPr>
        <w:t xml:space="preserve"> </w:t>
      </w:r>
      <w:r w:rsidRPr="00DB7E0B">
        <w:t>in</w:t>
      </w:r>
      <w:r w:rsidRPr="00DB7E0B">
        <w:rPr>
          <w:spacing w:val="-2"/>
        </w:rPr>
        <w:t xml:space="preserve"> </w:t>
      </w:r>
      <w:r w:rsidRPr="00DB7E0B">
        <w:t>the mirror)? (mark off on the line)</w:t>
      </w:r>
    </w:p>
    <w:p w14:paraId="781B32EE" w14:textId="77777777" w:rsidR="000E240B" w:rsidRPr="00DB7E0B" w:rsidRDefault="000E240B" w:rsidP="008F3A41">
      <w:pPr>
        <w:spacing w:before="4" w:line="480" w:lineRule="auto"/>
      </w:pPr>
      <w:r w:rsidRPr="00DB7E0B">
        <w:rPr>
          <w:noProof/>
        </w:rPr>
        <mc:AlternateContent>
          <mc:Choice Requires="wps">
            <w:drawing>
              <wp:anchor distT="0" distB="0" distL="0" distR="0" simplePos="0" relativeHeight="251670562" behindDoc="1" locked="0" layoutInCell="1" allowOverlap="1" wp14:anchorId="60136799" wp14:editId="637A3F28">
                <wp:simplePos x="0" y="0"/>
                <wp:positionH relativeFrom="page">
                  <wp:posOffset>822960</wp:posOffset>
                </wp:positionH>
                <wp:positionV relativeFrom="paragraph">
                  <wp:posOffset>59749</wp:posOffset>
                </wp:positionV>
                <wp:extent cx="5829300" cy="236220"/>
                <wp:effectExtent l="0" t="0" r="0" b="0"/>
                <wp:wrapTopAndBottom/>
                <wp:docPr id="678090605"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599"/>
                              </a:lnTo>
                            </a:path>
                            <a:path w="5829300" h="236220">
                              <a:moveTo>
                                <a:pt x="1828800" y="0"/>
                              </a:moveTo>
                              <a:lnTo>
                                <a:pt x="1828800" y="228599"/>
                              </a:lnTo>
                            </a:path>
                            <a:path w="5829300" h="236220">
                              <a:moveTo>
                                <a:pt x="2857500" y="0"/>
                              </a:moveTo>
                              <a:lnTo>
                                <a:pt x="2857500" y="228599"/>
                              </a:lnTo>
                            </a:path>
                            <a:path w="5829300" h="236220">
                              <a:moveTo>
                                <a:pt x="3886200" y="0"/>
                              </a:moveTo>
                              <a:lnTo>
                                <a:pt x="3886200" y="228599"/>
                              </a:lnTo>
                            </a:path>
                            <a:path w="5829300" h="236220">
                              <a:moveTo>
                                <a:pt x="4914900" y="0"/>
                              </a:moveTo>
                              <a:lnTo>
                                <a:pt x="4914900" y="22859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C9DF03" id="Graphic 23" o:spid="_x0000_s1026" style="position:absolute;margin-left:64.8pt;margin-top:4.7pt;width:459pt;height:18.6pt;z-index:-251645918;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" path="m,121919r5829299,em,7619l,236219em5829299,7619r,228600em914400,r,228599em1828800,r,228599em2857500,r,228599em3886200,r,228599em4914900,r,228599e" filled="f">
                <v:path arrowok="t"/>
                <w10:wrap type="topAndBottom" anchorx="page"/>
              </v:shape>
            </w:pict>
          </mc:Fallback>
        </mc:AlternateContent>
      </w:r>
    </w:p>
    <w:p w14:paraId="467DBA10" w14:textId="77777777" w:rsidR="000E240B" w:rsidRPr="00DB7E0B" w:rsidRDefault="000E240B" w:rsidP="008F3A41">
      <w:pPr>
        <w:tabs>
          <w:tab w:val="left" w:pos="2636"/>
          <w:tab w:val="left" w:pos="5997"/>
          <w:tab w:val="left" w:pos="8157"/>
        </w:tabs>
        <w:spacing w:before="86" w:line="480" w:lineRule="auto"/>
        <w:ind w:left="360"/>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6057DD57" w14:textId="77777777" w:rsidR="000E240B" w:rsidRPr="00DB7E0B" w:rsidRDefault="000E240B" w:rsidP="008F3A41">
      <w:pPr>
        <w:spacing w:line="480" w:lineRule="auto"/>
      </w:pPr>
    </w:p>
    <w:p w14:paraId="25D3312B" w14:textId="77777777" w:rsidR="000E240B" w:rsidRPr="00DB7E0B" w:rsidRDefault="000E240B" w:rsidP="008F3A41">
      <w:pPr>
        <w:widowControl w:val="0"/>
        <w:tabs>
          <w:tab w:val="left" w:pos="517"/>
        </w:tabs>
        <w:autoSpaceDE w:val="0"/>
        <w:autoSpaceDN w:val="0"/>
        <w:spacing w:before="1" w:line="480" w:lineRule="auto"/>
        <w:ind w:left="360"/>
      </w:pPr>
      <w:r w:rsidRPr="00DB7E0B">
        <w:t>Over</w:t>
      </w:r>
      <w:r w:rsidRPr="00DB7E0B">
        <w:rPr>
          <w:spacing w:val="-3"/>
        </w:rPr>
        <w:t xml:space="preserve"> </w:t>
      </w:r>
      <w:r w:rsidRPr="00DB7E0B">
        <w:t>the past</w:t>
      </w:r>
      <w:r w:rsidRPr="00DB7E0B">
        <w:rPr>
          <w:spacing w:val="-1"/>
        </w:rPr>
        <w:t xml:space="preserve"> </w:t>
      </w:r>
      <w:r w:rsidRPr="00DB7E0B">
        <w:t>28 days, how</w:t>
      </w:r>
      <w:r w:rsidRPr="00DB7E0B">
        <w:rPr>
          <w:spacing w:val="-1"/>
        </w:rPr>
        <w:t xml:space="preserve"> </w:t>
      </w:r>
      <w:r w:rsidRPr="00DB7E0B">
        <w:t>thin</w:t>
      </w:r>
      <w:r w:rsidRPr="00DB7E0B">
        <w:rPr>
          <w:spacing w:val="1"/>
        </w:rPr>
        <w:t xml:space="preserve"> </w:t>
      </w:r>
      <w:r w:rsidRPr="00DB7E0B">
        <w:t>have</w:t>
      </w:r>
      <w:r w:rsidRPr="00DB7E0B">
        <w:rPr>
          <w:spacing w:val="-1"/>
        </w:rPr>
        <w:t xml:space="preserve"> </w:t>
      </w:r>
      <w:r w:rsidRPr="00DB7E0B">
        <w:t>you</w:t>
      </w:r>
      <w:r w:rsidRPr="00DB7E0B">
        <w:rPr>
          <w:spacing w:val="-1"/>
        </w:rPr>
        <w:t xml:space="preserve"> </w:t>
      </w:r>
      <w:r w:rsidRPr="00DB7E0B">
        <w:t>wanted to</w:t>
      </w:r>
      <w:r w:rsidRPr="00DB7E0B">
        <w:rPr>
          <w:spacing w:val="-1"/>
        </w:rPr>
        <w:t xml:space="preserve"> </w:t>
      </w:r>
      <w:r w:rsidRPr="00DB7E0B">
        <w:t>be? (mark off</w:t>
      </w:r>
      <w:r w:rsidRPr="00DB7E0B">
        <w:rPr>
          <w:spacing w:val="-3"/>
        </w:rPr>
        <w:t xml:space="preserve"> </w:t>
      </w:r>
      <w:r w:rsidRPr="00DB7E0B">
        <w:t xml:space="preserve">on the </w:t>
      </w:r>
      <w:r w:rsidRPr="00DB7E0B">
        <w:rPr>
          <w:spacing w:val="-2"/>
        </w:rPr>
        <w:t>line)</w:t>
      </w:r>
    </w:p>
    <w:p w14:paraId="3211FAF1" w14:textId="77777777" w:rsidR="000E240B" w:rsidRPr="00DB7E0B" w:rsidRDefault="000E240B" w:rsidP="008F3A41">
      <w:pPr>
        <w:spacing w:before="3" w:line="480" w:lineRule="auto"/>
      </w:pPr>
      <w:r w:rsidRPr="00DB7E0B">
        <w:rPr>
          <w:noProof/>
        </w:rPr>
        <mc:AlternateContent>
          <mc:Choice Requires="wps">
            <w:drawing>
              <wp:anchor distT="0" distB="0" distL="0" distR="0" simplePos="0" relativeHeight="251671586" behindDoc="1" locked="0" layoutInCell="1" allowOverlap="1" wp14:anchorId="63D5D4EB" wp14:editId="1D563116">
                <wp:simplePos x="0" y="0"/>
                <wp:positionH relativeFrom="page">
                  <wp:posOffset>822960</wp:posOffset>
                </wp:positionH>
                <wp:positionV relativeFrom="paragraph">
                  <wp:posOffset>59099</wp:posOffset>
                </wp:positionV>
                <wp:extent cx="5829300" cy="236220"/>
                <wp:effectExtent l="0" t="0" r="0" b="0"/>
                <wp:wrapTopAndBottom/>
                <wp:docPr id="947610358"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599"/>
                              </a:lnTo>
                            </a:path>
                            <a:path w="5829300" h="236220">
                              <a:moveTo>
                                <a:pt x="1828800" y="0"/>
                              </a:moveTo>
                              <a:lnTo>
                                <a:pt x="1828800" y="228599"/>
                              </a:lnTo>
                            </a:path>
                            <a:path w="5829300" h="236220">
                              <a:moveTo>
                                <a:pt x="2857500" y="0"/>
                              </a:moveTo>
                              <a:lnTo>
                                <a:pt x="2857500" y="228599"/>
                              </a:lnTo>
                            </a:path>
                            <a:path w="5829300" h="236220">
                              <a:moveTo>
                                <a:pt x="3886200" y="0"/>
                              </a:moveTo>
                              <a:lnTo>
                                <a:pt x="3886200" y="228599"/>
                              </a:lnTo>
                            </a:path>
                            <a:path w="5829300" h="236220">
                              <a:moveTo>
                                <a:pt x="4914900" y="0"/>
                              </a:moveTo>
                              <a:lnTo>
                                <a:pt x="4914900" y="22859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9C202A" id="Graphic 24" o:spid="_x0000_s1026" style="position:absolute;margin-left:64.8pt;margin-top:4.65pt;width:459pt;height:18.6pt;z-index:-251644894;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" path="m,121919r5829299,em,7619l,236219em5829299,7619r,228600em914400,r,228599em1828800,r,228599em2857500,r,228599em3886200,r,228599em4914900,r,228599e" filled="f">
                <v:path arrowok="t"/>
                <w10:wrap type="topAndBottom" anchorx="page"/>
              </v:shape>
            </w:pict>
          </mc:Fallback>
        </mc:AlternateContent>
      </w:r>
    </w:p>
    <w:p w14:paraId="76D4AB7E" w14:textId="77777777" w:rsidR="000E240B" w:rsidRPr="00DB7E0B" w:rsidRDefault="000E240B" w:rsidP="008F3A41">
      <w:pPr>
        <w:tabs>
          <w:tab w:val="left" w:pos="2636"/>
          <w:tab w:val="left" w:pos="5997"/>
          <w:tab w:val="left" w:pos="8157"/>
        </w:tabs>
        <w:spacing w:before="87" w:line="480" w:lineRule="auto"/>
        <w:ind w:left="360"/>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3"/>
        </w:rPr>
        <w:t xml:space="preserve"> </w:t>
      </w:r>
      <w:r w:rsidRPr="00DB7E0B">
        <w:t>very</w:t>
      </w:r>
      <w:r w:rsidRPr="00DB7E0B">
        <w:rPr>
          <w:spacing w:val="-1"/>
        </w:rPr>
        <w:t xml:space="preserve"> </w:t>
      </w:r>
      <w:r w:rsidRPr="00DB7E0B">
        <w:rPr>
          <w:spacing w:val="-4"/>
        </w:rPr>
        <w:t>thin</w:t>
      </w:r>
    </w:p>
    <w:p w14:paraId="57C3E69A" w14:textId="77777777" w:rsidR="000E240B" w:rsidRPr="00DB7E0B" w:rsidRDefault="000E240B" w:rsidP="008F3A41">
      <w:pPr>
        <w:widowControl w:val="0"/>
        <w:tabs>
          <w:tab w:val="left" w:pos="536"/>
        </w:tabs>
        <w:autoSpaceDE w:val="0"/>
        <w:autoSpaceDN w:val="0"/>
        <w:spacing w:before="276" w:line="480" w:lineRule="auto"/>
        <w:ind w:left="360" w:right="377"/>
      </w:pPr>
      <w:r w:rsidRPr="00DB7E0B">
        <w:t>Over</w:t>
      </w:r>
      <w:r w:rsidRPr="00DB7E0B">
        <w:rPr>
          <w:spacing w:val="-5"/>
        </w:rPr>
        <w:t xml:space="preserve"> </w:t>
      </w:r>
      <w:r w:rsidRPr="00DB7E0B">
        <w:t>the</w:t>
      </w:r>
      <w:r w:rsidRPr="00DB7E0B">
        <w:rPr>
          <w:spacing w:val="-3"/>
        </w:rPr>
        <w:t xml:space="preserve"> </w:t>
      </w:r>
      <w:r w:rsidRPr="00DB7E0B">
        <w:t>past</w:t>
      </w:r>
      <w:r w:rsidRPr="00DB7E0B">
        <w:rPr>
          <w:spacing w:val="-3"/>
        </w:rPr>
        <w:t xml:space="preserve"> </w:t>
      </w:r>
      <w:r w:rsidRPr="00DB7E0B">
        <w:t>28</w:t>
      </w:r>
      <w:r w:rsidRPr="00DB7E0B">
        <w:rPr>
          <w:spacing w:val="-3"/>
        </w:rPr>
        <w:t xml:space="preserve"> </w:t>
      </w:r>
      <w:r w:rsidRPr="00DB7E0B">
        <w:t>days,</w:t>
      </w:r>
      <w:r w:rsidRPr="00DB7E0B">
        <w:rPr>
          <w:spacing w:val="-3"/>
        </w:rPr>
        <w:t xml:space="preserve"> </w:t>
      </w:r>
      <w:r w:rsidRPr="00DB7E0B">
        <w:t>how</w:t>
      </w:r>
      <w:r w:rsidRPr="00DB7E0B">
        <w:rPr>
          <w:spacing w:val="-3"/>
        </w:rPr>
        <w:t xml:space="preserve"> </w:t>
      </w:r>
      <w:r w:rsidRPr="00DB7E0B">
        <w:t>worried</w:t>
      </w:r>
      <w:r w:rsidRPr="00DB7E0B">
        <w:rPr>
          <w:spacing w:val="-3"/>
        </w:rPr>
        <w:t xml:space="preserve"> </w:t>
      </w:r>
      <w:r w:rsidRPr="00DB7E0B">
        <w:t>have</w:t>
      </w:r>
      <w:r w:rsidRPr="00DB7E0B">
        <w:rPr>
          <w:spacing w:val="-4"/>
        </w:rPr>
        <w:t xml:space="preserve"> </w:t>
      </w:r>
      <w:r w:rsidRPr="00DB7E0B">
        <w:t>you</w:t>
      </w:r>
      <w:r w:rsidRPr="00DB7E0B">
        <w:rPr>
          <w:spacing w:val="-3"/>
        </w:rPr>
        <w:t xml:space="preserve"> </w:t>
      </w:r>
      <w:r w:rsidRPr="00DB7E0B">
        <w:t>been</w:t>
      </w:r>
      <w:r w:rsidRPr="00DB7E0B">
        <w:rPr>
          <w:spacing w:val="-3"/>
        </w:rPr>
        <w:t xml:space="preserve"> </w:t>
      </w:r>
      <w:r w:rsidRPr="00DB7E0B">
        <w:t>about</w:t>
      </w:r>
      <w:r w:rsidRPr="00DB7E0B">
        <w:rPr>
          <w:spacing w:val="-3"/>
        </w:rPr>
        <w:t xml:space="preserve"> </w:t>
      </w:r>
      <w:r w:rsidRPr="00DB7E0B">
        <w:t>other</w:t>
      </w:r>
      <w:r w:rsidRPr="00DB7E0B">
        <w:rPr>
          <w:spacing w:val="-4"/>
        </w:rPr>
        <w:t xml:space="preserve"> </w:t>
      </w:r>
      <w:r w:rsidRPr="00DB7E0B">
        <w:t>people</w:t>
      </w:r>
      <w:r w:rsidRPr="00DB7E0B">
        <w:rPr>
          <w:spacing w:val="-3"/>
        </w:rPr>
        <w:t xml:space="preserve"> </w:t>
      </w:r>
      <w:r w:rsidRPr="00DB7E0B">
        <w:t>seeing</w:t>
      </w:r>
      <w:r w:rsidRPr="00DB7E0B">
        <w:rPr>
          <w:spacing w:val="-3"/>
        </w:rPr>
        <w:t xml:space="preserve"> </w:t>
      </w:r>
      <w:r w:rsidRPr="00DB7E0B">
        <w:t>you</w:t>
      </w:r>
      <w:r w:rsidRPr="00DB7E0B">
        <w:rPr>
          <w:spacing w:val="-3"/>
        </w:rPr>
        <w:t xml:space="preserve"> </w:t>
      </w:r>
      <w:r w:rsidRPr="00DB7E0B">
        <w:t>eat?</w:t>
      </w:r>
      <w:r w:rsidRPr="00DB7E0B">
        <w:rPr>
          <w:spacing w:val="-3"/>
        </w:rPr>
        <w:t xml:space="preserve"> </w:t>
      </w:r>
      <w:r w:rsidRPr="00DB7E0B">
        <w:t xml:space="preserve">Do </w:t>
      </w:r>
      <w:r w:rsidRPr="00DB7E0B">
        <w:rPr>
          <w:u w:val="single"/>
        </w:rPr>
        <w:t>not</w:t>
      </w:r>
      <w:r w:rsidRPr="00DB7E0B">
        <w:t xml:space="preserve"> count binge eating. (mark off on the line)</w:t>
      </w:r>
    </w:p>
    <w:p w14:paraId="11727618" w14:textId="77777777" w:rsidR="000E240B" w:rsidRPr="00DB7E0B" w:rsidRDefault="000E240B" w:rsidP="008F3A41">
      <w:pPr>
        <w:spacing w:before="3" w:line="480" w:lineRule="auto"/>
      </w:pPr>
      <w:r w:rsidRPr="00DB7E0B">
        <w:rPr>
          <w:noProof/>
        </w:rPr>
        <mc:AlternateContent>
          <mc:Choice Requires="wps">
            <w:drawing>
              <wp:anchor distT="0" distB="0" distL="0" distR="0" simplePos="0" relativeHeight="251672610" behindDoc="1" locked="0" layoutInCell="1" allowOverlap="1" wp14:anchorId="0EA5DA2F" wp14:editId="0BAFF19A">
                <wp:simplePos x="0" y="0"/>
                <wp:positionH relativeFrom="page">
                  <wp:posOffset>822960</wp:posOffset>
                </wp:positionH>
                <wp:positionV relativeFrom="paragraph">
                  <wp:posOffset>59099</wp:posOffset>
                </wp:positionV>
                <wp:extent cx="5829300" cy="236220"/>
                <wp:effectExtent l="0" t="0" r="0" b="0"/>
                <wp:wrapTopAndBottom/>
                <wp:docPr id="738774322"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A4893E" id="Graphic 25" o:spid="_x0000_s1026" style="position:absolute;margin-left:64.8pt;margin-top:4.65pt;width:459pt;height:18.6pt;z-index:-251643870;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" path="m,121920r5829299,em,7620l,236220em5829299,7620r,228600em914400,r,228600em1828800,r,228600em2857500,r,228600em3886200,r,228600em4914900,r,228600e" filled="f">
                <v:path arrowok="t"/>
                <w10:wrap type="topAndBottom" anchorx="page"/>
              </v:shape>
            </w:pict>
          </mc:Fallback>
        </mc:AlternateContent>
      </w:r>
    </w:p>
    <w:p w14:paraId="6F292985" w14:textId="77777777" w:rsidR="000E240B" w:rsidRPr="00DB7E0B" w:rsidRDefault="000E240B" w:rsidP="008F3A41">
      <w:pPr>
        <w:tabs>
          <w:tab w:val="left" w:pos="2636"/>
          <w:tab w:val="left" w:pos="5997"/>
          <w:tab w:val="left" w:pos="8157"/>
        </w:tabs>
        <w:spacing w:before="87" w:line="480" w:lineRule="auto"/>
        <w:ind w:left="360"/>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192AB301" w14:textId="77777777" w:rsidR="000E240B" w:rsidRPr="00DB7E0B" w:rsidRDefault="000E240B" w:rsidP="008F3A41">
      <w:pPr>
        <w:spacing w:line="480" w:lineRule="auto"/>
      </w:pPr>
    </w:p>
    <w:p w14:paraId="1621DF32" w14:textId="77777777" w:rsidR="000E240B" w:rsidRPr="00DB7E0B" w:rsidRDefault="000E240B" w:rsidP="008F3A41">
      <w:pPr>
        <w:spacing w:line="480" w:lineRule="auto"/>
      </w:pPr>
    </w:p>
    <w:p w14:paraId="2C7C2CA0" w14:textId="77777777" w:rsidR="000E240B" w:rsidRPr="00DB7E0B" w:rsidRDefault="000E240B" w:rsidP="008F3A41">
      <w:pPr>
        <w:widowControl w:val="0"/>
        <w:tabs>
          <w:tab w:val="left" w:pos="536"/>
        </w:tabs>
        <w:autoSpaceDE w:val="0"/>
        <w:autoSpaceDN w:val="0"/>
        <w:spacing w:before="80" w:line="480" w:lineRule="auto"/>
        <w:ind w:left="360" w:right="167"/>
      </w:pPr>
      <w:r w:rsidRPr="00DB7E0B">
        <w:t>Over the past 28 days, how uncomfortable or embarrassed have you felt seeing your own body</w:t>
      </w:r>
      <w:r w:rsidRPr="00DB7E0B">
        <w:rPr>
          <w:spacing w:val="-3"/>
        </w:rPr>
        <w:t xml:space="preserve"> </w:t>
      </w:r>
      <w:r w:rsidRPr="00DB7E0B">
        <w:t>(for</w:t>
      </w:r>
      <w:r w:rsidRPr="00DB7E0B">
        <w:rPr>
          <w:spacing w:val="-4"/>
        </w:rPr>
        <w:t xml:space="preserve"> </w:t>
      </w:r>
      <w:r w:rsidRPr="00DB7E0B">
        <w:t>example,</w:t>
      </w:r>
      <w:r w:rsidRPr="00DB7E0B">
        <w:rPr>
          <w:spacing w:val="-3"/>
        </w:rPr>
        <w:t xml:space="preserve"> </w:t>
      </w:r>
      <w:r w:rsidRPr="00DB7E0B">
        <w:t>in</w:t>
      </w:r>
      <w:r w:rsidRPr="00DB7E0B">
        <w:rPr>
          <w:spacing w:val="-3"/>
        </w:rPr>
        <w:t xml:space="preserve"> </w:t>
      </w:r>
      <w:r w:rsidRPr="00DB7E0B">
        <w:t>the</w:t>
      </w:r>
      <w:r w:rsidRPr="00DB7E0B">
        <w:rPr>
          <w:spacing w:val="-4"/>
        </w:rPr>
        <w:t xml:space="preserve"> </w:t>
      </w:r>
      <w:r w:rsidRPr="00DB7E0B">
        <w:t>mirror,</w:t>
      </w:r>
      <w:r w:rsidRPr="00DB7E0B">
        <w:rPr>
          <w:spacing w:val="-3"/>
        </w:rPr>
        <w:t xml:space="preserve"> </w:t>
      </w:r>
      <w:r w:rsidRPr="00DB7E0B">
        <w:t>reflected</w:t>
      </w:r>
      <w:r w:rsidRPr="00DB7E0B">
        <w:rPr>
          <w:spacing w:val="-3"/>
        </w:rPr>
        <w:t xml:space="preserve"> </w:t>
      </w:r>
      <w:r w:rsidRPr="00DB7E0B">
        <w:t>in</w:t>
      </w:r>
      <w:r w:rsidRPr="00DB7E0B">
        <w:rPr>
          <w:spacing w:val="-2"/>
        </w:rPr>
        <w:t xml:space="preserve"> </w:t>
      </w:r>
      <w:r w:rsidRPr="00DB7E0B">
        <w:t>a</w:t>
      </w:r>
      <w:r w:rsidRPr="00DB7E0B">
        <w:rPr>
          <w:spacing w:val="-3"/>
        </w:rPr>
        <w:t xml:space="preserve"> </w:t>
      </w:r>
      <w:r w:rsidRPr="00DB7E0B">
        <w:t>store</w:t>
      </w:r>
      <w:r w:rsidRPr="00DB7E0B">
        <w:rPr>
          <w:spacing w:val="-4"/>
        </w:rPr>
        <w:t xml:space="preserve"> </w:t>
      </w:r>
      <w:r w:rsidRPr="00DB7E0B">
        <w:t>window,</w:t>
      </w:r>
      <w:r w:rsidRPr="00DB7E0B">
        <w:rPr>
          <w:spacing w:val="-3"/>
        </w:rPr>
        <w:t xml:space="preserve"> </w:t>
      </w:r>
      <w:r w:rsidRPr="00DB7E0B">
        <w:t>getting</w:t>
      </w:r>
      <w:r w:rsidRPr="00DB7E0B">
        <w:rPr>
          <w:spacing w:val="-1"/>
        </w:rPr>
        <w:t xml:space="preserve"> </w:t>
      </w:r>
      <w:r w:rsidRPr="00DB7E0B">
        <w:t>undressed,</w:t>
      </w:r>
      <w:r w:rsidRPr="00DB7E0B">
        <w:rPr>
          <w:spacing w:val="-3"/>
        </w:rPr>
        <w:t xml:space="preserve"> </w:t>
      </w:r>
      <w:r w:rsidRPr="00DB7E0B">
        <w:t>having</w:t>
      </w:r>
      <w:r w:rsidRPr="00DB7E0B">
        <w:rPr>
          <w:spacing w:val="-3"/>
        </w:rPr>
        <w:t xml:space="preserve"> </w:t>
      </w:r>
      <w:r w:rsidRPr="00DB7E0B">
        <w:t>a</w:t>
      </w:r>
      <w:r w:rsidRPr="00DB7E0B">
        <w:rPr>
          <w:spacing w:val="-6"/>
        </w:rPr>
        <w:t xml:space="preserve"> </w:t>
      </w:r>
      <w:r w:rsidRPr="00DB7E0B">
        <w:t>bath or shower)? (mark off on the line)</w:t>
      </w:r>
    </w:p>
    <w:p w14:paraId="32C8B717" w14:textId="77777777" w:rsidR="000E240B" w:rsidRPr="00DB7E0B" w:rsidRDefault="000E240B" w:rsidP="008F3A41">
      <w:pPr>
        <w:spacing w:before="6" w:line="480" w:lineRule="auto"/>
      </w:pPr>
      <w:r w:rsidRPr="00DB7E0B">
        <w:rPr>
          <w:noProof/>
        </w:rPr>
        <mc:AlternateContent>
          <mc:Choice Requires="wps">
            <w:drawing>
              <wp:anchor distT="0" distB="0" distL="0" distR="0" simplePos="0" relativeHeight="251673634" behindDoc="1" locked="0" layoutInCell="1" allowOverlap="1" wp14:anchorId="77D46115" wp14:editId="299D4F0D">
                <wp:simplePos x="0" y="0"/>
                <wp:positionH relativeFrom="page">
                  <wp:posOffset>822960</wp:posOffset>
                </wp:positionH>
                <wp:positionV relativeFrom="paragraph">
                  <wp:posOffset>60920</wp:posOffset>
                </wp:positionV>
                <wp:extent cx="5829300" cy="236220"/>
                <wp:effectExtent l="0" t="0" r="0" b="0"/>
                <wp:wrapTopAndBottom/>
                <wp:docPr id="1024720378"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20"/>
                              </a:moveTo>
                              <a:lnTo>
                                <a:pt x="5829299" y="121920"/>
                              </a:lnTo>
                            </a:path>
                            <a:path w="5829300" h="236220">
                              <a:moveTo>
                                <a:pt x="0" y="7620"/>
                              </a:moveTo>
                              <a:lnTo>
                                <a:pt x="0" y="236220"/>
                              </a:lnTo>
                            </a:path>
                            <a:path w="5829300" h="236220">
                              <a:moveTo>
                                <a:pt x="5829299" y="7620"/>
                              </a:moveTo>
                              <a:lnTo>
                                <a:pt x="5829299" y="236220"/>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02D1C3" id="Graphic 26" o:spid="_x0000_s1026" style="position:absolute;margin-left:64.8pt;margin-top:4.8pt;width:459pt;height:18.6pt;z-index:-251642846;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" path="m,121920r5829299,em,7620l,236220em5829299,7620r,228600em914400,r,228600em1828800,r,228600em2857500,r,228600em3886200,r,228600em4914900,r,228600e" filled="f">
                <v:path arrowok="t"/>
                <w10:wrap type="topAndBottom" anchorx="page"/>
              </v:shape>
            </w:pict>
          </mc:Fallback>
        </mc:AlternateContent>
      </w:r>
    </w:p>
    <w:p w14:paraId="5924B356" w14:textId="77777777" w:rsidR="000E240B" w:rsidRPr="00DB7E0B" w:rsidRDefault="000E240B" w:rsidP="008F3A41">
      <w:pPr>
        <w:tabs>
          <w:tab w:val="left" w:pos="2636"/>
          <w:tab w:val="left" w:pos="5997"/>
          <w:tab w:val="left" w:pos="8157"/>
        </w:tabs>
        <w:spacing w:before="84" w:line="480" w:lineRule="auto"/>
        <w:ind w:left="360"/>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7000DD1B" w14:textId="77777777" w:rsidR="000E240B" w:rsidRPr="00DB7E0B" w:rsidRDefault="000E240B" w:rsidP="008F3A41">
      <w:pPr>
        <w:spacing w:line="480" w:lineRule="auto"/>
      </w:pPr>
    </w:p>
    <w:p w14:paraId="6C2F401B" w14:textId="77777777" w:rsidR="000E240B" w:rsidRPr="00DB7E0B" w:rsidRDefault="000E240B" w:rsidP="008F3A41">
      <w:pPr>
        <w:widowControl w:val="0"/>
        <w:tabs>
          <w:tab w:val="left" w:pos="517"/>
        </w:tabs>
        <w:autoSpaceDE w:val="0"/>
        <w:autoSpaceDN w:val="0"/>
        <w:spacing w:line="480" w:lineRule="auto"/>
        <w:ind w:left="360" w:right="140"/>
      </w:pPr>
      <w:r w:rsidRPr="00DB7E0B">
        <w:t>Over</w:t>
      </w:r>
      <w:r w:rsidRPr="00DB7E0B">
        <w:rPr>
          <w:spacing w:val="-5"/>
        </w:rPr>
        <w:t xml:space="preserve"> </w:t>
      </w:r>
      <w:r w:rsidRPr="00DB7E0B">
        <w:t>the</w:t>
      </w:r>
      <w:r w:rsidRPr="00DB7E0B">
        <w:rPr>
          <w:spacing w:val="-3"/>
        </w:rPr>
        <w:t xml:space="preserve"> </w:t>
      </w:r>
      <w:r w:rsidRPr="00DB7E0B">
        <w:t>past</w:t>
      </w:r>
      <w:r w:rsidRPr="00DB7E0B">
        <w:rPr>
          <w:spacing w:val="-3"/>
        </w:rPr>
        <w:t xml:space="preserve"> </w:t>
      </w:r>
      <w:r w:rsidRPr="00DB7E0B">
        <w:t>28</w:t>
      </w:r>
      <w:r w:rsidRPr="00DB7E0B">
        <w:rPr>
          <w:spacing w:val="-3"/>
        </w:rPr>
        <w:t xml:space="preserve"> </w:t>
      </w:r>
      <w:r w:rsidRPr="00DB7E0B">
        <w:t>days,</w:t>
      </w:r>
      <w:r w:rsidRPr="00DB7E0B">
        <w:rPr>
          <w:spacing w:val="-3"/>
        </w:rPr>
        <w:t xml:space="preserve"> </w:t>
      </w:r>
      <w:r w:rsidRPr="00DB7E0B">
        <w:t>how</w:t>
      </w:r>
      <w:r w:rsidRPr="00DB7E0B">
        <w:rPr>
          <w:spacing w:val="-3"/>
        </w:rPr>
        <w:t xml:space="preserve"> </w:t>
      </w:r>
      <w:r w:rsidRPr="00DB7E0B">
        <w:t>uncomfortable</w:t>
      </w:r>
      <w:r w:rsidRPr="00DB7E0B">
        <w:rPr>
          <w:spacing w:val="-4"/>
        </w:rPr>
        <w:t xml:space="preserve"> </w:t>
      </w:r>
      <w:r w:rsidRPr="00DB7E0B">
        <w:t>or</w:t>
      </w:r>
      <w:r w:rsidRPr="00DB7E0B">
        <w:rPr>
          <w:spacing w:val="-4"/>
        </w:rPr>
        <w:t xml:space="preserve"> </w:t>
      </w:r>
      <w:r w:rsidRPr="00DB7E0B">
        <w:t>embarrassed</w:t>
      </w:r>
      <w:r w:rsidRPr="00DB7E0B">
        <w:rPr>
          <w:spacing w:val="-3"/>
        </w:rPr>
        <w:t xml:space="preserve"> </w:t>
      </w:r>
      <w:r w:rsidRPr="00DB7E0B">
        <w:t>have</w:t>
      </w:r>
      <w:r w:rsidRPr="00DB7E0B">
        <w:rPr>
          <w:spacing w:val="-4"/>
        </w:rPr>
        <w:t xml:space="preserve"> </w:t>
      </w:r>
      <w:r w:rsidRPr="00DB7E0B">
        <w:t>you</w:t>
      </w:r>
      <w:r w:rsidRPr="00DB7E0B">
        <w:rPr>
          <w:spacing w:val="-3"/>
        </w:rPr>
        <w:t xml:space="preserve"> </w:t>
      </w:r>
      <w:r w:rsidRPr="00DB7E0B">
        <w:t>felt</w:t>
      </w:r>
      <w:r w:rsidRPr="00DB7E0B">
        <w:rPr>
          <w:spacing w:val="-3"/>
        </w:rPr>
        <w:t xml:space="preserve"> </w:t>
      </w:r>
      <w:r w:rsidRPr="00DB7E0B">
        <w:t>about</w:t>
      </w:r>
      <w:r w:rsidRPr="00DB7E0B">
        <w:rPr>
          <w:spacing w:val="-1"/>
        </w:rPr>
        <w:t xml:space="preserve"> </w:t>
      </w:r>
      <w:r w:rsidRPr="00DB7E0B">
        <w:rPr>
          <w:u w:val="single"/>
        </w:rPr>
        <w:t>other</w:t>
      </w:r>
      <w:r w:rsidRPr="00DB7E0B">
        <w:rPr>
          <w:spacing w:val="-5"/>
          <w:u w:val="single"/>
        </w:rPr>
        <w:t xml:space="preserve"> </w:t>
      </w:r>
      <w:r w:rsidRPr="00DB7E0B">
        <w:rPr>
          <w:u w:val="single"/>
        </w:rPr>
        <w:t>people</w:t>
      </w:r>
      <w:r w:rsidRPr="00DB7E0B">
        <w:t xml:space="preserve"> seeing your shape or figure (for example, getting changed for swimming, in the swimming</w:t>
      </w:r>
      <w:r w:rsidRPr="00DB7E0B">
        <w:rPr>
          <w:spacing w:val="40"/>
        </w:rPr>
        <w:t xml:space="preserve"> </w:t>
      </w:r>
      <w:r w:rsidRPr="00DB7E0B">
        <w:t>pool, wearing clothes that show your shape)? (mark off on the line)</w:t>
      </w:r>
    </w:p>
    <w:p w14:paraId="6BBB29D7" w14:textId="77777777" w:rsidR="000E240B" w:rsidRPr="00DB7E0B" w:rsidRDefault="000E240B" w:rsidP="008F3A41">
      <w:pPr>
        <w:spacing w:before="5" w:line="480" w:lineRule="auto"/>
      </w:pPr>
      <w:r w:rsidRPr="00DB7E0B">
        <w:rPr>
          <w:noProof/>
        </w:rPr>
        <mc:AlternateContent>
          <mc:Choice Requires="wps">
            <w:drawing>
              <wp:anchor distT="0" distB="0" distL="0" distR="0" simplePos="0" relativeHeight="251674658" behindDoc="1" locked="0" layoutInCell="1" allowOverlap="1" wp14:anchorId="12EE7945" wp14:editId="61AF13D9">
                <wp:simplePos x="0" y="0"/>
                <wp:positionH relativeFrom="page">
                  <wp:posOffset>822960</wp:posOffset>
                </wp:positionH>
                <wp:positionV relativeFrom="paragraph">
                  <wp:posOffset>60399</wp:posOffset>
                </wp:positionV>
                <wp:extent cx="5829300" cy="236220"/>
                <wp:effectExtent l="0" t="0" r="0" b="0"/>
                <wp:wrapTopAndBottom/>
                <wp:docPr id="140050112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36220"/>
                        </a:xfrm>
                        <a:custGeom>
                          <a:avLst/>
                          <a:gdLst/>
                          <a:ahLst/>
                          <a:cxnLst/>
                          <a:rect l="l" t="t" r="r" b="b"/>
                          <a:pathLst>
                            <a:path w="5829300" h="236220">
                              <a:moveTo>
                                <a:pt x="0" y="121919"/>
                              </a:moveTo>
                              <a:lnTo>
                                <a:pt x="5829299" y="121919"/>
                              </a:lnTo>
                            </a:path>
                            <a:path w="5829300" h="236220">
                              <a:moveTo>
                                <a:pt x="0" y="7619"/>
                              </a:moveTo>
                              <a:lnTo>
                                <a:pt x="0" y="236219"/>
                              </a:lnTo>
                            </a:path>
                            <a:path w="5829300" h="236220">
                              <a:moveTo>
                                <a:pt x="5829299" y="7619"/>
                              </a:moveTo>
                              <a:lnTo>
                                <a:pt x="5829299" y="236219"/>
                              </a:lnTo>
                            </a:path>
                            <a:path w="5829300" h="236220">
                              <a:moveTo>
                                <a:pt x="914400" y="0"/>
                              </a:moveTo>
                              <a:lnTo>
                                <a:pt x="914400" y="228600"/>
                              </a:lnTo>
                            </a:path>
                            <a:path w="5829300" h="236220">
                              <a:moveTo>
                                <a:pt x="1828800" y="0"/>
                              </a:moveTo>
                              <a:lnTo>
                                <a:pt x="1828800" y="228600"/>
                              </a:lnTo>
                            </a:path>
                            <a:path w="5829300" h="236220">
                              <a:moveTo>
                                <a:pt x="2857500" y="0"/>
                              </a:moveTo>
                              <a:lnTo>
                                <a:pt x="2857500" y="228600"/>
                              </a:lnTo>
                            </a:path>
                            <a:path w="5829300" h="236220">
                              <a:moveTo>
                                <a:pt x="3886200" y="0"/>
                              </a:moveTo>
                              <a:lnTo>
                                <a:pt x="3886200" y="228600"/>
                              </a:lnTo>
                            </a:path>
                            <a:path w="5829300" h="236220">
                              <a:moveTo>
                                <a:pt x="4914900" y="0"/>
                              </a:moveTo>
                              <a:lnTo>
                                <a:pt x="49149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3C7A5F" id="Graphic 27" o:spid="_x0000_s1026" style="position:absolute;margin-left:64.8pt;margin-top:4.75pt;width:459pt;height:18.6pt;z-index:-251641822;visibility:visible;mso-wrap-style:square;mso-wrap-distance-left:0;mso-wrap-distance-top:0;mso-wrap-distance-right:0;mso-wrap-distance-bottom:0;mso-position-horizontal:absolute;mso-position-horizontal-relative:page;mso-position-vertical:absolute;mso-position-vertical-relative:text;v-text-anchor:top" coordsize="58293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" path="m,121919r5829299,em,7619l,236219em5829299,7619r,228600em914400,r,228600em1828800,r,228600em2857500,r,228600em3886200,r,228600em4914900,r,228600e" filled="f">
                <v:path arrowok="t"/>
                <w10:wrap type="topAndBottom" anchorx="page"/>
              </v:shape>
            </w:pict>
          </mc:Fallback>
        </mc:AlternateContent>
      </w:r>
    </w:p>
    <w:p w14:paraId="06411BD0" w14:textId="77777777" w:rsidR="000E240B" w:rsidRPr="00DB7E0B" w:rsidRDefault="000E240B" w:rsidP="008F3A41">
      <w:pPr>
        <w:tabs>
          <w:tab w:val="left" w:pos="2636"/>
          <w:tab w:val="left" w:pos="5997"/>
          <w:tab w:val="left" w:pos="8157"/>
        </w:tabs>
        <w:spacing w:before="85" w:line="480" w:lineRule="auto"/>
        <w:ind w:left="360"/>
      </w:pPr>
      <w:r w:rsidRPr="00DB7E0B">
        <w:t>Not</w:t>
      </w:r>
      <w:r w:rsidRPr="00DB7E0B">
        <w:rPr>
          <w:spacing w:val="-1"/>
        </w:rPr>
        <w:t xml:space="preserve"> </w:t>
      </w:r>
      <w:r w:rsidRPr="00DB7E0B">
        <w:t xml:space="preserve">at </w:t>
      </w:r>
      <w:r w:rsidRPr="00DB7E0B">
        <w:rPr>
          <w:spacing w:val="-5"/>
        </w:rPr>
        <w:t>all</w:t>
      </w:r>
      <w:r w:rsidRPr="00DB7E0B">
        <w:tab/>
        <w:t>A</w:t>
      </w:r>
      <w:r w:rsidRPr="00DB7E0B">
        <w:rPr>
          <w:spacing w:val="-2"/>
        </w:rPr>
        <w:t xml:space="preserve"> </w:t>
      </w:r>
      <w:r w:rsidRPr="00DB7E0B">
        <w:t>little</w:t>
      </w:r>
      <w:r w:rsidRPr="00DB7E0B">
        <w:rPr>
          <w:spacing w:val="-1"/>
        </w:rPr>
        <w:t xml:space="preserve"> </w:t>
      </w:r>
      <w:r w:rsidRPr="00DB7E0B">
        <w:rPr>
          <w:spacing w:val="-5"/>
        </w:rPr>
        <w:t>bit</w:t>
      </w:r>
      <w:r w:rsidRPr="00DB7E0B">
        <w:tab/>
        <w:t xml:space="preserve">A </w:t>
      </w:r>
      <w:r w:rsidRPr="00DB7E0B">
        <w:rPr>
          <w:spacing w:val="-5"/>
        </w:rPr>
        <w:t>lot</w:t>
      </w:r>
      <w:r w:rsidRPr="00DB7E0B">
        <w:tab/>
        <w:t>Very,</w:t>
      </w:r>
      <w:r w:rsidRPr="00DB7E0B">
        <w:rPr>
          <w:spacing w:val="-1"/>
        </w:rPr>
        <w:t xml:space="preserve"> </w:t>
      </w:r>
      <w:r w:rsidRPr="00DB7E0B">
        <w:t>very</w:t>
      </w:r>
      <w:r w:rsidRPr="00DB7E0B">
        <w:rPr>
          <w:spacing w:val="-1"/>
        </w:rPr>
        <w:t xml:space="preserve"> </w:t>
      </w:r>
      <w:r w:rsidRPr="00DB7E0B">
        <w:rPr>
          <w:spacing w:val="-4"/>
        </w:rPr>
        <w:t>much</w:t>
      </w:r>
    </w:p>
    <w:p w14:paraId="0AD4B409" w14:textId="77777777" w:rsidR="000E240B" w:rsidRPr="00DB7E0B" w:rsidRDefault="000E240B" w:rsidP="008F3A41">
      <w:pPr>
        <w:spacing w:before="23" w:line="480" w:lineRule="auto"/>
      </w:pPr>
      <w:r w:rsidRPr="00DB7E0B">
        <w:rPr>
          <w:noProof/>
        </w:rPr>
        <mc:AlternateContent>
          <mc:Choice Requires="wps">
            <w:drawing>
              <wp:anchor distT="0" distB="0" distL="0" distR="0" simplePos="0" relativeHeight="251675682" behindDoc="1" locked="0" layoutInCell="1" allowOverlap="1" wp14:anchorId="14994620" wp14:editId="5723E861">
                <wp:simplePos x="0" y="0"/>
                <wp:positionH relativeFrom="page">
                  <wp:posOffset>792784</wp:posOffset>
                </wp:positionH>
                <wp:positionV relativeFrom="paragraph">
                  <wp:posOffset>176417</wp:posOffset>
                </wp:positionV>
                <wp:extent cx="6199505" cy="9525"/>
                <wp:effectExtent l="0" t="0" r="0" b="0"/>
                <wp:wrapTopAndBottom/>
                <wp:docPr id="1424746892"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9525"/>
                        </a:xfrm>
                        <a:custGeom>
                          <a:avLst/>
                          <a:gdLst/>
                          <a:ahLst/>
                          <a:cxnLst/>
                          <a:rect l="l" t="t" r="r" b="b"/>
                          <a:pathLst>
                            <a:path w="6199505" h="9525">
                              <a:moveTo>
                                <a:pt x="6198997" y="0"/>
                              </a:moveTo>
                              <a:lnTo>
                                <a:pt x="0" y="0"/>
                              </a:lnTo>
                              <a:lnTo>
                                <a:pt x="0" y="9144"/>
                              </a:lnTo>
                              <a:lnTo>
                                <a:pt x="6198997" y="9144"/>
                              </a:lnTo>
                              <a:lnTo>
                                <a:pt x="6198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469873" id="Graphic 28" o:spid="_x0000_s1026" style="position:absolute;margin-left:62.4pt;margin-top:13.9pt;width:488.15pt;height:.75pt;z-index:-251640798;visibility:visible;mso-wrap-style:square;mso-wrap-distance-left:0;mso-wrap-distance-top:0;mso-wrap-distance-right:0;mso-wrap-distance-bottom:0;mso-position-horizontal:absolute;mso-position-horizontal-relative:page;mso-position-vertical:absolute;mso-position-vertical-relative:text;v-text-anchor:top" coordsize="61995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" path="m6198997,l,,,9144r6198997,l6198997,xe" fillcolor="black" stroked="f">
                <v:path arrowok="t"/>
                <w10:wrap type="topAndBottom" anchorx="page"/>
              </v:shape>
            </w:pict>
          </mc:Fallback>
        </mc:AlternateContent>
      </w:r>
    </w:p>
    <w:p w14:paraId="1D0B7CF6" w14:textId="77777777" w:rsidR="000E240B" w:rsidRPr="00DB7E0B" w:rsidRDefault="000E240B" w:rsidP="008F3A41">
      <w:pPr>
        <w:spacing w:before="23" w:line="480" w:lineRule="auto"/>
      </w:pPr>
    </w:p>
    <w:p w14:paraId="5CC5ABFA" w14:textId="77777777" w:rsidR="000E240B" w:rsidRPr="00DB7E0B" w:rsidRDefault="000E240B" w:rsidP="008F3A41">
      <w:pPr>
        <w:widowControl w:val="0"/>
        <w:tabs>
          <w:tab w:val="left" w:pos="176"/>
          <w:tab w:val="left" w:pos="576"/>
        </w:tabs>
        <w:autoSpaceDE w:val="0"/>
        <w:autoSpaceDN w:val="0"/>
        <w:spacing w:line="480" w:lineRule="auto"/>
        <w:ind w:left="360" w:right="268"/>
      </w:pPr>
      <w:r w:rsidRPr="00DB7E0B">
        <w:t>Have</w:t>
      </w:r>
      <w:r w:rsidRPr="00DB7E0B">
        <w:rPr>
          <w:spacing w:val="-2"/>
        </w:rPr>
        <w:t xml:space="preserve"> </w:t>
      </w:r>
      <w:r w:rsidRPr="00DB7E0B">
        <w:t>your</w:t>
      </w:r>
      <w:r w:rsidRPr="00DB7E0B">
        <w:rPr>
          <w:spacing w:val="-2"/>
        </w:rPr>
        <w:t xml:space="preserve"> </w:t>
      </w:r>
      <w:r w:rsidRPr="00DB7E0B">
        <w:t>eating</w:t>
      </w:r>
      <w:r w:rsidRPr="00DB7E0B">
        <w:rPr>
          <w:spacing w:val="-2"/>
        </w:rPr>
        <w:t xml:space="preserve"> </w:t>
      </w:r>
      <w:r w:rsidRPr="00DB7E0B">
        <w:t>and</w:t>
      </w:r>
      <w:r w:rsidRPr="00DB7E0B">
        <w:rPr>
          <w:spacing w:val="-2"/>
        </w:rPr>
        <w:t xml:space="preserve"> </w:t>
      </w:r>
      <w:r w:rsidRPr="00DB7E0B">
        <w:t>your</w:t>
      </w:r>
      <w:r w:rsidRPr="00DB7E0B">
        <w:rPr>
          <w:spacing w:val="-3"/>
        </w:rPr>
        <w:t xml:space="preserve"> </w:t>
      </w:r>
      <w:r w:rsidRPr="00DB7E0B">
        <w:t>feelings</w:t>
      </w:r>
      <w:r w:rsidRPr="00DB7E0B">
        <w:rPr>
          <w:spacing w:val="-2"/>
        </w:rPr>
        <w:t xml:space="preserve"> </w:t>
      </w:r>
      <w:r w:rsidRPr="00DB7E0B">
        <w:t>about</w:t>
      </w:r>
      <w:r w:rsidRPr="00DB7E0B">
        <w:rPr>
          <w:spacing w:val="-3"/>
        </w:rPr>
        <w:t xml:space="preserve"> </w:t>
      </w:r>
      <w:r w:rsidRPr="00DB7E0B">
        <w:t>your</w:t>
      </w:r>
      <w:r w:rsidRPr="00DB7E0B">
        <w:rPr>
          <w:spacing w:val="-3"/>
        </w:rPr>
        <w:t xml:space="preserve"> </w:t>
      </w:r>
      <w:r w:rsidRPr="00DB7E0B">
        <w:t>shape</w:t>
      </w:r>
      <w:r w:rsidRPr="00DB7E0B">
        <w:rPr>
          <w:spacing w:val="-3"/>
        </w:rPr>
        <w:t xml:space="preserve"> </w:t>
      </w:r>
      <w:r w:rsidRPr="00DB7E0B">
        <w:t>and</w:t>
      </w:r>
      <w:r w:rsidRPr="00DB7E0B">
        <w:rPr>
          <w:spacing w:val="-2"/>
        </w:rPr>
        <w:t xml:space="preserve"> </w:t>
      </w:r>
      <w:r w:rsidRPr="00DB7E0B">
        <w:t>weight</w:t>
      </w:r>
      <w:r w:rsidRPr="00DB7E0B">
        <w:rPr>
          <w:spacing w:val="-6"/>
        </w:rPr>
        <w:t xml:space="preserve"> </w:t>
      </w:r>
      <w:r w:rsidRPr="00DB7E0B">
        <w:t>over</w:t>
      </w:r>
      <w:r w:rsidRPr="00DB7E0B">
        <w:rPr>
          <w:spacing w:val="-3"/>
        </w:rPr>
        <w:t xml:space="preserve"> </w:t>
      </w:r>
      <w:r w:rsidRPr="00DB7E0B">
        <w:t>the</w:t>
      </w:r>
      <w:r w:rsidRPr="00DB7E0B">
        <w:rPr>
          <w:spacing w:val="-2"/>
        </w:rPr>
        <w:t xml:space="preserve"> </w:t>
      </w:r>
      <w:r w:rsidRPr="00DB7E0B">
        <w:t>past</w:t>
      </w:r>
      <w:r w:rsidRPr="00DB7E0B">
        <w:rPr>
          <w:spacing w:val="-2"/>
        </w:rPr>
        <w:t xml:space="preserve"> </w:t>
      </w:r>
      <w:r w:rsidRPr="00DB7E0B">
        <w:t>four</w:t>
      </w:r>
      <w:r w:rsidRPr="00DB7E0B">
        <w:rPr>
          <w:spacing w:val="-3"/>
        </w:rPr>
        <w:t xml:space="preserve"> </w:t>
      </w:r>
      <w:r w:rsidRPr="00DB7E0B">
        <w:t>weeks been about the same as the past year?</w:t>
      </w:r>
      <w:r w:rsidRPr="00DB7E0B">
        <w:rPr>
          <w:spacing w:val="40"/>
        </w:rPr>
        <w:t xml:space="preserve"> </w:t>
      </w:r>
      <w:r w:rsidRPr="00DB7E0B">
        <w:t>(Please circle)</w:t>
      </w:r>
    </w:p>
    <w:p w14:paraId="26638205" w14:textId="77777777" w:rsidR="000E240B" w:rsidRPr="00DB7E0B" w:rsidRDefault="000E240B" w:rsidP="008F3A41">
      <w:pPr>
        <w:spacing w:line="480" w:lineRule="auto"/>
      </w:pPr>
    </w:p>
    <w:p w14:paraId="527FB861" w14:textId="77777777" w:rsidR="000E240B" w:rsidRPr="00DB7E0B" w:rsidRDefault="000E240B" w:rsidP="008F3A41">
      <w:pPr>
        <w:tabs>
          <w:tab w:val="left" w:pos="5216"/>
        </w:tabs>
        <w:spacing w:line="480" w:lineRule="auto"/>
        <w:ind w:left="3240"/>
      </w:pPr>
      <w:r w:rsidRPr="00DB7E0B">
        <w:rPr>
          <w:spacing w:val="-5"/>
        </w:rPr>
        <w:t>No</w:t>
      </w:r>
      <w:r w:rsidRPr="00DB7E0B">
        <w:tab/>
      </w:r>
      <w:r w:rsidRPr="00DB7E0B">
        <w:rPr>
          <w:spacing w:val="-5"/>
        </w:rPr>
        <w:t>Yes</w:t>
      </w:r>
    </w:p>
    <w:p w14:paraId="08D154C8" w14:textId="77777777" w:rsidR="000E240B" w:rsidRPr="00DB7E0B" w:rsidRDefault="000E240B" w:rsidP="008F3A41">
      <w:pPr>
        <w:spacing w:line="480" w:lineRule="auto"/>
      </w:pPr>
    </w:p>
    <w:p w14:paraId="61AE3394" w14:textId="77777777" w:rsidR="000E240B" w:rsidRPr="00DB7E0B" w:rsidRDefault="000E240B" w:rsidP="008F3A41">
      <w:pPr>
        <w:pStyle w:val="BodyText"/>
        <w:spacing w:line="480" w:lineRule="auto"/>
        <w:ind w:left="360"/>
        <w:jc w:val="center"/>
        <w:rPr>
          <w:rFonts w:ascii="Times New Roman" w:hAnsi="Times New Roman" w:cs="Times New Roman"/>
          <w:sz w:val="24"/>
          <w:szCs w:val="24"/>
        </w:rPr>
      </w:pPr>
      <w:r w:rsidRPr="00DB7E0B">
        <w:rPr>
          <w:rFonts w:ascii="Times New Roman" w:hAnsi="Times New Roman" w:cs="Times New Roman"/>
          <w:sz w:val="24"/>
          <w:szCs w:val="24"/>
        </w:rPr>
        <w:t>If</w:t>
      </w:r>
      <w:r w:rsidRPr="00DB7E0B">
        <w:rPr>
          <w:rFonts w:ascii="Times New Roman" w:hAnsi="Times New Roman" w:cs="Times New Roman"/>
          <w:spacing w:val="-3"/>
          <w:sz w:val="24"/>
          <w:szCs w:val="24"/>
        </w:rPr>
        <w:t xml:space="preserve"> </w:t>
      </w:r>
      <w:proofErr w:type="gramStart"/>
      <w:r w:rsidRPr="00DB7E0B">
        <w:rPr>
          <w:rFonts w:ascii="Times New Roman" w:hAnsi="Times New Roman" w:cs="Times New Roman"/>
          <w:sz w:val="24"/>
          <w:szCs w:val="24"/>
        </w:rPr>
        <w:t>no</w:t>
      </w:r>
      <w:proofErr w:type="gramEnd"/>
      <w:r w:rsidRPr="00DB7E0B">
        <w:rPr>
          <w:rFonts w:ascii="Times New Roman" w:hAnsi="Times New Roman" w:cs="Times New Roman"/>
          <w:sz w:val="24"/>
          <w:szCs w:val="24"/>
        </w:rPr>
        <w:t>, how has</w:t>
      </w:r>
      <w:r w:rsidRPr="00DB7E0B">
        <w:rPr>
          <w:rFonts w:ascii="Times New Roman" w:hAnsi="Times New Roman" w:cs="Times New Roman"/>
          <w:spacing w:val="-1"/>
          <w:sz w:val="24"/>
          <w:szCs w:val="24"/>
        </w:rPr>
        <w:t xml:space="preserve"> </w:t>
      </w:r>
      <w:r w:rsidRPr="00DB7E0B">
        <w:rPr>
          <w:rFonts w:ascii="Times New Roman" w:hAnsi="Times New Roman" w:cs="Times New Roman"/>
          <w:sz w:val="24"/>
          <w:szCs w:val="24"/>
        </w:rPr>
        <w:t>the past</w:t>
      </w:r>
      <w:r w:rsidRPr="00DB7E0B">
        <w:rPr>
          <w:rFonts w:ascii="Times New Roman" w:hAnsi="Times New Roman" w:cs="Times New Roman"/>
          <w:spacing w:val="-3"/>
          <w:sz w:val="24"/>
          <w:szCs w:val="24"/>
        </w:rPr>
        <w:t xml:space="preserve"> </w:t>
      </w:r>
      <w:r w:rsidRPr="00DB7E0B">
        <w:rPr>
          <w:rFonts w:ascii="Times New Roman" w:hAnsi="Times New Roman" w:cs="Times New Roman"/>
          <w:sz w:val="24"/>
          <w:szCs w:val="24"/>
        </w:rPr>
        <w:t>year</w:t>
      </w:r>
      <w:r w:rsidRPr="00DB7E0B">
        <w:rPr>
          <w:rFonts w:ascii="Times New Roman" w:hAnsi="Times New Roman" w:cs="Times New Roman"/>
          <w:spacing w:val="-2"/>
          <w:sz w:val="24"/>
          <w:szCs w:val="24"/>
        </w:rPr>
        <w:t xml:space="preserve"> </w:t>
      </w:r>
      <w:r w:rsidRPr="00DB7E0B">
        <w:rPr>
          <w:rFonts w:ascii="Times New Roman" w:hAnsi="Times New Roman" w:cs="Times New Roman"/>
          <w:sz w:val="24"/>
          <w:szCs w:val="24"/>
        </w:rPr>
        <w:t>been different from the past four</w:t>
      </w:r>
      <w:r w:rsidRPr="00DB7E0B">
        <w:rPr>
          <w:rFonts w:ascii="Times New Roman" w:hAnsi="Times New Roman" w:cs="Times New Roman"/>
          <w:spacing w:val="-1"/>
          <w:sz w:val="24"/>
          <w:szCs w:val="24"/>
        </w:rPr>
        <w:t xml:space="preserve"> </w:t>
      </w:r>
      <w:r w:rsidRPr="00DB7E0B">
        <w:rPr>
          <w:rFonts w:ascii="Times New Roman" w:hAnsi="Times New Roman" w:cs="Times New Roman"/>
          <w:spacing w:val="-2"/>
          <w:sz w:val="24"/>
          <w:szCs w:val="24"/>
        </w:rPr>
        <w:t>weeks?</w:t>
      </w:r>
    </w:p>
    <w:p w14:paraId="72FD9412" w14:textId="77777777" w:rsidR="000E240B" w:rsidRPr="00DB7E0B" w:rsidRDefault="000E240B" w:rsidP="008F3A41">
      <w:pPr>
        <w:spacing w:before="14" w:line="480" w:lineRule="auto"/>
      </w:pPr>
      <w:r w:rsidRPr="00DB7E0B">
        <w:rPr>
          <w:noProof/>
        </w:rPr>
        <mc:AlternateContent>
          <mc:Choice Requires="wps">
            <w:drawing>
              <wp:anchor distT="0" distB="0" distL="0" distR="0" simplePos="0" relativeHeight="251676706" behindDoc="1" locked="0" layoutInCell="1" allowOverlap="1" wp14:anchorId="1796B844" wp14:editId="0C27D92E">
                <wp:simplePos x="0" y="0"/>
                <wp:positionH relativeFrom="page">
                  <wp:posOffset>1737614</wp:posOffset>
                </wp:positionH>
                <wp:positionV relativeFrom="paragraph">
                  <wp:posOffset>170589</wp:posOffset>
                </wp:positionV>
                <wp:extent cx="4725670" cy="1270"/>
                <wp:effectExtent l="0" t="0" r="0" b="0"/>
                <wp:wrapTopAndBottom/>
                <wp:docPr id="1724244590"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5670" cy="1270"/>
                        </a:xfrm>
                        <a:custGeom>
                          <a:avLst/>
                          <a:gdLst/>
                          <a:ahLst/>
                          <a:cxnLst/>
                          <a:rect l="l" t="t" r="r" b="b"/>
                          <a:pathLst>
                            <a:path w="4725670">
                              <a:moveTo>
                                <a:pt x="0" y="0"/>
                              </a:moveTo>
                              <a:lnTo>
                                <a:pt x="4725416"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9461B4" id="Graphic 29" o:spid="_x0000_s1026" style="position:absolute;margin-left:136.8pt;margin-top:13.45pt;width:372.1pt;height:.1pt;z-index:-251639774;visibility:visible;mso-wrap-style:square;mso-wrap-distance-left:0;mso-wrap-distance-top:0;mso-wrap-distance-right:0;mso-wrap-distance-bottom:0;mso-position-horizontal:absolute;mso-position-horizontal-relative:page;mso-position-vertical:absolute;mso-position-vertical-relative:text;v-text-anchor:top" coordsize="4725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" path="m,l4725416,e" filled="f" strokeweight=".26669mm">
                <v:path arrowok="t"/>
                <w10:wrap type="topAndBottom" anchorx="page"/>
              </v:shape>
            </w:pict>
          </mc:Fallback>
        </mc:AlternateContent>
      </w:r>
      <w:r w:rsidRPr="00DB7E0B">
        <w:rPr>
          <w:noProof/>
        </w:rPr>
        <mc:AlternateContent>
          <mc:Choice Requires="wps">
            <w:drawing>
              <wp:anchor distT="0" distB="0" distL="0" distR="0" simplePos="0" relativeHeight="251677730" behindDoc="1" locked="0" layoutInCell="1" allowOverlap="1" wp14:anchorId="6FC37055" wp14:editId="37B956AE">
                <wp:simplePos x="0" y="0"/>
                <wp:positionH relativeFrom="page">
                  <wp:posOffset>1737614</wp:posOffset>
                </wp:positionH>
                <wp:positionV relativeFrom="paragraph">
                  <wp:posOffset>434240</wp:posOffset>
                </wp:positionV>
                <wp:extent cx="4724400" cy="1270"/>
                <wp:effectExtent l="0" t="0" r="0" b="0"/>
                <wp:wrapTopAndBottom/>
                <wp:docPr id="171291457"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4400" cy="1270"/>
                        </a:xfrm>
                        <a:custGeom>
                          <a:avLst/>
                          <a:gdLst/>
                          <a:ahLst/>
                          <a:cxnLst/>
                          <a:rect l="l" t="t" r="r" b="b"/>
                          <a:pathLst>
                            <a:path w="4724400">
                              <a:moveTo>
                                <a:pt x="0" y="0"/>
                              </a:moveTo>
                              <a:lnTo>
                                <a:pt x="47244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0B4C92" id="Graphic 30" o:spid="_x0000_s1026" style="position:absolute;margin-left:136.8pt;margin-top:34.2pt;width:372pt;height:.1pt;z-index:-251638750;visibility:visible;mso-wrap-style:square;mso-wrap-distance-left:0;mso-wrap-distance-top:0;mso-wrap-distance-right:0;mso-wrap-distance-bottom:0;mso-position-horizontal:absolute;mso-position-horizontal-relative:page;mso-position-vertical:absolute;mso-position-vertical-relative:text;v-text-anchor:top" coordsize="4724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" path="m,l4724400,e" filled="f" strokeweight=".26669mm">
                <v:path arrowok="t"/>
                <w10:wrap type="topAndBottom" anchorx="page"/>
              </v:shape>
            </w:pict>
          </mc:Fallback>
        </mc:AlternateContent>
      </w:r>
    </w:p>
    <w:p w14:paraId="0526788B" w14:textId="77777777" w:rsidR="000E240B" w:rsidRPr="00DB7E0B" w:rsidRDefault="000E240B" w:rsidP="008F3A41">
      <w:pPr>
        <w:spacing w:before="153" w:line="480" w:lineRule="auto"/>
        <w:ind w:left="360"/>
      </w:pPr>
      <w:r w:rsidRPr="00DB7E0B">
        <w:rPr>
          <w:noProof/>
        </w:rPr>
        <mc:AlternateContent>
          <mc:Choice Requires="wpg">
            <w:drawing>
              <wp:inline distT="0" distB="0" distL="0" distR="0" wp14:anchorId="5C3F16F8" wp14:editId="7B61060D">
                <wp:extent cx="5731510" cy="8684"/>
                <wp:effectExtent l="0" t="0" r="8890" b="4445"/>
                <wp:docPr id="330767518" name="Group 330767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8684"/>
                          <a:chOff x="0" y="0"/>
                          <a:chExt cx="6286500" cy="9525"/>
                        </a:xfrm>
                      </wpg:grpSpPr>
                      <wps:wsp>
                        <wps:cNvPr id="232638452" name="Graphic 32"/>
                        <wps:cNvSpPr/>
                        <wps:spPr>
                          <a:xfrm>
                            <a:off x="0" y="4762"/>
                            <a:ext cx="6286500" cy="1270"/>
                          </a:xfrm>
                          <a:custGeom>
                            <a:avLst/>
                            <a:gdLst/>
                            <a:ahLst/>
                            <a:cxnLst/>
                            <a:rect l="l" t="t" r="r" b="b"/>
                            <a:pathLst>
                              <a:path w="6286500">
                                <a:moveTo>
                                  <a:pt x="0" y="0"/>
                                </a:moveTo>
                                <a:lnTo>
                                  <a:pt x="628649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F0321DB" id="Group 330767518" o:spid="_x0000_s1026" style="width:451.3pt;height:.7pt;mso-position-horizontal-relative:char;mso-position-vertical-relative:line" coordsize="628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">
                <v:shape id="Graphic 32" o:spid="_x0000_s1027" style="position:absolute;top:47;width:62865;height:13;visibility:visible;mso-wrap-style:square;v-text-anchor:top" coordsize="6286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" path="m,l6286499,e" filled="f">
                  <v:path arrowok="t"/>
                </v:shape>
                <w10:anchorlock/>
              </v:group>
            </w:pict>
          </mc:Fallback>
        </mc:AlternateContent>
      </w:r>
    </w:p>
    <w:p w14:paraId="2FEB25AB" w14:textId="77777777" w:rsidR="000E240B" w:rsidRPr="00DB7E0B" w:rsidRDefault="000E240B" w:rsidP="008F3A41">
      <w:pPr>
        <w:spacing w:before="46" w:line="480" w:lineRule="auto"/>
      </w:pPr>
    </w:p>
    <w:p w14:paraId="6B10DB4C" w14:textId="77777777" w:rsidR="000E240B" w:rsidRPr="00DB7E0B" w:rsidRDefault="000E240B" w:rsidP="008F3A41">
      <w:pPr>
        <w:spacing w:line="480" w:lineRule="auto"/>
        <w:jc w:val="both"/>
      </w:pPr>
    </w:p>
    <w:p w14:paraId="00B9EC13" w14:textId="77777777" w:rsidR="000E240B" w:rsidRPr="00DB7E0B" w:rsidRDefault="000E240B" w:rsidP="008F3A41">
      <w:pPr>
        <w:spacing w:line="480" w:lineRule="auto"/>
        <w:ind w:left="360"/>
      </w:pPr>
      <w:r w:rsidRPr="00DB7E0B">
        <w:t xml:space="preserve">For this next set of questions - please read each sentence and tick the option that best indicates how often you find yourself feeling or experiencing what is described. </w:t>
      </w:r>
    </w:p>
    <w:p w14:paraId="77A232F2" w14:textId="77777777" w:rsidR="000E240B" w:rsidRPr="00DB7E0B" w:rsidRDefault="000E240B" w:rsidP="008F3A41">
      <w:pPr>
        <w:spacing w:line="480" w:lineRule="auto"/>
        <w:rPr>
          <w:color w:val="000000"/>
          <w:lang w:val="en-GB"/>
        </w:rPr>
      </w:pPr>
    </w:p>
    <w:tbl>
      <w:tblPr>
        <w:tblStyle w:val="TableGrid"/>
        <w:tblW w:w="9445" w:type="dxa"/>
        <w:tblLook w:val="04A0" w:firstRow="1" w:lastRow="0" w:firstColumn="1" w:lastColumn="0" w:noHBand="0" w:noVBand="1"/>
      </w:tblPr>
      <w:tblGrid>
        <w:gridCol w:w="3831"/>
        <w:gridCol w:w="1550"/>
        <w:gridCol w:w="1257"/>
        <w:gridCol w:w="1257"/>
        <w:gridCol w:w="1550"/>
      </w:tblGrid>
      <w:tr w:rsidR="000E240B" w:rsidRPr="00DB7E0B" w14:paraId="1775AC3E" w14:textId="77777777" w:rsidTr="00887AFB">
        <w:tc>
          <w:tcPr>
            <w:tcW w:w="4675" w:type="dxa"/>
          </w:tcPr>
          <w:p w14:paraId="248967E7" w14:textId="77777777" w:rsidR="000E240B" w:rsidRPr="00DB7E0B" w:rsidRDefault="000E240B" w:rsidP="008F3A41">
            <w:pPr>
              <w:spacing w:line="480" w:lineRule="auto"/>
              <w:ind w:left="360"/>
              <w:rPr>
                <w:color w:val="000000"/>
                <w:sz w:val="24"/>
                <w:szCs w:val="24"/>
                <w:lang w:val="en-GB"/>
              </w:rPr>
            </w:pPr>
          </w:p>
        </w:tc>
        <w:tc>
          <w:tcPr>
            <w:tcW w:w="1170" w:type="dxa"/>
          </w:tcPr>
          <w:p w14:paraId="4663BCD8" w14:textId="77777777" w:rsidR="000E240B" w:rsidRPr="00DB7E0B" w:rsidRDefault="000E240B" w:rsidP="008F3A41">
            <w:pPr>
              <w:spacing w:line="480" w:lineRule="auto"/>
              <w:ind w:left="360"/>
              <w:rPr>
                <w:color w:val="000000"/>
                <w:sz w:val="24"/>
                <w:szCs w:val="24"/>
                <w:lang w:val="en-GB"/>
              </w:rPr>
            </w:pPr>
          </w:p>
        </w:tc>
        <w:tc>
          <w:tcPr>
            <w:tcW w:w="1170" w:type="dxa"/>
          </w:tcPr>
          <w:p w14:paraId="7B507F96" w14:textId="77777777" w:rsidR="000E240B" w:rsidRPr="00DB7E0B" w:rsidRDefault="000E240B" w:rsidP="008F3A41">
            <w:pPr>
              <w:spacing w:line="480" w:lineRule="auto"/>
              <w:ind w:left="360"/>
              <w:rPr>
                <w:color w:val="000000"/>
                <w:sz w:val="24"/>
                <w:szCs w:val="24"/>
                <w:lang w:val="en-GB"/>
              </w:rPr>
            </w:pPr>
          </w:p>
        </w:tc>
        <w:tc>
          <w:tcPr>
            <w:tcW w:w="1170" w:type="dxa"/>
          </w:tcPr>
          <w:p w14:paraId="5A3B8484" w14:textId="77777777" w:rsidR="000E240B" w:rsidRPr="00DB7E0B" w:rsidRDefault="000E240B" w:rsidP="008F3A41">
            <w:pPr>
              <w:spacing w:line="480" w:lineRule="auto"/>
              <w:ind w:left="360"/>
              <w:rPr>
                <w:color w:val="000000"/>
                <w:sz w:val="24"/>
                <w:szCs w:val="24"/>
                <w:lang w:val="en-GB"/>
              </w:rPr>
            </w:pPr>
          </w:p>
        </w:tc>
        <w:tc>
          <w:tcPr>
            <w:tcW w:w="1260" w:type="dxa"/>
          </w:tcPr>
          <w:p w14:paraId="3857B2DD" w14:textId="77777777" w:rsidR="000E240B" w:rsidRPr="00DB7E0B" w:rsidRDefault="000E240B" w:rsidP="008F3A41">
            <w:pPr>
              <w:spacing w:line="480" w:lineRule="auto"/>
              <w:ind w:left="360"/>
              <w:rPr>
                <w:color w:val="000000"/>
                <w:sz w:val="24"/>
                <w:szCs w:val="24"/>
                <w:lang w:val="en-GB"/>
              </w:rPr>
            </w:pPr>
          </w:p>
        </w:tc>
      </w:tr>
      <w:tr w:rsidR="000E240B" w:rsidRPr="00DB7E0B" w14:paraId="2C9B324C" w14:textId="77777777" w:rsidTr="00887AFB">
        <w:tc>
          <w:tcPr>
            <w:tcW w:w="4675" w:type="dxa"/>
          </w:tcPr>
          <w:p w14:paraId="185D85D7" w14:textId="77777777" w:rsidR="000E240B" w:rsidRPr="00DB7E0B" w:rsidRDefault="000E240B" w:rsidP="008F3A41">
            <w:pPr>
              <w:spacing w:line="480" w:lineRule="auto"/>
              <w:ind w:left="360"/>
              <w:rPr>
                <w:color w:val="000000"/>
                <w:sz w:val="24"/>
                <w:szCs w:val="24"/>
                <w:lang w:val="en-GB"/>
              </w:rPr>
            </w:pPr>
          </w:p>
        </w:tc>
        <w:tc>
          <w:tcPr>
            <w:tcW w:w="1170" w:type="dxa"/>
          </w:tcPr>
          <w:p w14:paraId="56E44F3D" w14:textId="77777777" w:rsidR="000E240B" w:rsidRPr="00DB7E0B" w:rsidRDefault="000E240B" w:rsidP="008F3A41">
            <w:pPr>
              <w:spacing w:line="480" w:lineRule="auto"/>
              <w:ind w:left="360"/>
              <w:jc w:val="center"/>
              <w:rPr>
                <w:color w:val="000000"/>
                <w:sz w:val="24"/>
                <w:szCs w:val="24"/>
                <w:lang w:val="en-GB"/>
              </w:rPr>
            </w:pPr>
            <w:proofErr w:type="gramStart"/>
            <w:r w:rsidRPr="00DB7E0B">
              <w:rPr>
                <w:color w:val="000000"/>
                <w:sz w:val="24"/>
                <w:szCs w:val="24"/>
                <w:lang w:val="en-GB"/>
              </w:rPr>
              <w:t>Definitely true</w:t>
            </w:r>
            <w:proofErr w:type="gramEnd"/>
          </w:p>
        </w:tc>
        <w:tc>
          <w:tcPr>
            <w:tcW w:w="1170" w:type="dxa"/>
          </w:tcPr>
          <w:p w14:paraId="0FC0B19A" w14:textId="77777777" w:rsidR="000E240B" w:rsidRPr="00DB7E0B" w:rsidRDefault="000E240B" w:rsidP="008F3A41">
            <w:pPr>
              <w:spacing w:line="480" w:lineRule="auto"/>
              <w:ind w:left="360"/>
              <w:jc w:val="center"/>
              <w:rPr>
                <w:color w:val="000000"/>
                <w:sz w:val="24"/>
                <w:szCs w:val="24"/>
                <w:lang w:val="en-GB"/>
              </w:rPr>
            </w:pPr>
            <w:r w:rsidRPr="00DB7E0B">
              <w:rPr>
                <w:color w:val="000000"/>
                <w:sz w:val="24"/>
                <w:szCs w:val="24"/>
                <w:lang w:val="en-GB"/>
              </w:rPr>
              <w:t>Mostly true</w:t>
            </w:r>
          </w:p>
        </w:tc>
        <w:tc>
          <w:tcPr>
            <w:tcW w:w="1170" w:type="dxa"/>
          </w:tcPr>
          <w:p w14:paraId="6E6A1DA2" w14:textId="77777777" w:rsidR="000E240B" w:rsidRPr="00DB7E0B" w:rsidRDefault="000E240B" w:rsidP="008F3A41">
            <w:pPr>
              <w:spacing w:line="480" w:lineRule="auto"/>
              <w:ind w:left="360"/>
              <w:jc w:val="center"/>
              <w:rPr>
                <w:color w:val="000000"/>
                <w:sz w:val="24"/>
                <w:szCs w:val="24"/>
                <w:lang w:val="en-GB"/>
              </w:rPr>
            </w:pPr>
            <w:r w:rsidRPr="00DB7E0B">
              <w:rPr>
                <w:color w:val="000000"/>
                <w:sz w:val="24"/>
                <w:szCs w:val="24"/>
                <w:lang w:val="en-GB"/>
              </w:rPr>
              <w:t>Mostly false</w:t>
            </w:r>
          </w:p>
        </w:tc>
        <w:tc>
          <w:tcPr>
            <w:tcW w:w="1260" w:type="dxa"/>
          </w:tcPr>
          <w:p w14:paraId="77FFD4FF" w14:textId="77777777" w:rsidR="000E240B" w:rsidRPr="00DB7E0B" w:rsidRDefault="000E240B" w:rsidP="008F3A41">
            <w:pPr>
              <w:spacing w:line="480" w:lineRule="auto"/>
              <w:ind w:left="360"/>
              <w:jc w:val="center"/>
              <w:rPr>
                <w:color w:val="000000"/>
                <w:sz w:val="24"/>
                <w:szCs w:val="24"/>
                <w:lang w:val="en-GB"/>
              </w:rPr>
            </w:pPr>
            <w:proofErr w:type="gramStart"/>
            <w:r w:rsidRPr="00DB7E0B">
              <w:rPr>
                <w:color w:val="000000"/>
                <w:sz w:val="24"/>
                <w:szCs w:val="24"/>
                <w:lang w:val="en-GB"/>
              </w:rPr>
              <w:t>Definitely false</w:t>
            </w:r>
            <w:proofErr w:type="gramEnd"/>
          </w:p>
        </w:tc>
      </w:tr>
      <w:tr w:rsidR="000E240B" w:rsidRPr="00DB7E0B" w14:paraId="73EC926E" w14:textId="77777777" w:rsidTr="00887AFB">
        <w:tc>
          <w:tcPr>
            <w:tcW w:w="4675" w:type="dxa"/>
          </w:tcPr>
          <w:p w14:paraId="58E56A98" w14:textId="77777777" w:rsidR="000E240B" w:rsidRPr="00DB7E0B" w:rsidRDefault="000E240B" w:rsidP="008F3A41">
            <w:pPr>
              <w:spacing w:line="480" w:lineRule="auto"/>
              <w:ind w:left="360"/>
              <w:rPr>
                <w:color w:val="000000"/>
                <w:sz w:val="24"/>
                <w:szCs w:val="24"/>
                <w:lang w:val="en-GB"/>
              </w:rPr>
            </w:pPr>
            <w:r w:rsidRPr="00DB7E0B">
              <w:rPr>
                <w:color w:val="000000"/>
                <w:sz w:val="24"/>
                <w:szCs w:val="24"/>
                <w:lang w:val="en-GB"/>
              </w:rPr>
              <w:t>1) I start to eat when I feel anxious</w:t>
            </w:r>
          </w:p>
        </w:tc>
        <w:tc>
          <w:tcPr>
            <w:tcW w:w="1170" w:type="dxa"/>
          </w:tcPr>
          <w:p w14:paraId="74373304" w14:textId="77777777" w:rsidR="000E240B" w:rsidRPr="00DB7E0B" w:rsidRDefault="000E240B" w:rsidP="008F3A41">
            <w:pPr>
              <w:spacing w:line="480" w:lineRule="auto"/>
              <w:ind w:left="360"/>
              <w:rPr>
                <w:color w:val="000000"/>
                <w:sz w:val="24"/>
                <w:szCs w:val="24"/>
                <w:lang w:val="en-GB"/>
              </w:rPr>
            </w:pPr>
          </w:p>
        </w:tc>
        <w:tc>
          <w:tcPr>
            <w:tcW w:w="1170" w:type="dxa"/>
          </w:tcPr>
          <w:p w14:paraId="04AD0C94" w14:textId="77777777" w:rsidR="000E240B" w:rsidRPr="00DB7E0B" w:rsidRDefault="000E240B" w:rsidP="008F3A41">
            <w:pPr>
              <w:spacing w:line="480" w:lineRule="auto"/>
              <w:ind w:left="360"/>
              <w:rPr>
                <w:color w:val="000000"/>
                <w:sz w:val="24"/>
                <w:szCs w:val="24"/>
                <w:lang w:val="en-GB"/>
              </w:rPr>
            </w:pPr>
          </w:p>
        </w:tc>
        <w:tc>
          <w:tcPr>
            <w:tcW w:w="1170" w:type="dxa"/>
          </w:tcPr>
          <w:p w14:paraId="7DC8416F" w14:textId="77777777" w:rsidR="000E240B" w:rsidRPr="00DB7E0B" w:rsidRDefault="000E240B" w:rsidP="008F3A41">
            <w:pPr>
              <w:spacing w:line="480" w:lineRule="auto"/>
              <w:ind w:left="360"/>
              <w:rPr>
                <w:color w:val="000000"/>
                <w:sz w:val="24"/>
                <w:szCs w:val="24"/>
                <w:lang w:val="en-GB"/>
              </w:rPr>
            </w:pPr>
          </w:p>
        </w:tc>
        <w:tc>
          <w:tcPr>
            <w:tcW w:w="1260" w:type="dxa"/>
          </w:tcPr>
          <w:p w14:paraId="06833DF5" w14:textId="77777777" w:rsidR="000E240B" w:rsidRPr="00DB7E0B" w:rsidRDefault="000E240B" w:rsidP="008F3A41">
            <w:pPr>
              <w:spacing w:line="480" w:lineRule="auto"/>
              <w:ind w:left="360"/>
              <w:rPr>
                <w:color w:val="000000"/>
                <w:sz w:val="24"/>
                <w:szCs w:val="24"/>
                <w:lang w:val="en-GB"/>
              </w:rPr>
            </w:pPr>
          </w:p>
        </w:tc>
      </w:tr>
      <w:tr w:rsidR="000E240B" w:rsidRPr="00DB7E0B" w14:paraId="1D85DD19" w14:textId="77777777" w:rsidTr="00887AFB">
        <w:tc>
          <w:tcPr>
            <w:tcW w:w="4675" w:type="dxa"/>
          </w:tcPr>
          <w:p w14:paraId="55BA692A" w14:textId="77777777" w:rsidR="000E240B" w:rsidRPr="00DB7E0B" w:rsidRDefault="000E240B" w:rsidP="008F3A41">
            <w:pPr>
              <w:spacing w:line="480" w:lineRule="auto"/>
              <w:ind w:left="360"/>
              <w:rPr>
                <w:color w:val="000000"/>
                <w:sz w:val="24"/>
                <w:szCs w:val="24"/>
                <w:lang w:val="en-GB"/>
              </w:rPr>
            </w:pPr>
            <w:r w:rsidRPr="00DB7E0B">
              <w:rPr>
                <w:color w:val="000000"/>
                <w:sz w:val="24"/>
                <w:szCs w:val="24"/>
                <w:lang w:val="en-GB"/>
              </w:rPr>
              <w:t>2) When I feel sad, I often eat too much</w:t>
            </w:r>
          </w:p>
        </w:tc>
        <w:tc>
          <w:tcPr>
            <w:tcW w:w="1170" w:type="dxa"/>
          </w:tcPr>
          <w:p w14:paraId="6B615CFA" w14:textId="77777777" w:rsidR="000E240B" w:rsidRPr="00DB7E0B" w:rsidRDefault="000E240B" w:rsidP="008F3A41">
            <w:pPr>
              <w:spacing w:line="480" w:lineRule="auto"/>
              <w:ind w:left="360"/>
              <w:rPr>
                <w:color w:val="000000"/>
                <w:sz w:val="24"/>
                <w:szCs w:val="24"/>
                <w:lang w:val="en-GB"/>
              </w:rPr>
            </w:pPr>
          </w:p>
        </w:tc>
        <w:tc>
          <w:tcPr>
            <w:tcW w:w="1170" w:type="dxa"/>
          </w:tcPr>
          <w:p w14:paraId="1138D22B" w14:textId="77777777" w:rsidR="000E240B" w:rsidRPr="00DB7E0B" w:rsidRDefault="000E240B" w:rsidP="008F3A41">
            <w:pPr>
              <w:spacing w:line="480" w:lineRule="auto"/>
              <w:ind w:left="360"/>
              <w:rPr>
                <w:color w:val="000000"/>
                <w:sz w:val="24"/>
                <w:szCs w:val="24"/>
                <w:lang w:val="en-GB"/>
              </w:rPr>
            </w:pPr>
          </w:p>
        </w:tc>
        <w:tc>
          <w:tcPr>
            <w:tcW w:w="1170" w:type="dxa"/>
          </w:tcPr>
          <w:p w14:paraId="4BE36BF3" w14:textId="77777777" w:rsidR="000E240B" w:rsidRPr="00DB7E0B" w:rsidRDefault="000E240B" w:rsidP="008F3A41">
            <w:pPr>
              <w:spacing w:line="480" w:lineRule="auto"/>
              <w:ind w:left="360"/>
              <w:rPr>
                <w:color w:val="000000"/>
                <w:sz w:val="24"/>
                <w:szCs w:val="24"/>
                <w:lang w:val="en-GB"/>
              </w:rPr>
            </w:pPr>
          </w:p>
        </w:tc>
        <w:tc>
          <w:tcPr>
            <w:tcW w:w="1260" w:type="dxa"/>
          </w:tcPr>
          <w:p w14:paraId="6EB1292F" w14:textId="77777777" w:rsidR="000E240B" w:rsidRPr="00DB7E0B" w:rsidRDefault="000E240B" w:rsidP="008F3A41">
            <w:pPr>
              <w:spacing w:line="480" w:lineRule="auto"/>
              <w:ind w:left="360"/>
              <w:rPr>
                <w:color w:val="000000"/>
                <w:sz w:val="24"/>
                <w:szCs w:val="24"/>
                <w:lang w:val="en-GB"/>
              </w:rPr>
            </w:pPr>
          </w:p>
        </w:tc>
      </w:tr>
      <w:tr w:rsidR="000E240B" w:rsidRPr="00DB7E0B" w14:paraId="7DAA4A8B" w14:textId="77777777" w:rsidTr="00887AFB">
        <w:tc>
          <w:tcPr>
            <w:tcW w:w="4675" w:type="dxa"/>
          </w:tcPr>
          <w:p w14:paraId="337FC6A6" w14:textId="77777777" w:rsidR="000E240B" w:rsidRPr="00DB7E0B" w:rsidRDefault="000E240B" w:rsidP="008F3A41">
            <w:pPr>
              <w:spacing w:line="480" w:lineRule="auto"/>
              <w:ind w:left="360"/>
              <w:rPr>
                <w:color w:val="000000"/>
                <w:sz w:val="24"/>
                <w:szCs w:val="24"/>
                <w:lang w:val="en-GB"/>
              </w:rPr>
            </w:pPr>
            <w:r w:rsidRPr="00DB7E0B">
              <w:rPr>
                <w:color w:val="000000"/>
                <w:sz w:val="24"/>
                <w:szCs w:val="24"/>
                <w:lang w:val="en-GB"/>
              </w:rPr>
              <w:t>3) When I feel tense or ‘‘wound up’’, I often feel I need to eat</w:t>
            </w:r>
          </w:p>
        </w:tc>
        <w:tc>
          <w:tcPr>
            <w:tcW w:w="1170" w:type="dxa"/>
          </w:tcPr>
          <w:p w14:paraId="47F49B7B" w14:textId="77777777" w:rsidR="000E240B" w:rsidRPr="00DB7E0B" w:rsidRDefault="000E240B" w:rsidP="008F3A41">
            <w:pPr>
              <w:spacing w:line="480" w:lineRule="auto"/>
              <w:ind w:left="360"/>
              <w:rPr>
                <w:color w:val="000000"/>
                <w:sz w:val="24"/>
                <w:szCs w:val="24"/>
                <w:lang w:val="en-GB"/>
              </w:rPr>
            </w:pPr>
          </w:p>
        </w:tc>
        <w:tc>
          <w:tcPr>
            <w:tcW w:w="1170" w:type="dxa"/>
          </w:tcPr>
          <w:p w14:paraId="0DFD9AF9" w14:textId="77777777" w:rsidR="000E240B" w:rsidRPr="00DB7E0B" w:rsidRDefault="000E240B" w:rsidP="008F3A41">
            <w:pPr>
              <w:spacing w:line="480" w:lineRule="auto"/>
              <w:ind w:left="360"/>
              <w:rPr>
                <w:color w:val="000000"/>
                <w:sz w:val="24"/>
                <w:szCs w:val="24"/>
                <w:lang w:val="en-GB"/>
              </w:rPr>
            </w:pPr>
          </w:p>
        </w:tc>
        <w:tc>
          <w:tcPr>
            <w:tcW w:w="1170" w:type="dxa"/>
          </w:tcPr>
          <w:p w14:paraId="552EFB67" w14:textId="77777777" w:rsidR="000E240B" w:rsidRPr="00DB7E0B" w:rsidRDefault="000E240B" w:rsidP="008F3A41">
            <w:pPr>
              <w:spacing w:line="480" w:lineRule="auto"/>
              <w:ind w:left="360"/>
              <w:rPr>
                <w:color w:val="000000"/>
                <w:sz w:val="24"/>
                <w:szCs w:val="24"/>
                <w:lang w:val="en-GB"/>
              </w:rPr>
            </w:pPr>
          </w:p>
        </w:tc>
        <w:tc>
          <w:tcPr>
            <w:tcW w:w="1260" w:type="dxa"/>
          </w:tcPr>
          <w:p w14:paraId="066F7A0F" w14:textId="77777777" w:rsidR="000E240B" w:rsidRPr="00DB7E0B" w:rsidRDefault="000E240B" w:rsidP="008F3A41">
            <w:pPr>
              <w:spacing w:line="480" w:lineRule="auto"/>
              <w:ind w:left="360"/>
              <w:rPr>
                <w:color w:val="000000"/>
                <w:sz w:val="24"/>
                <w:szCs w:val="24"/>
                <w:lang w:val="en-GB"/>
              </w:rPr>
            </w:pPr>
          </w:p>
        </w:tc>
      </w:tr>
      <w:tr w:rsidR="000E240B" w:rsidRPr="00DB7E0B" w14:paraId="0A4A7659" w14:textId="77777777" w:rsidTr="00887AFB">
        <w:tc>
          <w:tcPr>
            <w:tcW w:w="4675" w:type="dxa"/>
          </w:tcPr>
          <w:p w14:paraId="08FAA013" w14:textId="77777777" w:rsidR="000E240B" w:rsidRPr="00DB7E0B" w:rsidRDefault="000E240B" w:rsidP="008F3A41">
            <w:pPr>
              <w:spacing w:line="480" w:lineRule="auto"/>
              <w:ind w:left="360"/>
              <w:rPr>
                <w:color w:val="000000"/>
                <w:sz w:val="24"/>
                <w:szCs w:val="24"/>
                <w:lang w:val="en-GB"/>
              </w:rPr>
            </w:pPr>
            <w:r w:rsidRPr="00DB7E0B">
              <w:rPr>
                <w:color w:val="000000"/>
                <w:sz w:val="24"/>
                <w:szCs w:val="24"/>
                <w:lang w:val="en-GB"/>
              </w:rPr>
              <w:t>4) When I feel lonely, I console myself by eating</w:t>
            </w:r>
          </w:p>
        </w:tc>
        <w:tc>
          <w:tcPr>
            <w:tcW w:w="1170" w:type="dxa"/>
          </w:tcPr>
          <w:p w14:paraId="11DBA9D5" w14:textId="77777777" w:rsidR="000E240B" w:rsidRPr="00DB7E0B" w:rsidRDefault="000E240B" w:rsidP="008F3A41">
            <w:pPr>
              <w:spacing w:line="480" w:lineRule="auto"/>
              <w:ind w:left="360"/>
              <w:rPr>
                <w:color w:val="000000"/>
                <w:sz w:val="24"/>
                <w:szCs w:val="24"/>
                <w:lang w:val="en-GB"/>
              </w:rPr>
            </w:pPr>
          </w:p>
        </w:tc>
        <w:tc>
          <w:tcPr>
            <w:tcW w:w="1170" w:type="dxa"/>
          </w:tcPr>
          <w:p w14:paraId="330F1B4F" w14:textId="77777777" w:rsidR="000E240B" w:rsidRPr="00DB7E0B" w:rsidRDefault="000E240B" w:rsidP="008F3A41">
            <w:pPr>
              <w:spacing w:line="480" w:lineRule="auto"/>
              <w:ind w:left="360"/>
              <w:rPr>
                <w:color w:val="000000"/>
                <w:sz w:val="24"/>
                <w:szCs w:val="24"/>
                <w:lang w:val="en-GB"/>
              </w:rPr>
            </w:pPr>
          </w:p>
        </w:tc>
        <w:tc>
          <w:tcPr>
            <w:tcW w:w="1170" w:type="dxa"/>
          </w:tcPr>
          <w:p w14:paraId="659771C0" w14:textId="77777777" w:rsidR="000E240B" w:rsidRPr="00DB7E0B" w:rsidRDefault="000E240B" w:rsidP="008F3A41">
            <w:pPr>
              <w:spacing w:line="480" w:lineRule="auto"/>
              <w:ind w:left="360"/>
              <w:rPr>
                <w:color w:val="000000"/>
                <w:sz w:val="24"/>
                <w:szCs w:val="24"/>
                <w:lang w:val="en-GB"/>
              </w:rPr>
            </w:pPr>
          </w:p>
        </w:tc>
        <w:tc>
          <w:tcPr>
            <w:tcW w:w="1260" w:type="dxa"/>
          </w:tcPr>
          <w:p w14:paraId="7DF3BA99" w14:textId="77777777" w:rsidR="000E240B" w:rsidRPr="00DB7E0B" w:rsidRDefault="000E240B" w:rsidP="008F3A41">
            <w:pPr>
              <w:spacing w:line="480" w:lineRule="auto"/>
              <w:ind w:left="360"/>
              <w:rPr>
                <w:color w:val="000000"/>
                <w:sz w:val="24"/>
                <w:szCs w:val="24"/>
                <w:lang w:val="en-GB"/>
              </w:rPr>
            </w:pPr>
          </w:p>
        </w:tc>
      </w:tr>
      <w:tr w:rsidR="000E240B" w:rsidRPr="00DB7E0B" w14:paraId="78898264" w14:textId="77777777" w:rsidTr="00887AFB">
        <w:tc>
          <w:tcPr>
            <w:tcW w:w="4675" w:type="dxa"/>
          </w:tcPr>
          <w:p w14:paraId="65AAE40F" w14:textId="77777777" w:rsidR="000E240B" w:rsidRPr="00DB7E0B" w:rsidRDefault="000E240B" w:rsidP="008F3A41">
            <w:pPr>
              <w:spacing w:line="480" w:lineRule="auto"/>
              <w:ind w:left="360"/>
              <w:rPr>
                <w:color w:val="000000"/>
                <w:sz w:val="24"/>
                <w:szCs w:val="24"/>
                <w:lang w:val="en-GB"/>
              </w:rPr>
            </w:pPr>
            <w:r w:rsidRPr="00DB7E0B">
              <w:rPr>
                <w:color w:val="000000"/>
                <w:sz w:val="24"/>
                <w:szCs w:val="24"/>
                <w:lang w:val="en-GB"/>
              </w:rPr>
              <w:t>5) If I feel nervous, I try to calm down by eating</w:t>
            </w:r>
          </w:p>
        </w:tc>
        <w:tc>
          <w:tcPr>
            <w:tcW w:w="1170" w:type="dxa"/>
          </w:tcPr>
          <w:p w14:paraId="67FC0856" w14:textId="77777777" w:rsidR="000E240B" w:rsidRPr="00DB7E0B" w:rsidRDefault="000E240B" w:rsidP="008F3A41">
            <w:pPr>
              <w:spacing w:line="480" w:lineRule="auto"/>
              <w:ind w:left="360"/>
              <w:rPr>
                <w:color w:val="000000"/>
                <w:sz w:val="24"/>
                <w:szCs w:val="24"/>
                <w:lang w:val="en-GB"/>
              </w:rPr>
            </w:pPr>
          </w:p>
        </w:tc>
        <w:tc>
          <w:tcPr>
            <w:tcW w:w="1170" w:type="dxa"/>
          </w:tcPr>
          <w:p w14:paraId="4AD8B2DE" w14:textId="77777777" w:rsidR="000E240B" w:rsidRPr="00DB7E0B" w:rsidRDefault="000E240B" w:rsidP="008F3A41">
            <w:pPr>
              <w:spacing w:line="480" w:lineRule="auto"/>
              <w:ind w:left="360"/>
              <w:rPr>
                <w:color w:val="000000"/>
                <w:sz w:val="24"/>
                <w:szCs w:val="24"/>
                <w:lang w:val="en-GB"/>
              </w:rPr>
            </w:pPr>
          </w:p>
        </w:tc>
        <w:tc>
          <w:tcPr>
            <w:tcW w:w="1170" w:type="dxa"/>
          </w:tcPr>
          <w:p w14:paraId="7652D080" w14:textId="77777777" w:rsidR="000E240B" w:rsidRPr="00DB7E0B" w:rsidRDefault="000E240B" w:rsidP="008F3A41">
            <w:pPr>
              <w:spacing w:line="480" w:lineRule="auto"/>
              <w:ind w:left="360"/>
              <w:rPr>
                <w:color w:val="000000"/>
                <w:sz w:val="24"/>
                <w:szCs w:val="24"/>
                <w:lang w:val="en-GB"/>
              </w:rPr>
            </w:pPr>
          </w:p>
        </w:tc>
        <w:tc>
          <w:tcPr>
            <w:tcW w:w="1260" w:type="dxa"/>
          </w:tcPr>
          <w:p w14:paraId="6215C73E" w14:textId="77777777" w:rsidR="000E240B" w:rsidRPr="00DB7E0B" w:rsidRDefault="000E240B" w:rsidP="008F3A41">
            <w:pPr>
              <w:spacing w:line="480" w:lineRule="auto"/>
              <w:ind w:left="360"/>
              <w:rPr>
                <w:color w:val="000000"/>
                <w:sz w:val="24"/>
                <w:szCs w:val="24"/>
                <w:lang w:val="en-GB"/>
              </w:rPr>
            </w:pPr>
          </w:p>
        </w:tc>
      </w:tr>
      <w:tr w:rsidR="000E240B" w:rsidRPr="00DB7E0B" w14:paraId="31A4FF6E" w14:textId="77777777" w:rsidTr="00887AFB">
        <w:tc>
          <w:tcPr>
            <w:tcW w:w="4675" w:type="dxa"/>
          </w:tcPr>
          <w:p w14:paraId="4E5C339C" w14:textId="77777777" w:rsidR="000E240B" w:rsidRPr="00DB7E0B" w:rsidRDefault="000E240B" w:rsidP="008F3A41">
            <w:pPr>
              <w:spacing w:line="480" w:lineRule="auto"/>
              <w:ind w:left="360"/>
              <w:rPr>
                <w:color w:val="000000"/>
                <w:sz w:val="24"/>
                <w:szCs w:val="24"/>
                <w:lang w:val="en-GB"/>
              </w:rPr>
            </w:pPr>
            <w:r w:rsidRPr="00DB7E0B">
              <w:rPr>
                <w:color w:val="000000"/>
                <w:sz w:val="24"/>
                <w:szCs w:val="24"/>
                <w:lang w:val="en-GB"/>
              </w:rPr>
              <w:t>6) When I feel depressed, I want to eat</w:t>
            </w:r>
          </w:p>
        </w:tc>
        <w:tc>
          <w:tcPr>
            <w:tcW w:w="1170" w:type="dxa"/>
          </w:tcPr>
          <w:p w14:paraId="4234B61F" w14:textId="77777777" w:rsidR="000E240B" w:rsidRPr="00DB7E0B" w:rsidRDefault="000E240B" w:rsidP="008F3A41">
            <w:pPr>
              <w:spacing w:line="480" w:lineRule="auto"/>
              <w:ind w:left="360"/>
              <w:rPr>
                <w:color w:val="000000"/>
                <w:sz w:val="24"/>
                <w:szCs w:val="24"/>
                <w:lang w:val="en-GB"/>
              </w:rPr>
            </w:pPr>
          </w:p>
        </w:tc>
        <w:tc>
          <w:tcPr>
            <w:tcW w:w="1170" w:type="dxa"/>
          </w:tcPr>
          <w:p w14:paraId="7B3BA3EA" w14:textId="77777777" w:rsidR="000E240B" w:rsidRPr="00DB7E0B" w:rsidRDefault="000E240B" w:rsidP="008F3A41">
            <w:pPr>
              <w:spacing w:line="480" w:lineRule="auto"/>
              <w:ind w:left="360"/>
              <w:rPr>
                <w:color w:val="000000"/>
                <w:sz w:val="24"/>
                <w:szCs w:val="24"/>
                <w:lang w:val="en-GB"/>
              </w:rPr>
            </w:pPr>
          </w:p>
        </w:tc>
        <w:tc>
          <w:tcPr>
            <w:tcW w:w="1170" w:type="dxa"/>
          </w:tcPr>
          <w:p w14:paraId="3A0C5459" w14:textId="77777777" w:rsidR="000E240B" w:rsidRPr="00DB7E0B" w:rsidRDefault="000E240B" w:rsidP="008F3A41">
            <w:pPr>
              <w:spacing w:line="480" w:lineRule="auto"/>
              <w:ind w:left="360"/>
              <w:rPr>
                <w:color w:val="000000"/>
                <w:sz w:val="24"/>
                <w:szCs w:val="24"/>
                <w:lang w:val="en-GB"/>
              </w:rPr>
            </w:pPr>
          </w:p>
        </w:tc>
        <w:tc>
          <w:tcPr>
            <w:tcW w:w="1260" w:type="dxa"/>
          </w:tcPr>
          <w:p w14:paraId="060CBC6B" w14:textId="77777777" w:rsidR="000E240B" w:rsidRPr="00DB7E0B" w:rsidRDefault="000E240B" w:rsidP="008F3A41">
            <w:pPr>
              <w:spacing w:line="480" w:lineRule="auto"/>
              <w:ind w:left="360"/>
              <w:rPr>
                <w:color w:val="000000"/>
                <w:sz w:val="24"/>
                <w:szCs w:val="24"/>
                <w:lang w:val="en-GB"/>
              </w:rPr>
            </w:pPr>
          </w:p>
        </w:tc>
      </w:tr>
    </w:tbl>
    <w:p w14:paraId="21E7FF65" w14:textId="77777777" w:rsidR="000E240B" w:rsidRPr="00DB7E0B" w:rsidRDefault="000E240B" w:rsidP="008F3A41">
      <w:pPr>
        <w:spacing w:line="480" w:lineRule="auto"/>
        <w:rPr>
          <w:color w:val="000000"/>
          <w:lang w:val="en-GB"/>
        </w:rPr>
      </w:pPr>
    </w:p>
    <w:p w14:paraId="0947D173"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233AF189" w14:textId="77777777" w:rsidR="000E240B" w:rsidRPr="00DB7E0B" w:rsidRDefault="000E240B" w:rsidP="008F3A41">
      <w:pPr>
        <w:tabs>
          <w:tab w:val="left" w:pos="1825"/>
        </w:tabs>
        <w:spacing w:line="480" w:lineRule="auto"/>
        <w:rPr>
          <w:lang w:val="en-GB"/>
        </w:rPr>
      </w:pPr>
    </w:p>
    <w:p w14:paraId="2750D68F" w14:textId="77777777" w:rsidR="000E240B" w:rsidRPr="00DB7E0B" w:rsidRDefault="000E240B" w:rsidP="008F3A41">
      <w:pPr>
        <w:tabs>
          <w:tab w:val="left" w:pos="1825"/>
        </w:tabs>
        <w:spacing w:line="480" w:lineRule="auto"/>
        <w:ind w:left="360"/>
        <w:rPr>
          <w:lang w:val="en-GB"/>
        </w:rPr>
      </w:pPr>
      <w:r w:rsidRPr="00DB7E0B">
        <w:rPr>
          <w:lang w:val="en-GB"/>
        </w:rPr>
        <w:t xml:space="preserve">We will now ask you a few questions about how you have been feeling over the last two weeks. Remember there is no wrong or right answer, just answer as honestly as you can.  </w:t>
      </w:r>
    </w:p>
    <w:p w14:paraId="6343F1DB" w14:textId="77777777" w:rsidR="000E240B" w:rsidRPr="00DB7E0B" w:rsidRDefault="000E240B" w:rsidP="008F3A41">
      <w:pPr>
        <w:tabs>
          <w:tab w:val="left" w:pos="1825"/>
        </w:tabs>
        <w:spacing w:line="480" w:lineRule="auto"/>
        <w:rPr>
          <w:lang w:val="en-GB"/>
        </w:rPr>
      </w:pPr>
    </w:p>
    <w:p w14:paraId="40A24A75" w14:textId="6AEF4314" w:rsidR="000E240B" w:rsidRPr="00DB7E0B" w:rsidRDefault="000E240B" w:rsidP="008F3A41">
      <w:pPr>
        <w:spacing w:line="480" w:lineRule="auto"/>
        <w:ind w:left="140"/>
      </w:pPr>
    </w:p>
    <w:p w14:paraId="2D0F338F" w14:textId="77777777" w:rsidR="000E240B" w:rsidRPr="00DB7E0B" w:rsidRDefault="000E240B" w:rsidP="008F3A41">
      <w:pPr>
        <w:spacing w:line="480" w:lineRule="auto"/>
        <w:ind w:left="360"/>
      </w:pPr>
      <w:r w:rsidRPr="00DB7E0B">
        <w:t xml:space="preserve">Over the last two (2) weeks how often have you been bothered by the following problems? </w:t>
      </w:r>
    </w:p>
    <w:tbl>
      <w:tblPr>
        <w:tblStyle w:val="GridTable2"/>
        <w:tblW w:w="0" w:type="auto"/>
        <w:tblLook w:val="04A0" w:firstRow="1" w:lastRow="0" w:firstColumn="1" w:lastColumn="0" w:noHBand="0" w:noVBand="1"/>
      </w:tblPr>
      <w:tblGrid>
        <w:gridCol w:w="3904"/>
        <w:gridCol w:w="1031"/>
        <w:gridCol w:w="1350"/>
        <w:gridCol w:w="1354"/>
        <w:gridCol w:w="1377"/>
        <w:gridCol w:w="10"/>
      </w:tblGrid>
      <w:tr w:rsidR="000E240B" w:rsidRPr="00DB7E0B" w14:paraId="6968123D" w14:textId="77777777" w:rsidTr="00887AFB">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3904" w:type="dxa"/>
          </w:tcPr>
          <w:p w14:paraId="3B39D29C" w14:textId="77777777" w:rsidR="000E240B" w:rsidRPr="00DB7E0B" w:rsidRDefault="000E240B" w:rsidP="008F3A41">
            <w:pPr>
              <w:spacing w:line="480" w:lineRule="auto"/>
              <w:ind w:left="360"/>
              <w:rPr>
                <w:b w:val="0"/>
                <w:bCs w:val="0"/>
              </w:rPr>
            </w:pPr>
          </w:p>
        </w:tc>
        <w:tc>
          <w:tcPr>
            <w:tcW w:w="1031" w:type="dxa"/>
          </w:tcPr>
          <w:p w14:paraId="34518676" w14:textId="77777777" w:rsidR="000E240B" w:rsidRPr="00DB7E0B" w:rsidRDefault="000E240B" w:rsidP="008F3A41">
            <w:pPr>
              <w:spacing w:line="480" w:lineRule="auto"/>
              <w:ind w:left="360"/>
              <w:cnfStyle w:val="100000000000" w:firstRow="1" w:lastRow="0" w:firstColumn="0" w:lastColumn="0" w:oddVBand="0" w:evenVBand="0" w:oddHBand="0" w:evenHBand="0" w:firstRowFirstColumn="0" w:firstRowLastColumn="0" w:lastRowFirstColumn="0" w:lastRowLastColumn="0"/>
              <w:rPr>
                <w:b w:val="0"/>
                <w:bCs w:val="0"/>
              </w:rPr>
            </w:pPr>
            <w:r w:rsidRPr="00DB7E0B">
              <w:rPr>
                <w:b w:val="0"/>
                <w:bCs w:val="0"/>
              </w:rPr>
              <w:t>Not at all</w:t>
            </w:r>
          </w:p>
        </w:tc>
        <w:tc>
          <w:tcPr>
            <w:tcW w:w="1350" w:type="dxa"/>
          </w:tcPr>
          <w:p w14:paraId="36A023E6" w14:textId="77777777" w:rsidR="000E240B" w:rsidRPr="00DB7E0B" w:rsidRDefault="000E240B" w:rsidP="008F3A41">
            <w:pPr>
              <w:spacing w:line="480" w:lineRule="auto"/>
              <w:ind w:left="360"/>
              <w:cnfStyle w:val="100000000000" w:firstRow="1" w:lastRow="0" w:firstColumn="0" w:lastColumn="0" w:oddVBand="0" w:evenVBand="0" w:oddHBand="0" w:evenHBand="0" w:firstRowFirstColumn="0" w:firstRowLastColumn="0" w:lastRowFirstColumn="0" w:lastRowLastColumn="0"/>
              <w:rPr>
                <w:b w:val="0"/>
                <w:bCs w:val="0"/>
              </w:rPr>
            </w:pPr>
            <w:r w:rsidRPr="00DB7E0B">
              <w:rPr>
                <w:b w:val="0"/>
                <w:bCs w:val="0"/>
              </w:rPr>
              <w:t>Several days</w:t>
            </w:r>
          </w:p>
        </w:tc>
        <w:tc>
          <w:tcPr>
            <w:tcW w:w="1354" w:type="dxa"/>
          </w:tcPr>
          <w:p w14:paraId="388E0FE3" w14:textId="77777777" w:rsidR="000E240B" w:rsidRPr="00DB7E0B" w:rsidRDefault="000E240B" w:rsidP="008F3A41">
            <w:pPr>
              <w:spacing w:line="480" w:lineRule="auto"/>
              <w:ind w:left="360"/>
              <w:cnfStyle w:val="100000000000" w:firstRow="1" w:lastRow="0" w:firstColumn="0" w:lastColumn="0" w:oddVBand="0" w:evenVBand="0" w:oddHBand="0" w:evenHBand="0" w:firstRowFirstColumn="0" w:firstRowLastColumn="0" w:lastRowFirstColumn="0" w:lastRowLastColumn="0"/>
              <w:rPr>
                <w:b w:val="0"/>
                <w:bCs w:val="0"/>
              </w:rPr>
            </w:pPr>
            <w:r w:rsidRPr="00DB7E0B">
              <w:rPr>
                <w:b w:val="0"/>
                <w:bCs w:val="0"/>
              </w:rPr>
              <w:t>More than half the days</w:t>
            </w:r>
          </w:p>
        </w:tc>
        <w:tc>
          <w:tcPr>
            <w:tcW w:w="1387" w:type="dxa"/>
            <w:gridSpan w:val="2"/>
          </w:tcPr>
          <w:p w14:paraId="3D044F6E" w14:textId="77777777" w:rsidR="000E240B" w:rsidRPr="00DB7E0B" w:rsidRDefault="000E240B" w:rsidP="008F3A41">
            <w:pPr>
              <w:spacing w:line="480" w:lineRule="auto"/>
              <w:ind w:left="360"/>
              <w:cnfStyle w:val="100000000000" w:firstRow="1" w:lastRow="0" w:firstColumn="0" w:lastColumn="0" w:oddVBand="0" w:evenVBand="0" w:oddHBand="0" w:evenHBand="0" w:firstRowFirstColumn="0" w:firstRowLastColumn="0" w:lastRowFirstColumn="0" w:lastRowLastColumn="0"/>
              <w:rPr>
                <w:b w:val="0"/>
                <w:bCs w:val="0"/>
              </w:rPr>
            </w:pPr>
            <w:r w:rsidRPr="00DB7E0B">
              <w:rPr>
                <w:b w:val="0"/>
                <w:bCs w:val="0"/>
              </w:rPr>
              <w:t>Nearly every day</w:t>
            </w:r>
          </w:p>
        </w:tc>
      </w:tr>
      <w:tr w:rsidR="000E240B" w:rsidRPr="00DB7E0B" w14:paraId="00DA07BB" w14:textId="77777777" w:rsidTr="00887AFB">
        <w:trPr>
          <w:gridAfter w:val="1"/>
          <w:cnfStyle w:val="000000100000" w:firstRow="0" w:lastRow="0" w:firstColumn="0" w:lastColumn="0" w:oddVBand="0" w:evenVBand="0" w:oddHBand="1" w:evenHBand="0" w:firstRowFirstColumn="0" w:firstRowLastColumn="0" w:lastRowFirstColumn="0" w:lastRowLastColumn="0"/>
          <w:wAfter w:w="10" w:type="dxa"/>
          <w:trHeight w:val="432"/>
        </w:trPr>
        <w:tc>
          <w:tcPr>
            <w:cnfStyle w:val="001000000000" w:firstRow="0" w:lastRow="0" w:firstColumn="1" w:lastColumn="0" w:oddVBand="0" w:evenVBand="0" w:oddHBand="0" w:evenHBand="0" w:firstRowFirstColumn="0" w:firstRowLastColumn="0" w:lastRowFirstColumn="0" w:lastRowLastColumn="0"/>
            <w:tcW w:w="3904" w:type="dxa"/>
          </w:tcPr>
          <w:p w14:paraId="5890A1D9" w14:textId="77777777" w:rsidR="000E240B" w:rsidRPr="00DB7E0B" w:rsidRDefault="000E240B" w:rsidP="008F3A41">
            <w:pPr>
              <w:spacing w:line="480" w:lineRule="auto"/>
              <w:ind w:left="360"/>
              <w:rPr>
                <w:b w:val="0"/>
                <w:bCs w:val="0"/>
                <w:lang w:val="en-US"/>
              </w:rPr>
            </w:pPr>
            <w:r w:rsidRPr="00DB7E0B">
              <w:rPr>
                <w:b w:val="0"/>
                <w:bCs w:val="0"/>
                <w:color w:val="293340"/>
                <w:lang w:val="en-US"/>
              </w:rPr>
              <w:t>Feeling down, depressed, irritable, or hopeless </w:t>
            </w:r>
          </w:p>
        </w:tc>
        <w:tc>
          <w:tcPr>
            <w:tcW w:w="1031" w:type="dxa"/>
          </w:tcPr>
          <w:p w14:paraId="3F9DED0E" w14:textId="77777777" w:rsidR="000E240B" w:rsidRPr="00DB7E0B" w:rsidRDefault="000E240B" w:rsidP="008F3A41">
            <w:pPr>
              <w:spacing w:line="480" w:lineRule="auto"/>
              <w:ind w:left="360"/>
              <w:cnfStyle w:val="000000100000" w:firstRow="0" w:lastRow="0" w:firstColumn="0" w:lastColumn="0" w:oddVBand="0" w:evenVBand="0" w:oddHBand="1" w:evenHBand="0" w:firstRowFirstColumn="0" w:firstRowLastColumn="0" w:lastRowFirstColumn="0" w:lastRowLastColumn="0"/>
            </w:pPr>
          </w:p>
        </w:tc>
        <w:tc>
          <w:tcPr>
            <w:tcW w:w="1350" w:type="dxa"/>
          </w:tcPr>
          <w:p w14:paraId="289C0928" w14:textId="77777777" w:rsidR="000E240B" w:rsidRPr="00DB7E0B" w:rsidRDefault="000E240B" w:rsidP="008F3A41">
            <w:pPr>
              <w:spacing w:line="480" w:lineRule="auto"/>
              <w:ind w:left="360"/>
              <w:cnfStyle w:val="000000100000" w:firstRow="0" w:lastRow="0" w:firstColumn="0" w:lastColumn="0" w:oddVBand="0" w:evenVBand="0" w:oddHBand="1" w:evenHBand="0" w:firstRowFirstColumn="0" w:firstRowLastColumn="0" w:lastRowFirstColumn="0" w:lastRowLastColumn="0"/>
            </w:pPr>
          </w:p>
        </w:tc>
        <w:tc>
          <w:tcPr>
            <w:tcW w:w="1354" w:type="dxa"/>
          </w:tcPr>
          <w:p w14:paraId="0517F98F" w14:textId="77777777" w:rsidR="000E240B" w:rsidRPr="00DB7E0B" w:rsidRDefault="000E240B" w:rsidP="008F3A41">
            <w:pPr>
              <w:spacing w:line="480" w:lineRule="auto"/>
              <w:ind w:left="360"/>
              <w:cnfStyle w:val="000000100000" w:firstRow="0" w:lastRow="0" w:firstColumn="0" w:lastColumn="0" w:oddVBand="0" w:evenVBand="0" w:oddHBand="1" w:evenHBand="0" w:firstRowFirstColumn="0" w:firstRowLastColumn="0" w:lastRowFirstColumn="0" w:lastRowLastColumn="0"/>
            </w:pPr>
          </w:p>
        </w:tc>
        <w:tc>
          <w:tcPr>
            <w:tcW w:w="1377" w:type="dxa"/>
          </w:tcPr>
          <w:p w14:paraId="03CD9501" w14:textId="77777777" w:rsidR="000E240B" w:rsidRPr="00DB7E0B" w:rsidRDefault="000E240B" w:rsidP="008F3A41">
            <w:pPr>
              <w:spacing w:line="480" w:lineRule="auto"/>
              <w:ind w:left="360"/>
              <w:cnfStyle w:val="000000100000" w:firstRow="0" w:lastRow="0" w:firstColumn="0" w:lastColumn="0" w:oddVBand="0" w:evenVBand="0" w:oddHBand="1" w:evenHBand="0" w:firstRowFirstColumn="0" w:firstRowLastColumn="0" w:lastRowFirstColumn="0" w:lastRowLastColumn="0"/>
            </w:pPr>
          </w:p>
        </w:tc>
      </w:tr>
      <w:tr w:rsidR="000E240B" w:rsidRPr="00DB7E0B" w14:paraId="2D2B40D5" w14:textId="77777777" w:rsidTr="00887AFB">
        <w:trPr>
          <w:gridAfter w:val="1"/>
          <w:wAfter w:w="10" w:type="dxa"/>
          <w:trHeight w:val="432"/>
        </w:trPr>
        <w:tc>
          <w:tcPr>
            <w:cnfStyle w:val="001000000000" w:firstRow="0" w:lastRow="0" w:firstColumn="1" w:lastColumn="0" w:oddVBand="0" w:evenVBand="0" w:oddHBand="0" w:evenHBand="0" w:firstRowFirstColumn="0" w:firstRowLastColumn="0" w:lastRowFirstColumn="0" w:lastRowLastColumn="0"/>
            <w:tcW w:w="3904" w:type="dxa"/>
          </w:tcPr>
          <w:p w14:paraId="47674588" w14:textId="77777777" w:rsidR="000E240B" w:rsidRPr="00DB7E0B" w:rsidRDefault="000E240B" w:rsidP="008F3A41">
            <w:pPr>
              <w:spacing w:before="100" w:beforeAutospacing="1" w:after="100" w:afterAutospacing="1" w:line="480" w:lineRule="auto"/>
              <w:ind w:left="360"/>
              <w:rPr>
                <w:b w:val="0"/>
                <w:bCs w:val="0"/>
                <w:color w:val="293340"/>
                <w:lang w:val="en-US"/>
              </w:rPr>
            </w:pPr>
            <w:r w:rsidRPr="00DB7E0B">
              <w:rPr>
                <w:b w:val="0"/>
                <w:bCs w:val="0"/>
                <w:color w:val="293340"/>
                <w:lang w:val="en-US"/>
              </w:rPr>
              <w:t>Little interest or pleasure in doing things</w:t>
            </w:r>
          </w:p>
        </w:tc>
        <w:tc>
          <w:tcPr>
            <w:tcW w:w="1031" w:type="dxa"/>
          </w:tcPr>
          <w:p w14:paraId="5FE35FE0" w14:textId="77777777" w:rsidR="000E240B" w:rsidRPr="00DB7E0B" w:rsidRDefault="000E240B" w:rsidP="008F3A41">
            <w:pPr>
              <w:spacing w:line="480" w:lineRule="auto"/>
              <w:ind w:left="360"/>
              <w:cnfStyle w:val="000000000000" w:firstRow="0" w:lastRow="0" w:firstColumn="0" w:lastColumn="0" w:oddVBand="0" w:evenVBand="0" w:oddHBand="0" w:evenHBand="0" w:firstRowFirstColumn="0" w:firstRowLastColumn="0" w:lastRowFirstColumn="0" w:lastRowLastColumn="0"/>
            </w:pPr>
          </w:p>
        </w:tc>
        <w:tc>
          <w:tcPr>
            <w:tcW w:w="1350" w:type="dxa"/>
          </w:tcPr>
          <w:p w14:paraId="30E20824" w14:textId="77777777" w:rsidR="000E240B" w:rsidRPr="00DB7E0B" w:rsidRDefault="000E240B" w:rsidP="008F3A41">
            <w:pPr>
              <w:spacing w:line="480" w:lineRule="auto"/>
              <w:ind w:left="360"/>
              <w:cnfStyle w:val="000000000000" w:firstRow="0" w:lastRow="0" w:firstColumn="0" w:lastColumn="0" w:oddVBand="0" w:evenVBand="0" w:oddHBand="0" w:evenHBand="0" w:firstRowFirstColumn="0" w:firstRowLastColumn="0" w:lastRowFirstColumn="0" w:lastRowLastColumn="0"/>
            </w:pPr>
          </w:p>
        </w:tc>
        <w:tc>
          <w:tcPr>
            <w:tcW w:w="1354" w:type="dxa"/>
          </w:tcPr>
          <w:p w14:paraId="6A5F18E7" w14:textId="77777777" w:rsidR="000E240B" w:rsidRPr="00DB7E0B" w:rsidRDefault="000E240B" w:rsidP="008F3A41">
            <w:pPr>
              <w:spacing w:line="480" w:lineRule="auto"/>
              <w:ind w:left="360"/>
              <w:cnfStyle w:val="000000000000" w:firstRow="0" w:lastRow="0" w:firstColumn="0" w:lastColumn="0" w:oddVBand="0" w:evenVBand="0" w:oddHBand="0" w:evenHBand="0" w:firstRowFirstColumn="0" w:firstRowLastColumn="0" w:lastRowFirstColumn="0" w:lastRowLastColumn="0"/>
            </w:pPr>
          </w:p>
        </w:tc>
        <w:tc>
          <w:tcPr>
            <w:tcW w:w="1377" w:type="dxa"/>
          </w:tcPr>
          <w:p w14:paraId="5D4B4F3A" w14:textId="77777777" w:rsidR="000E240B" w:rsidRPr="00DB7E0B" w:rsidRDefault="000E240B" w:rsidP="008F3A41">
            <w:pPr>
              <w:spacing w:line="480" w:lineRule="auto"/>
              <w:ind w:left="360"/>
              <w:cnfStyle w:val="000000000000" w:firstRow="0" w:lastRow="0" w:firstColumn="0" w:lastColumn="0" w:oddVBand="0" w:evenVBand="0" w:oddHBand="0" w:evenHBand="0" w:firstRowFirstColumn="0" w:firstRowLastColumn="0" w:lastRowFirstColumn="0" w:lastRowLastColumn="0"/>
            </w:pPr>
          </w:p>
        </w:tc>
      </w:tr>
    </w:tbl>
    <w:p w14:paraId="6F630045" w14:textId="77777777" w:rsidR="000E240B" w:rsidRPr="00DB7E0B" w:rsidRDefault="000E240B" w:rsidP="008F3A41">
      <w:pPr>
        <w:tabs>
          <w:tab w:val="left" w:pos="1825"/>
        </w:tabs>
        <w:spacing w:line="480" w:lineRule="auto"/>
        <w:rPr>
          <w:lang w:val="en-GB"/>
        </w:rPr>
      </w:pPr>
    </w:p>
    <w:p w14:paraId="440E4F8D" w14:textId="77777777" w:rsidR="000E240B" w:rsidRPr="00DB7E0B" w:rsidRDefault="000E240B" w:rsidP="008F3A41">
      <w:pPr>
        <w:tabs>
          <w:tab w:val="left" w:pos="1825"/>
        </w:tabs>
        <w:spacing w:line="480" w:lineRule="auto"/>
        <w:rPr>
          <w:lang w:val="en-GB"/>
        </w:rPr>
      </w:pPr>
    </w:p>
    <w:p w14:paraId="740EB10E" w14:textId="77777777" w:rsidR="000E240B" w:rsidRPr="00DB7E0B" w:rsidRDefault="000E240B" w:rsidP="008F3A41">
      <w:pPr>
        <w:spacing w:line="480" w:lineRule="auto"/>
        <w:rPr>
          <w:color w:val="212121"/>
          <w:shd w:val="clear" w:color="auto" w:fill="FFFFFF"/>
        </w:rPr>
      </w:pPr>
    </w:p>
    <w:p w14:paraId="72AB684F" w14:textId="77777777" w:rsidR="000E240B" w:rsidRPr="00DB7E0B" w:rsidRDefault="000E240B" w:rsidP="008F3A41">
      <w:pPr>
        <w:tabs>
          <w:tab w:val="left" w:pos="1825"/>
        </w:tabs>
        <w:spacing w:line="480" w:lineRule="auto"/>
      </w:pPr>
    </w:p>
    <w:p w14:paraId="34CD9310" w14:textId="77777777" w:rsidR="000E240B" w:rsidRPr="00DB7E0B" w:rsidRDefault="000E240B" w:rsidP="008F3A41">
      <w:pPr>
        <w:spacing w:line="480" w:lineRule="auto"/>
        <w:ind w:left="360"/>
      </w:pPr>
      <w:r w:rsidRPr="00DB7E0B">
        <w:br w:type="page"/>
      </w:r>
    </w:p>
    <w:p w14:paraId="4D8FAA19" w14:textId="037AAFC1" w:rsidR="000E240B" w:rsidRPr="00DB7E0B" w:rsidRDefault="000E240B" w:rsidP="008F3A41">
      <w:pPr>
        <w:spacing w:line="480" w:lineRule="auto"/>
        <w:ind w:left="360"/>
      </w:pPr>
      <w:r w:rsidRPr="00DB7E0B">
        <w:t xml:space="preserve">Over the </w:t>
      </w:r>
      <w:r w:rsidRPr="00DB7E0B">
        <w:rPr>
          <w:u w:val="single"/>
        </w:rPr>
        <w:t>last 2 weeks</w:t>
      </w:r>
      <w:r w:rsidRPr="00DB7E0B">
        <w:t>, how often have you been bothered by any of the following problems?</w:t>
      </w:r>
    </w:p>
    <w:tbl>
      <w:tblPr>
        <w:tblStyle w:val="TableGrid"/>
        <w:tblW w:w="9775" w:type="dxa"/>
        <w:tblLook w:val="04A0" w:firstRow="1" w:lastRow="0" w:firstColumn="1" w:lastColumn="0" w:noHBand="0" w:noVBand="1"/>
      </w:tblPr>
      <w:tblGrid>
        <w:gridCol w:w="4372"/>
        <w:gridCol w:w="1073"/>
        <w:gridCol w:w="1296"/>
        <w:gridCol w:w="1570"/>
        <w:gridCol w:w="1450"/>
        <w:gridCol w:w="14"/>
      </w:tblGrid>
      <w:tr w:rsidR="000E240B" w:rsidRPr="00DB7E0B" w14:paraId="3CBF85A9" w14:textId="77777777" w:rsidTr="00887AFB">
        <w:trPr>
          <w:trHeight w:val="650"/>
        </w:trPr>
        <w:tc>
          <w:tcPr>
            <w:tcW w:w="4476" w:type="dxa"/>
          </w:tcPr>
          <w:p w14:paraId="1B7D6065" w14:textId="77777777" w:rsidR="000E240B" w:rsidRPr="00DB7E0B" w:rsidRDefault="000E240B" w:rsidP="008F3A41">
            <w:pPr>
              <w:spacing w:line="480" w:lineRule="auto"/>
              <w:ind w:left="360"/>
              <w:rPr>
                <w:sz w:val="24"/>
                <w:szCs w:val="24"/>
              </w:rPr>
            </w:pPr>
          </w:p>
        </w:tc>
        <w:tc>
          <w:tcPr>
            <w:tcW w:w="1078" w:type="dxa"/>
          </w:tcPr>
          <w:p w14:paraId="33E7B7F7" w14:textId="77777777" w:rsidR="000E240B" w:rsidRPr="00DB7E0B" w:rsidRDefault="000E240B" w:rsidP="008F3A41">
            <w:pPr>
              <w:spacing w:line="480" w:lineRule="auto"/>
              <w:ind w:left="360"/>
              <w:rPr>
                <w:sz w:val="24"/>
                <w:szCs w:val="24"/>
              </w:rPr>
            </w:pPr>
            <w:r w:rsidRPr="00DB7E0B">
              <w:rPr>
                <w:sz w:val="24"/>
                <w:szCs w:val="24"/>
              </w:rPr>
              <w:t>Not at all</w:t>
            </w:r>
          </w:p>
        </w:tc>
        <w:tc>
          <w:tcPr>
            <w:tcW w:w="1162" w:type="dxa"/>
          </w:tcPr>
          <w:p w14:paraId="5B895E30" w14:textId="77777777" w:rsidR="000E240B" w:rsidRPr="00DB7E0B" w:rsidRDefault="000E240B" w:rsidP="008F3A41">
            <w:pPr>
              <w:spacing w:line="480" w:lineRule="auto"/>
              <w:ind w:left="360"/>
              <w:rPr>
                <w:sz w:val="24"/>
                <w:szCs w:val="24"/>
              </w:rPr>
            </w:pPr>
            <w:r w:rsidRPr="00DB7E0B">
              <w:rPr>
                <w:sz w:val="24"/>
                <w:szCs w:val="24"/>
              </w:rPr>
              <w:t>Several days</w:t>
            </w:r>
          </w:p>
        </w:tc>
        <w:tc>
          <w:tcPr>
            <w:tcW w:w="1587" w:type="dxa"/>
          </w:tcPr>
          <w:p w14:paraId="3FEF4103" w14:textId="77777777" w:rsidR="000E240B" w:rsidRPr="00DB7E0B" w:rsidRDefault="000E240B" w:rsidP="008F3A41">
            <w:pPr>
              <w:spacing w:line="480" w:lineRule="auto"/>
              <w:ind w:left="360"/>
              <w:rPr>
                <w:sz w:val="24"/>
                <w:szCs w:val="24"/>
              </w:rPr>
            </w:pPr>
            <w:r w:rsidRPr="00DB7E0B">
              <w:rPr>
                <w:sz w:val="24"/>
                <w:szCs w:val="24"/>
              </w:rPr>
              <w:t>More than half the days</w:t>
            </w:r>
          </w:p>
        </w:tc>
        <w:tc>
          <w:tcPr>
            <w:tcW w:w="1472" w:type="dxa"/>
            <w:gridSpan w:val="2"/>
          </w:tcPr>
          <w:p w14:paraId="589DE74E" w14:textId="77777777" w:rsidR="000E240B" w:rsidRPr="00DB7E0B" w:rsidRDefault="000E240B" w:rsidP="008F3A41">
            <w:pPr>
              <w:spacing w:line="480" w:lineRule="auto"/>
              <w:ind w:left="360"/>
              <w:rPr>
                <w:sz w:val="24"/>
                <w:szCs w:val="24"/>
              </w:rPr>
            </w:pPr>
            <w:r w:rsidRPr="00DB7E0B">
              <w:rPr>
                <w:sz w:val="24"/>
                <w:szCs w:val="24"/>
              </w:rPr>
              <w:t>Nearly every day</w:t>
            </w:r>
          </w:p>
        </w:tc>
      </w:tr>
      <w:tr w:rsidR="000E240B" w:rsidRPr="00DB7E0B" w14:paraId="2BF02B9F" w14:textId="77777777" w:rsidTr="00887AFB">
        <w:trPr>
          <w:gridAfter w:val="1"/>
          <w:wAfter w:w="14" w:type="dxa"/>
          <w:trHeight w:val="411"/>
        </w:trPr>
        <w:tc>
          <w:tcPr>
            <w:tcW w:w="4476" w:type="dxa"/>
          </w:tcPr>
          <w:p w14:paraId="1A777492" w14:textId="77777777" w:rsidR="000E240B" w:rsidRPr="00DB7E0B" w:rsidRDefault="000E240B" w:rsidP="008F3A41">
            <w:pPr>
              <w:spacing w:line="480" w:lineRule="auto"/>
              <w:ind w:left="360"/>
              <w:rPr>
                <w:sz w:val="24"/>
                <w:szCs w:val="24"/>
              </w:rPr>
            </w:pPr>
            <w:r w:rsidRPr="00DB7E0B">
              <w:rPr>
                <w:sz w:val="24"/>
                <w:szCs w:val="24"/>
              </w:rPr>
              <w:t>Feeling nervous, anxious or on edge?</w:t>
            </w:r>
          </w:p>
        </w:tc>
        <w:tc>
          <w:tcPr>
            <w:tcW w:w="1078" w:type="dxa"/>
          </w:tcPr>
          <w:p w14:paraId="73BFC626" w14:textId="77777777" w:rsidR="000E240B" w:rsidRPr="00DB7E0B" w:rsidRDefault="000E240B" w:rsidP="008F3A41">
            <w:pPr>
              <w:spacing w:line="480" w:lineRule="auto"/>
              <w:ind w:left="360"/>
              <w:rPr>
                <w:sz w:val="24"/>
                <w:szCs w:val="24"/>
              </w:rPr>
            </w:pPr>
          </w:p>
        </w:tc>
        <w:tc>
          <w:tcPr>
            <w:tcW w:w="1162" w:type="dxa"/>
          </w:tcPr>
          <w:p w14:paraId="1F219A17" w14:textId="77777777" w:rsidR="000E240B" w:rsidRPr="00DB7E0B" w:rsidRDefault="000E240B" w:rsidP="008F3A41">
            <w:pPr>
              <w:spacing w:line="480" w:lineRule="auto"/>
              <w:ind w:left="360"/>
              <w:rPr>
                <w:sz w:val="24"/>
                <w:szCs w:val="24"/>
              </w:rPr>
            </w:pPr>
          </w:p>
        </w:tc>
        <w:tc>
          <w:tcPr>
            <w:tcW w:w="1587" w:type="dxa"/>
          </w:tcPr>
          <w:p w14:paraId="6721289D" w14:textId="77777777" w:rsidR="000E240B" w:rsidRPr="00DB7E0B" w:rsidRDefault="000E240B" w:rsidP="008F3A41">
            <w:pPr>
              <w:spacing w:line="480" w:lineRule="auto"/>
              <w:ind w:left="360"/>
              <w:rPr>
                <w:sz w:val="24"/>
                <w:szCs w:val="24"/>
              </w:rPr>
            </w:pPr>
          </w:p>
        </w:tc>
        <w:tc>
          <w:tcPr>
            <w:tcW w:w="1458" w:type="dxa"/>
          </w:tcPr>
          <w:p w14:paraId="7E1FFB14" w14:textId="77777777" w:rsidR="000E240B" w:rsidRPr="00DB7E0B" w:rsidRDefault="000E240B" w:rsidP="008F3A41">
            <w:pPr>
              <w:spacing w:line="480" w:lineRule="auto"/>
              <w:ind w:left="360"/>
              <w:rPr>
                <w:sz w:val="24"/>
                <w:szCs w:val="24"/>
              </w:rPr>
            </w:pPr>
          </w:p>
        </w:tc>
      </w:tr>
      <w:tr w:rsidR="000E240B" w:rsidRPr="00DB7E0B" w14:paraId="63B2CF13" w14:textId="77777777" w:rsidTr="00887AFB">
        <w:trPr>
          <w:gridAfter w:val="1"/>
          <w:wAfter w:w="14" w:type="dxa"/>
          <w:trHeight w:val="411"/>
        </w:trPr>
        <w:tc>
          <w:tcPr>
            <w:tcW w:w="4476" w:type="dxa"/>
          </w:tcPr>
          <w:p w14:paraId="37C64841" w14:textId="77777777" w:rsidR="000E240B" w:rsidRPr="00DB7E0B" w:rsidRDefault="000E240B" w:rsidP="008F3A41">
            <w:pPr>
              <w:spacing w:line="480" w:lineRule="auto"/>
              <w:ind w:left="360"/>
              <w:rPr>
                <w:sz w:val="24"/>
                <w:szCs w:val="24"/>
              </w:rPr>
            </w:pPr>
            <w:r w:rsidRPr="00DB7E0B">
              <w:rPr>
                <w:sz w:val="24"/>
                <w:szCs w:val="24"/>
              </w:rPr>
              <w:t xml:space="preserve"> Not being able to stop or control worrying?</w:t>
            </w:r>
          </w:p>
        </w:tc>
        <w:tc>
          <w:tcPr>
            <w:tcW w:w="1078" w:type="dxa"/>
          </w:tcPr>
          <w:p w14:paraId="4CCEC91E" w14:textId="77777777" w:rsidR="000E240B" w:rsidRPr="00DB7E0B" w:rsidRDefault="000E240B" w:rsidP="008F3A41">
            <w:pPr>
              <w:spacing w:line="480" w:lineRule="auto"/>
              <w:ind w:left="360"/>
              <w:rPr>
                <w:sz w:val="24"/>
                <w:szCs w:val="24"/>
              </w:rPr>
            </w:pPr>
          </w:p>
        </w:tc>
        <w:tc>
          <w:tcPr>
            <w:tcW w:w="1162" w:type="dxa"/>
          </w:tcPr>
          <w:p w14:paraId="34066621" w14:textId="77777777" w:rsidR="000E240B" w:rsidRPr="00DB7E0B" w:rsidRDefault="000E240B" w:rsidP="008F3A41">
            <w:pPr>
              <w:spacing w:line="480" w:lineRule="auto"/>
              <w:ind w:left="360"/>
              <w:rPr>
                <w:sz w:val="24"/>
                <w:szCs w:val="24"/>
              </w:rPr>
            </w:pPr>
          </w:p>
        </w:tc>
        <w:tc>
          <w:tcPr>
            <w:tcW w:w="1587" w:type="dxa"/>
          </w:tcPr>
          <w:p w14:paraId="7488DED8" w14:textId="77777777" w:rsidR="000E240B" w:rsidRPr="00DB7E0B" w:rsidRDefault="000E240B" w:rsidP="008F3A41">
            <w:pPr>
              <w:spacing w:line="480" w:lineRule="auto"/>
              <w:ind w:left="360"/>
              <w:rPr>
                <w:sz w:val="24"/>
                <w:szCs w:val="24"/>
              </w:rPr>
            </w:pPr>
          </w:p>
        </w:tc>
        <w:tc>
          <w:tcPr>
            <w:tcW w:w="1458" w:type="dxa"/>
          </w:tcPr>
          <w:p w14:paraId="41DA0306" w14:textId="77777777" w:rsidR="000E240B" w:rsidRPr="00DB7E0B" w:rsidRDefault="000E240B" w:rsidP="008F3A41">
            <w:pPr>
              <w:spacing w:line="480" w:lineRule="auto"/>
              <w:ind w:left="360"/>
              <w:rPr>
                <w:sz w:val="24"/>
                <w:szCs w:val="24"/>
              </w:rPr>
            </w:pPr>
          </w:p>
        </w:tc>
      </w:tr>
    </w:tbl>
    <w:p w14:paraId="5DBEFA32" w14:textId="77777777" w:rsidR="000E240B" w:rsidRPr="00DB7E0B" w:rsidRDefault="000E240B" w:rsidP="008F3A41">
      <w:pPr>
        <w:spacing w:line="480" w:lineRule="auto"/>
      </w:pPr>
    </w:p>
    <w:p w14:paraId="02913865" w14:textId="77777777" w:rsidR="000E240B" w:rsidRPr="00DB7E0B" w:rsidRDefault="000E240B" w:rsidP="008F3A41">
      <w:pPr>
        <w:spacing w:line="480" w:lineRule="auto"/>
        <w:ind w:left="360"/>
      </w:pPr>
      <w:commentRangeStart w:id="207"/>
      <w:r w:rsidRPr="00DB7E0B">
        <w:t xml:space="preserve"> Over the past week have you felt anxious? </w:t>
      </w:r>
      <w:r w:rsidRPr="00DB7E0B">
        <w:tab/>
        <w:t xml:space="preserve">Yes </w:t>
      </w:r>
      <w:r w:rsidRPr="00DB7E0B">
        <w:tab/>
        <w:t>No</w:t>
      </w:r>
    </w:p>
    <w:p w14:paraId="182D2135" w14:textId="77777777" w:rsidR="000E240B" w:rsidRPr="00DB7E0B" w:rsidRDefault="000E240B" w:rsidP="008F3A41">
      <w:pPr>
        <w:spacing w:line="480" w:lineRule="auto"/>
      </w:pPr>
    </w:p>
    <w:p w14:paraId="165FAFAC" w14:textId="77777777" w:rsidR="000E240B" w:rsidRPr="00DB7E0B" w:rsidRDefault="000E240B" w:rsidP="008F3A41">
      <w:pPr>
        <w:spacing w:line="480" w:lineRule="auto"/>
        <w:ind w:left="360"/>
      </w:pPr>
      <w:r w:rsidRPr="00DB7E0B">
        <w:t xml:space="preserve"> Over the past week have you felt depressed? </w:t>
      </w:r>
      <w:r w:rsidRPr="00DB7E0B">
        <w:tab/>
        <w:t xml:space="preserve">Yes </w:t>
      </w:r>
      <w:r w:rsidRPr="00DB7E0B">
        <w:tab/>
        <w:t>No</w:t>
      </w:r>
      <w:commentRangeEnd w:id="207"/>
      <w:r w:rsidRPr="00DB7E0B">
        <w:rPr>
          <w:rStyle w:val="CommentReference"/>
          <w:sz w:val="24"/>
          <w:szCs w:val="24"/>
        </w:rPr>
        <w:commentReference w:id="207"/>
      </w:r>
    </w:p>
    <w:p w14:paraId="6FE3138D" w14:textId="77777777" w:rsidR="000E240B" w:rsidRPr="00DB7E0B" w:rsidRDefault="000E240B" w:rsidP="008F3A41">
      <w:pPr>
        <w:spacing w:line="480" w:lineRule="auto"/>
      </w:pPr>
    </w:p>
    <w:p w14:paraId="7571FFA8" w14:textId="77777777" w:rsidR="000E240B" w:rsidRPr="00DB7E0B" w:rsidRDefault="000E240B" w:rsidP="008F3A41">
      <w:pPr>
        <w:spacing w:line="480" w:lineRule="auto"/>
      </w:pPr>
    </w:p>
    <w:p w14:paraId="3169BE67" w14:textId="77777777" w:rsidR="000E240B" w:rsidRPr="00DB7E0B" w:rsidRDefault="000E240B" w:rsidP="008F3A41">
      <w:pPr>
        <w:spacing w:line="480" w:lineRule="auto"/>
        <w:ind w:left="360"/>
      </w:pPr>
      <w:r w:rsidRPr="00DB7E0B">
        <w:t xml:space="preserve">We will now ask you some questions about how you feel about </w:t>
      </w:r>
      <w:proofErr w:type="gramStart"/>
      <w:r w:rsidRPr="00DB7E0B">
        <w:t>yourself .</w:t>
      </w:r>
      <w:proofErr w:type="gramEnd"/>
    </w:p>
    <w:p w14:paraId="40BA3E53" w14:textId="77777777" w:rsidR="000E240B" w:rsidRPr="00DB7E0B" w:rsidRDefault="000E240B" w:rsidP="008F3A41">
      <w:pPr>
        <w:spacing w:line="480" w:lineRule="auto"/>
        <w:ind w:left="360"/>
      </w:pPr>
      <w:r w:rsidRPr="00DB7E0B">
        <w:t>Please tick the box that shows how much you agree with each statement.</w:t>
      </w:r>
    </w:p>
    <w:p w14:paraId="43F5C5E0" w14:textId="77777777" w:rsidR="000E240B" w:rsidRPr="00DB7E0B" w:rsidRDefault="000E240B" w:rsidP="008F3A41">
      <w:pPr>
        <w:spacing w:line="480" w:lineRule="auto"/>
      </w:pPr>
    </w:p>
    <w:p w14:paraId="46B50667" w14:textId="77777777" w:rsidR="000E240B" w:rsidRPr="00DB7E0B" w:rsidRDefault="000E240B" w:rsidP="008F3A41">
      <w:pPr>
        <w:spacing w:line="480" w:lineRule="auto"/>
      </w:pPr>
    </w:p>
    <w:tbl>
      <w:tblPr>
        <w:tblW w:w="5179" w:type="pct"/>
        <w:tblBorders>
          <w:insideH w:val="single" w:sz="4" w:space="0" w:color="auto"/>
          <w:insideV w:val="single" w:sz="4" w:space="0" w:color="auto"/>
        </w:tblBorders>
        <w:tblLook w:val="01E0" w:firstRow="1" w:lastRow="1" w:firstColumn="1" w:lastColumn="1" w:noHBand="0" w:noVBand="0"/>
      </w:tblPr>
      <w:tblGrid>
        <w:gridCol w:w="5174"/>
        <w:gridCol w:w="1163"/>
        <w:gridCol w:w="1163"/>
        <w:gridCol w:w="1429"/>
        <w:gridCol w:w="1429"/>
      </w:tblGrid>
      <w:tr w:rsidR="000E240B" w:rsidRPr="00DB7E0B" w14:paraId="4B71B476" w14:textId="77777777" w:rsidTr="00887AFB">
        <w:trPr>
          <w:cantSplit/>
          <w:tblHeader/>
        </w:trPr>
        <w:tc>
          <w:tcPr>
            <w:tcW w:w="3017" w:type="pct"/>
            <w:shd w:val="clear" w:color="auto" w:fill="BFBFBF" w:themeFill="background1" w:themeFillShade="BF"/>
          </w:tcPr>
          <w:p w14:paraId="29C38A11" w14:textId="77777777" w:rsidR="000E240B" w:rsidRPr="00DB7E0B" w:rsidRDefault="000E240B" w:rsidP="008F3A41">
            <w:pPr>
              <w:spacing w:before="120" w:after="120" w:line="480" w:lineRule="auto"/>
              <w:ind w:left="360"/>
            </w:pPr>
          </w:p>
        </w:tc>
        <w:tc>
          <w:tcPr>
            <w:tcW w:w="517" w:type="pct"/>
            <w:shd w:val="clear" w:color="auto" w:fill="BFBFBF" w:themeFill="background1" w:themeFillShade="BF"/>
          </w:tcPr>
          <w:p w14:paraId="4D947030" w14:textId="77777777" w:rsidR="000E240B" w:rsidRPr="00DB7E0B" w:rsidRDefault="000E240B" w:rsidP="008F3A41">
            <w:pPr>
              <w:spacing w:before="120" w:after="120" w:line="480" w:lineRule="auto"/>
              <w:ind w:left="360"/>
              <w:jc w:val="center"/>
            </w:pPr>
            <w:r w:rsidRPr="00DB7E0B">
              <w:t xml:space="preserve">Agree </w:t>
            </w:r>
          </w:p>
          <w:p w14:paraId="52A0BC40" w14:textId="77777777" w:rsidR="000E240B" w:rsidRPr="00DB7E0B" w:rsidRDefault="000E240B" w:rsidP="008F3A41">
            <w:pPr>
              <w:spacing w:before="120" w:after="120" w:line="480" w:lineRule="auto"/>
              <w:ind w:left="360"/>
              <w:jc w:val="center"/>
            </w:pPr>
            <w:r w:rsidRPr="00DB7E0B">
              <w:t>A lot</w:t>
            </w:r>
          </w:p>
        </w:tc>
        <w:tc>
          <w:tcPr>
            <w:tcW w:w="415" w:type="pct"/>
            <w:shd w:val="clear" w:color="auto" w:fill="BFBFBF" w:themeFill="background1" w:themeFillShade="BF"/>
          </w:tcPr>
          <w:p w14:paraId="7B62C2C8" w14:textId="77777777" w:rsidR="000E240B" w:rsidRPr="00DB7E0B" w:rsidRDefault="000E240B" w:rsidP="008F3A41">
            <w:pPr>
              <w:spacing w:before="120" w:after="120" w:line="480" w:lineRule="auto"/>
              <w:ind w:left="360"/>
              <w:jc w:val="center"/>
            </w:pPr>
            <w:r w:rsidRPr="00DB7E0B">
              <w:t>Agree</w:t>
            </w:r>
          </w:p>
        </w:tc>
        <w:tc>
          <w:tcPr>
            <w:tcW w:w="525" w:type="pct"/>
            <w:shd w:val="clear" w:color="auto" w:fill="BFBFBF" w:themeFill="background1" w:themeFillShade="BF"/>
          </w:tcPr>
          <w:p w14:paraId="16D76334" w14:textId="77777777" w:rsidR="000E240B" w:rsidRPr="00DB7E0B" w:rsidRDefault="000E240B" w:rsidP="008F3A41">
            <w:pPr>
              <w:spacing w:before="120" w:after="120" w:line="480" w:lineRule="auto"/>
              <w:ind w:left="360"/>
              <w:jc w:val="center"/>
            </w:pPr>
            <w:r w:rsidRPr="00DB7E0B">
              <w:t>Disagree</w:t>
            </w:r>
          </w:p>
        </w:tc>
        <w:tc>
          <w:tcPr>
            <w:tcW w:w="525" w:type="pct"/>
            <w:shd w:val="clear" w:color="auto" w:fill="BFBFBF" w:themeFill="background1" w:themeFillShade="BF"/>
          </w:tcPr>
          <w:p w14:paraId="60056E9F" w14:textId="77777777" w:rsidR="000E240B" w:rsidRPr="00DB7E0B" w:rsidRDefault="000E240B" w:rsidP="008F3A41">
            <w:pPr>
              <w:spacing w:before="120" w:after="120" w:line="480" w:lineRule="auto"/>
              <w:ind w:left="360"/>
              <w:jc w:val="center"/>
            </w:pPr>
            <w:r w:rsidRPr="00DB7E0B">
              <w:t>Disagree A lot</w:t>
            </w:r>
          </w:p>
        </w:tc>
      </w:tr>
      <w:tr w:rsidR="000E240B" w:rsidRPr="00DB7E0B" w14:paraId="315E6EEE" w14:textId="77777777" w:rsidTr="00887AFB">
        <w:trPr>
          <w:cantSplit/>
          <w:trHeight w:val="522"/>
        </w:trPr>
        <w:tc>
          <w:tcPr>
            <w:tcW w:w="3017" w:type="pct"/>
          </w:tcPr>
          <w:p w14:paraId="6424DF84"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 xml:space="preserve">On </w:t>
            </w:r>
            <w:proofErr w:type="gramStart"/>
            <w:r w:rsidRPr="00DB7E0B">
              <w:rPr>
                <w:rFonts w:ascii="Times New Roman" w:hAnsi="Times New Roman"/>
                <w:sz w:val="24"/>
              </w:rPr>
              <w:t>a</w:t>
            </w:r>
            <w:proofErr w:type="gramEnd"/>
            <w:r w:rsidRPr="00DB7E0B">
              <w:rPr>
                <w:rFonts w:ascii="Times New Roman" w:hAnsi="Times New Roman"/>
                <w:sz w:val="24"/>
              </w:rPr>
              <w:t xml:space="preserve"> whole I am satisfied with myself.</w:t>
            </w:r>
          </w:p>
        </w:tc>
        <w:tc>
          <w:tcPr>
            <w:tcW w:w="517" w:type="pct"/>
          </w:tcPr>
          <w:p w14:paraId="759FC42F"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tcPr>
          <w:p w14:paraId="0D363B3C"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748B1F85"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18453066"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5B7A2678" w14:textId="77777777" w:rsidTr="00887AFB">
        <w:trPr>
          <w:cantSplit/>
        </w:trPr>
        <w:tc>
          <w:tcPr>
            <w:tcW w:w="3017" w:type="pct"/>
            <w:shd w:val="clear" w:color="auto" w:fill="E8E8E8" w:themeFill="background2"/>
          </w:tcPr>
          <w:p w14:paraId="0ED26AF1"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At times I think I am no good at all.</w:t>
            </w:r>
          </w:p>
        </w:tc>
        <w:tc>
          <w:tcPr>
            <w:tcW w:w="517" w:type="pct"/>
            <w:shd w:val="clear" w:color="auto" w:fill="E8E8E8" w:themeFill="background2"/>
          </w:tcPr>
          <w:p w14:paraId="395D6828"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shd w:val="clear" w:color="auto" w:fill="E8E8E8" w:themeFill="background2"/>
          </w:tcPr>
          <w:p w14:paraId="4F71A0BF"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55308D89"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42B2ABEB"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78BE59A4" w14:textId="77777777" w:rsidTr="00887AFB">
        <w:trPr>
          <w:cantSplit/>
        </w:trPr>
        <w:tc>
          <w:tcPr>
            <w:tcW w:w="3017" w:type="pct"/>
          </w:tcPr>
          <w:p w14:paraId="7822AA19"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I feel that I have many good qualities.</w:t>
            </w:r>
          </w:p>
        </w:tc>
        <w:tc>
          <w:tcPr>
            <w:tcW w:w="517" w:type="pct"/>
          </w:tcPr>
          <w:p w14:paraId="64E47F7C"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tcPr>
          <w:p w14:paraId="2CFBA25F"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4C90E6AF"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6DEEAF0C"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151BC859" w14:textId="77777777" w:rsidTr="00887AFB">
        <w:trPr>
          <w:cantSplit/>
        </w:trPr>
        <w:tc>
          <w:tcPr>
            <w:tcW w:w="3017" w:type="pct"/>
            <w:shd w:val="clear" w:color="auto" w:fill="E8E8E8" w:themeFill="background2"/>
          </w:tcPr>
          <w:p w14:paraId="3981D334"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I can do things as well as most other people.</w:t>
            </w:r>
          </w:p>
        </w:tc>
        <w:tc>
          <w:tcPr>
            <w:tcW w:w="517" w:type="pct"/>
            <w:shd w:val="clear" w:color="auto" w:fill="E8E8E8" w:themeFill="background2"/>
          </w:tcPr>
          <w:p w14:paraId="449037A6"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shd w:val="clear" w:color="auto" w:fill="E8E8E8" w:themeFill="background2"/>
          </w:tcPr>
          <w:p w14:paraId="6BB3B943"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68D73700"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2365D7FD"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590B5AD0" w14:textId="77777777" w:rsidTr="00887AFB">
        <w:trPr>
          <w:cantSplit/>
        </w:trPr>
        <w:tc>
          <w:tcPr>
            <w:tcW w:w="3017" w:type="pct"/>
          </w:tcPr>
          <w:p w14:paraId="65E1C417"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 xml:space="preserve">I feel I do not have much to be proud of in my life. </w:t>
            </w:r>
          </w:p>
        </w:tc>
        <w:tc>
          <w:tcPr>
            <w:tcW w:w="517" w:type="pct"/>
          </w:tcPr>
          <w:p w14:paraId="212C8451"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tcPr>
          <w:p w14:paraId="43DCE8B9"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0CD8DE1F"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76CE07BA"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6B91DE92" w14:textId="77777777" w:rsidTr="00887AFB">
        <w:trPr>
          <w:cantSplit/>
        </w:trPr>
        <w:tc>
          <w:tcPr>
            <w:tcW w:w="3017" w:type="pct"/>
            <w:shd w:val="clear" w:color="auto" w:fill="E8E8E8" w:themeFill="background2"/>
          </w:tcPr>
          <w:p w14:paraId="23A7BB26"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I certainly feel useless at times.</w:t>
            </w:r>
          </w:p>
        </w:tc>
        <w:tc>
          <w:tcPr>
            <w:tcW w:w="517" w:type="pct"/>
            <w:shd w:val="clear" w:color="auto" w:fill="E8E8E8" w:themeFill="background2"/>
          </w:tcPr>
          <w:p w14:paraId="74C3759F"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shd w:val="clear" w:color="auto" w:fill="E8E8E8" w:themeFill="background2"/>
          </w:tcPr>
          <w:p w14:paraId="09844648"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3288F2D4"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4AD86B1C"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691FD1E5" w14:textId="77777777" w:rsidTr="00887AFB">
        <w:trPr>
          <w:cantSplit/>
        </w:trPr>
        <w:tc>
          <w:tcPr>
            <w:tcW w:w="3017" w:type="pct"/>
          </w:tcPr>
          <w:p w14:paraId="5614793B"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I feel that I am a person of worth, at least equal to other people.</w:t>
            </w:r>
          </w:p>
        </w:tc>
        <w:tc>
          <w:tcPr>
            <w:tcW w:w="517" w:type="pct"/>
          </w:tcPr>
          <w:p w14:paraId="6A7B9F60"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tcPr>
          <w:p w14:paraId="239E2900"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0597B9E6"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28C35851"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154AF2FC" w14:textId="77777777" w:rsidTr="00887AFB">
        <w:trPr>
          <w:cantSplit/>
        </w:trPr>
        <w:tc>
          <w:tcPr>
            <w:tcW w:w="3017" w:type="pct"/>
            <w:shd w:val="clear" w:color="auto" w:fill="E8E8E8" w:themeFill="background2"/>
          </w:tcPr>
          <w:p w14:paraId="04C4406C"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I wish I could have more respect for myself.</w:t>
            </w:r>
          </w:p>
        </w:tc>
        <w:tc>
          <w:tcPr>
            <w:tcW w:w="517" w:type="pct"/>
            <w:shd w:val="clear" w:color="auto" w:fill="E8E8E8" w:themeFill="background2"/>
          </w:tcPr>
          <w:p w14:paraId="77E816DE"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shd w:val="clear" w:color="auto" w:fill="E8E8E8" w:themeFill="background2"/>
          </w:tcPr>
          <w:p w14:paraId="1DC2463A"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410CD10C"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23BC991F"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6B77B894" w14:textId="77777777" w:rsidTr="00887AFB">
        <w:trPr>
          <w:cantSplit/>
        </w:trPr>
        <w:tc>
          <w:tcPr>
            <w:tcW w:w="3017" w:type="pct"/>
          </w:tcPr>
          <w:p w14:paraId="77587447"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 xml:space="preserve">All in </w:t>
            </w:r>
            <w:proofErr w:type="gramStart"/>
            <w:r w:rsidRPr="00DB7E0B">
              <w:rPr>
                <w:rFonts w:ascii="Times New Roman" w:hAnsi="Times New Roman"/>
                <w:sz w:val="24"/>
              </w:rPr>
              <w:t>all</w:t>
            </w:r>
            <w:proofErr w:type="gramEnd"/>
            <w:r w:rsidRPr="00DB7E0B">
              <w:rPr>
                <w:rFonts w:ascii="Times New Roman" w:hAnsi="Times New Roman"/>
                <w:sz w:val="24"/>
              </w:rPr>
              <w:t xml:space="preserve"> I tend to feel like a failure.</w:t>
            </w:r>
          </w:p>
        </w:tc>
        <w:tc>
          <w:tcPr>
            <w:tcW w:w="517" w:type="pct"/>
          </w:tcPr>
          <w:p w14:paraId="1771B39E"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tcPr>
          <w:p w14:paraId="00047690"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464534B3"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tcPr>
          <w:p w14:paraId="68038E51" w14:textId="77777777" w:rsidR="000E240B" w:rsidRPr="00DB7E0B" w:rsidRDefault="000E240B" w:rsidP="008F3A41">
            <w:pPr>
              <w:pStyle w:val="Boxes"/>
              <w:spacing w:line="480" w:lineRule="auto"/>
              <w:ind w:left="360"/>
              <w:rPr>
                <w:rFonts w:ascii="Times New Roman" w:hAnsi="Times New Roman" w:cs="Times New Roman"/>
              </w:rPr>
            </w:pPr>
          </w:p>
        </w:tc>
      </w:tr>
      <w:tr w:rsidR="000E240B" w:rsidRPr="00DB7E0B" w14:paraId="7625C701" w14:textId="77777777" w:rsidTr="00887AFB">
        <w:trPr>
          <w:cantSplit/>
        </w:trPr>
        <w:tc>
          <w:tcPr>
            <w:tcW w:w="3017" w:type="pct"/>
            <w:shd w:val="clear" w:color="auto" w:fill="E8E8E8" w:themeFill="background2"/>
          </w:tcPr>
          <w:p w14:paraId="6AF0E8F8" w14:textId="77777777" w:rsidR="000E240B" w:rsidRPr="00DB7E0B" w:rsidRDefault="000E240B"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sz w:val="24"/>
              </w:rPr>
              <w:t>I think positively about myself.</w:t>
            </w:r>
          </w:p>
        </w:tc>
        <w:tc>
          <w:tcPr>
            <w:tcW w:w="517" w:type="pct"/>
            <w:shd w:val="clear" w:color="auto" w:fill="E8E8E8" w:themeFill="background2"/>
          </w:tcPr>
          <w:p w14:paraId="37265ED1" w14:textId="77777777" w:rsidR="000E240B" w:rsidRPr="00DB7E0B" w:rsidRDefault="000E240B" w:rsidP="008F3A41">
            <w:pPr>
              <w:pStyle w:val="Boxes"/>
              <w:spacing w:line="480" w:lineRule="auto"/>
              <w:ind w:left="360"/>
              <w:rPr>
                <w:rFonts w:ascii="Times New Roman" w:hAnsi="Times New Roman" w:cs="Times New Roman"/>
              </w:rPr>
            </w:pPr>
          </w:p>
        </w:tc>
        <w:tc>
          <w:tcPr>
            <w:tcW w:w="415" w:type="pct"/>
            <w:shd w:val="clear" w:color="auto" w:fill="E8E8E8" w:themeFill="background2"/>
          </w:tcPr>
          <w:p w14:paraId="561040FB"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4899BAD8" w14:textId="77777777" w:rsidR="000E240B" w:rsidRPr="00DB7E0B" w:rsidRDefault="000E240B" w:rsidP="008F3A41">
            <w:pPr>
              <w:pStyle w:val="Boxes"/>
              <w:spacing w:line="480" w:lineRule="auto"/>
              <w:ind w:left="360"/>
              <w:rPr>
                <w:rFonts w:ascii="Times New Roman" w:hAnsi="Times New Roman" w:cs="Times New Roman"/>
              </w:rPr>
            </w:pPr>
          </w:p>
        </w:tc>
        <w:tc>
          <w:tcPr>
            <w:tcW w:w="525" w:type="pct"/>
            <w:shd w:val="clear" w:color="auto" w:fill="E8E8E8" w:themeFill="background2"/>
          </w:tcPr>
          <w:p w14:paraId="4CA1CC41" w14:textId="77777777" w:rsidR="000E240B" w:rsidRPr="00DB7E0B" w:rsidRDefault="000E240B" w:rsidP="008F3A41">
            <w:pPr>
              <w:pStyle w:val="Boxes"/>
              <w:spacing w:line="480" w:lineRule="auto"/>
              <w:ind w:left="360"/>
              <w:rPr>
                <w:rFonts w:ascii="Times New Roman" w:hAnsi="Times New Roman" w:cs="Times New Roman"/>
              </w:rPr>
            </w:pPr>
          </w:p>
        </w:tc>
      </w:tr>
    </w:tbl>
    <w:p w14:paraId="22507910" w14:textId="77777777" w:rsidR="000E240B" w:rsidRPr="00DB7E0B" w:rsidRDefault="000E240B" w:rsidP="008F3A41">
      <w:pPr>
        <w:spacing w:line="480" w:lineRule="auto"/>
        <w:rPr>
          <w:lang w:val="en-GB"/>
        </w:rPr>
      </w:pPr>
    </w:p>
    <w:p w14:paraId="04410C7E" w14:textId="77777777" w:rsidR="000E240B" w:rsidRPr="00DB7E0B" w:rsidRDefault="000E240B" w:rsidP="008F3A41">
      <w:pPr>
        <w:spacing w:line="480" w:lineRule="auto"/>
        <w:rPr>
          <w:lang w:val="en-GB"/>
        </w:rPr>
      </w:pPr>
    </w:p>
    <w:p w14:paraId="4E8901A8" w14:textId="77777777" w:rsidR="000E240B" w:rsidRPr="00DB7E0B" w:rsidRDefault="000E240B" w:rsidP="008F3A41">
      <w:pPr>
        <w:spacing w:line="480" w:lineRule="auto"/>
        <w:ind w:left="360"/>
        <w:rPr>
          <w:lang w:val="en-GB"/>
        </w:rPr>
      </w:pPr>
      <w:r w:rsidRPr="00DB7E0B">
        <w:rPr>
          <w:color w:val="FF0000"/>
          <w:lang w:val="en-GB"/>
        </w:rPr>
        <w:br/>
      </w:r>
      <w:r w:rsidRPr="00DB7E0B">
        <w:rPr>
          <w:color w:val="FF0000"/>
          <w:lang w:val="en-GB"/>
        </w:rPr>
        <w:br/>
      </w:r>
      <w:r w:rsidRPr="00DB7E0B">
        <w:rPr>
          <w:color w:val="FF0000"/>
          <w:lang w:val="en-GB"/>
        </w:rPr>
        <w:br/>
      </w:r>
      <w:r w:rsidRPr="00DB7E0B">
        <w:rPr>
          <w:color w:val="FF0000"/>
          <w:lang w:val="en-GB"/>
        </w:rPr>
        <w:br/>
      </w:r>
      <w:r w:rsidRPr="00DB7E0B">
        <w:rPr>
          <w:lang w:val="en-GB"/>
        </w:rPr>
        <w:t xml:space="preserve">We will now ask you about how you deal with problems when they come </w:t>
      </w:r>
      <w:proofErr w:type="gramStart"/>
      <w:r w:rsidRPr="00DB7E0B">
        <w:rPr>
          <w:lang w:val="en-GB"/>
        </w:rPr>
        <w:t>up .</w:t>
      </w:r>
      <w:proofErr w:type="gramEnd"/>
      <w:r w:rsidRPr="00DB7E0B">
        <w:rPr>
          <w:lang w:val="en-GB"/>
        </w:rPr>
        <w:t xml:space="preserve"> Please tick the box below the statement that best describes how the statement applies to </w:t>
      </w:r>
      <w:proofErr w:type="gramStart"/>
      <w:r w:rsidRPr="00DB7E0B">
        <w:rPr>
          <w:lang w:val="en-GB"/>
        </w:rPr>
        <w:t>you .</w:t>
      </w:r>
      <w:proofErr w:type="gramEnd"/>
      <w:r w:rsidRPr="00DB7E0B">
        <w:rPr>
          <w:lang w:val="en-GB"/>
        </w:rPr>
        <w:t xml:space="preserve"> </w:t>
      </w:r>
    </w:p>
    <w:p w14:paraId="79117999" w14:textId="77777777" w:rsidR="000E240B" w:rsidRPr="00DB7E0B" w:rsidRDefault="000E240B" w:rsidP="008F3A41">
      <w:pPr>
        <w:spacing w:line="480" w:lineRule="auto"/>
        <w:rPr>
          <w:lang w:val="en-GB"/>
        </w:rPr>
      </w:pPr>
    </w:p>
    <w:p w14:paraId="2E72CE2E" w14:textId="77777777" w:rsidR="000E240B" w:rsidRPr="00DB7E0B" w:rsidRDefault="000E240B" w:rsidP="008F3A41">
      <w:pPr>
        <w:spacing w:line="480" w:lineRule="auto"/>
        <w:rPr>
          <w:lang w:val="en-GB"/>
        </w:rPr>
      </w:pPr>
    </w:p>
    <w:p w14:paraId="055C8E43"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bl>
      <w:tblPr>
        <w:tblStyle w:val="TableGrid"/>
        <w:tblW w:w="0" w:type="auto"/>
        <w:tblLook w:val="04A0" w:firstRow="1" w:lastRow="0" w:firstColumn="1" w:lastColumn="0" w:noHBand="0" w:noVBand="1"/>
      </w:tblPr>
      <w:tblGrid>
        <w:gridCol w:w="3920"/>
        <w:gridCol w:w="1257"/>
        <w:gridCol w:w="1590"/>
        <w:gridCol w:w="1393"/>
        <w:gridCol w:w="1264"/>
        <w:gridCol w:w="13"/>
      </w:tblGrid>
      <w:tr w:rsidR="000E240B" w:rsidRPr="00DB7E0B" w14:paraId="11020D0B" w14:textId="77777777" w:rsidTr="00887AFB">
        <w:trPr>
          <w:trHeight w:val="683"/>
        </w:trPr>
        <w:tc>
          <w:tcPr>
            <w:tcW w:w="3920" w:type="dxa"/>
          </w:tcPr>
          <w:p w14:paraId="4ACA41C2" w14:textId="77777777" w:rsidR="000E240B" w:rsidRPr="00DB7E0B" w:rsidRDefault="000E240B" w:rsidP="008F3A41">
            <w:pPr>
              <w:spacing w:line="480" w:lineRule="auto"/>
              <w:ind w:left="360"/>
              <w:rPr>
                <w:sz w:val="24"/>
                <w:szCs w:val="24"/>
              </w:rPr>
            </w:pPr>
          </w:p>
        </w:tc>
        <w:tc>
          <w:tcPr>
            <w:tcW w:w="1042" w:type="dxa"/>
          </w:tcPr>
          <w:p w14:paraId="4C4989C4" w14:textId="77777777" w:rsidR="000E240B" w:rsidRPr="00DB7E0B" w:rsidRDefault="000E240B" w:rsidP="008F3A41">
            <w:pPr>
              <w:spacing w:line="480" w:lineRule="auto"/>
              <w:ind w:left="360"/>
              <w:rPr>
                <w:sz w:val="24"/>
                <w:szCs w:val="24"/>
              </w:rPr>
            </w:pPr>
            <w:r w:rsidRPr="00DB7E0B">
              <w:rPr>
                <w:sz w:val="24"/>
                <w:szCs w:val="24"/>
              </w:rPr>
              <w:t>Mostly true about me</w:t>
            </w:r>
          </w:p>
        </w:tc>
        <w:tc>
          <w:tcPr>
            <w:tcW w:w="1384" w:type="dxa"/>
          </w:tcPr>
          <w:p w14:paraId="3C36F952" w14:textId="77777777" w:rsidR="000E240B" w:rsidRPr="00DB7E0B" w:rsidRDefault="000E240B" w:rsidP="008F3A41">
            <w:pPr>
              <w:spacing w:line="480" w:lineRule="auto"/>
              <w:ind w:left="360"/>
              <w:rPr>
                <w:sz w:val="24"/>
                <w:szCs w:val="24"/>
              </w:rPr>
            </w:pPr>
            <w:r w:rsidRPr="00DB7E0B">
              <w:rPr>
                <w:sz w:val="24"/>
                <w:szCs w:val="24"/>
              </w:rPr>
              <w:t xml:space="preserve">Somewhat true about me </w:t>
            </w:r>
          </w:p>
        </w:tc>
        <w:tc>
          <w:tcPr>
            <w:tcW w:w="1393" w:type="dxa"/>
          </w:tcPr>
          <w:p w14:paraId="2407A5D1" w14:textId="77777777" w:rsidR="000E240B" w:rsidRPr="00DB7E0B" w:rsidRDefault="000E240B" w:rsidP="008F3A41">
            <w:pPr>
              <w:spacing w:line="480" w:lineRule="auto"/>
              <w:ind w:left="360"/>
              <w:rPr>
                <w:sz w:val="24"/>
                <w:szCs w:val="24"/>
              </w:rPr>
            </w:pPr>
            <w:r w:rsidRPr="00DB7E0B">
              <w:rPr>
                <w:sz w:val="24"/>
                <w:szCs w:val="24"/>
              </w:rPr>
              <w:t xml:space="preserve">A little true about me </w:t>
            </w:r>
          </w:p>
        </w:tc>
        <w:tc>
          <w:tcPr>
            <w:tcW w:w="1277" w:type="dxa"/>
            <w:gridSpan w:val="2"/>
          </w:tcPr>
          <w:p w14:paraId="54711366" w14:textId="77777777" w:rsidR="000E240B" w:rsidRPr="00DB7E0B" w:rsidRDefault="000E240B" w:rsidP="008F3A41">
            <w:pPr>
              <w:spacing w:line="480" w:lineRule="auto"/>
              <w:ind w:left="360"/>
              <w:rPr>
                <w:sz w:val="24"/>
                <w:szCs w:val="24"/>
              </w:rPr>
            </w:pPr>
            <w:r w:rsidRPr="00DB7E0B">
              <w:rPr>
                <w:sz w:val="24"/>
                <w:szCs w:val="24"/>
              </w:rPr>
              <w:t xml:space="preserve">Not true about me </w:t>
            </w:r>
          </w:p>
        </w:tc>
      </w:tr>
      <w:tr w:rsidR="000E240B" w:rsidRPr="00DB7E0B" w14:paraId="503B06F6" w14:textId="77777777" w:rsidTr="00887AFB">
        <w:trPr>
          <w:gridAfter w:val="1"/>
          <w:wAfter w:w="13" w:type="dxa"/>
          <w:trHeight w:val="432"/>
        </w:trPr>
        <w:tc>
          <w:tcPr>
            <w:tcW w:w="3920" w:type="dxa"/>
          </w:tcPr>
          <w:p w14:paraId="16BB226F"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 xml:space="preserve">When dealing with a problem, I spend time trying to understand what happened. </w:t>
            </w:r>
          </w:p>
          <w:p w14:paraId="2424C216" w14:textId="77777777" w:rsidR="000E240B" w:rsidRPr="00DB7E0B" w:rsidRDefault="000E240B" w:rsidP="008F3A41">
            <w:pPr>
              <w:spacing w:line="480" w:lineRule="auto"/>
              <w:rPr>
                <w:sz w:val="24"/>
                <w:szCs w:val="24"/>
              </w:rPr>
            </w:pPr>
          </w:p>
        </w:tc>
        <w:tc>
          <w:tcPr>
            <w:tcW w:w="1042" w:type="dxa"/>
          </w:tcPr>
          <w:p w14:paraId="31367D97" w14:textId="77777777" w:rsidR="000E240B" w:rsidRPr="00DB7E0B" w:rsidRDefault="000E240B" w:rsidP="008F3A41">
            <w:pPr>
              <w:spacing w:line="480" w:lineRule="auto"/>
              <w:ind w:left="360"/>
              <w:rPr>
                <w:sz w:val="24"/>
                <w:szCs w:val="24"/>
              </w:rPr>
            </w:pPr>
          </w:p>
        </w:tc>
        <w:tc>
          <w:tcPr>
            <w:tcW w:w="1384" w:type="dxa"/>
          </w:tcPr>
          <w:p w14:paraId="127CDB28" w14:textId="77777777" w:rsidR="000E240B" w:rsidRPr="00DB7E0B" w:rsidRDefault="000E240B" w:rsidP="008F3A41">
            <w:pPr>
              <w:spacing w:line="480" w:lineRule="auto"/>
              <w:ind w:left="360"/>
              <w:rPr>
                <w:sz w:val="24"/>
                <w:szCs w:val="24"/>
              </w:rPr>
            </w:pPr>
          </w:p>
        </w:tc>
        <w:tc>
          <w:tcPr>
            <w:tcW w:w="1393" w:type="dxa"/>
          </w:tcPr>
          <w:p w14:paraId="5AF04414" w14:textId="77777777" w:rsidR="000E240B" w:rsidRPr="00DB7E0B" w:rsidRDefault="000E240B" w:rsidP="008F3A41">
            <w:pPr>
              <w:spacing w:line="480" w:lineRule="auto"/>
              <w:ind w:left="360"/>
              <w:rPr>
                <w:sz w:val="24"/>
                <w:szCs w:val="24"/>
              </w:rPr>
            </w:pPr>
          </w:p>
        </w:tc>
        <w:tc>
          <w:tcPr>
            <w:tcW w:w="1264" w:type="dxa"/>
          </w:tcPr>
          <w:p w14:paraId="4E709618" w14:textId="77777777" w:rsidR="000E240B" w:rsidRPr="00DB7E0B" w:rsidRDefault="000E240B" w:rsidP="008F3A41">
            <w:pPr>
              <w:spacing w:line="480" w:lineRule="auto"/>
              <w:ind w:left="360"/>
              <w:rPr>
                <w:sz w:val="24"/>
                <w:szCs w:val="24"/>
              </w:rPr>
            </w:pPr>
          </w:p>
        </w:tc>
      </w:tr>
      <w:tr w:rsidR="000E240B" w:rsidRPr="00DB7E0B" w14:paraId="78D10224" w14:textId="77777777" w:rsidTr="00887AFB">
        <w:trPr>
          <w:gridAfter w:val="1"/>
          <w:wAfter w:w="13" w:type="dxa"/>
          <w:trHeight w:val="432"/>
        </w:trPr>
        <w:tc>
          <w:tcPr>
            <w:tcW w:w="3920" w:type="dxa"/>
          </w:tcPr>
          <w:p w14:paraId="0386E8F5"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try to see the positive side of the situation.</w:t>
            </w:r>
          </w:p>
          <w:p w14:paraId="69A3AD75" w14:textId="77777777" w:rsidR="000E240B" w:rsidRPr="00DB7E0B" w:rsidRDefault="000E240B" w:rsidP="008F3A41">
            <w:pPr>
              <w:spacing w:line="480" w:lineRule="auto"/>
              <w:rPr>
                <w:sz w:val="24"/>
                <w:szCs w:val="24"/>
              </w:rPr>
            </w:pPr>
          </w:p>
        </w:tc>
        <w:tc>
          <w:tcPr>
            <w:tcW w:w="1042" w:type="dxa"/>
          </w:tcPr>
          <w:p w14:paraId="47425305" w14:textId="77777777" w:rsidR="000E240B" w:rsidRPr="00DB7E0B" w:rsidRDefault="000E240B" w:rsidP="008F3A41">
            <w:pPr>
              <w:spacing w:line="480" w:lineRule="auto"/>
              <w:ind w:left="360"/>
              <w:rPr>
                <w:sz w:val="24"/>
                <w:szCs w:val="24"/>
              </w:rPr>
            </w:pPr>
          </w:p>
        </w:tc>
        <w:tc>
          <w:tcPr>
            <w:tcW w:w="1384" w:type="dxa"/>
          </w:tcPr>
          <w:p w14:paraId="5677C7C6" w14:textId="77777777" w:rsidR="000E240B" w:rsidRPr="00DB7E0B" w:rsidRDefault="000E240B" w:rsidP="008F3A41">
            <w:pPr>
              <w:spacing w:line="480" w:lineRule="auto"/>
              <w:ind w:left="360"/>
              <w:rPr>
                <w:sz w:val="24"/>
                <w:szCs w:val="24"/>
              </w:rPr>
            </w:pPr>
          </w:p>
        </w:tc>
        <w:tc>
          <w:tcPr>
            <w:tcW w:w="1393" w:type="dxa"/>
          </w:tcPr>
          <w:p w14:paraId="4C37D26B" w14:textId="77777777" w:rsidR="000E240B" w:rsidRPr="00DB7E0B" w:rsidRDefault="000E240B" w:rsidP="008F3A41">
            <w:pPr>
              <w:spacing w:line="480" w:lineRule="auto"/>
              <w:ind w:left="360"/>
              <w:rPr>
                <w:sz w:val="24"/>
                <w:szCs w:val="24"/>
              </w:rPr>
            </w:pPr>
          </w:p>
        </w:tc>
        <w:tc>
          <w:tcPr>
            <w:tcW w:w="1264" w:type="dxa"/>
          </w:tcPr>
          <w:p w14:paraId="14902465" w14:textId="77777777" w:rsidR="000E240B" w:rsidRPr="00DB7E0B" w:rsidRDefault="000E240B" w:rsidP="008F3A41">
            <w:pPr>
              <w:spacing w:line="480" w:lineRule="auto"/>
              <w:ind w:left="360"/>
              <w:rPr>
                <w:sz w:val="24"/>
                <w:szCs w:val="24"/>
              </w:rPr>
            </w:pPr>
          </w:p>
        </w:tc>
      </w:tr>
      <w:tr w:rsidR="000E240B" w:rsidRPr="00DB7E0B" w14:paraId="7CC407DE" w14:textId="77777777" w:rsidTr="00887AFB">
        <w:trPr>
          <w:gridAfter w:val="1"/>
          <w:wAfter w:w="13" w:type="dxa"/>
          <w:trHeight w:val="432"/>
        </w:trPr>
        <w:tc>
          <w:tcPr>
            <w:tcW w:w="3920" w:type="dxa"/>
          </w:tcPr>
          <w:p w14:paraId="054C1BEA" w14:textId="77777777" w:rsidR="000E240B" w:rsidRPr="00DB7E0B" w:rsidRDefault="000E240B" w:rsidP="008F3A41">
            <w:pPr>
              <w:spacing w:line="480" w:lineRule="auto"/>
              <w:ind w:left="360"/>
              <w:rPr>
                <w:sz w:val="24"/>
                <w:szCs w:val="24"/>
              </w:rPr>
            </w:pPr>
            <w:r w:rsidRPr="00DB7E0B">
              <w:rPr>
                <w:color w:val="000000"/>
                <w:sz w:val="24"/>
                <w:szCs w:val="24"/>
                <w:lang w:val="en-GB"/>
              </w:rPr>
              <w:t>When dealing with a problem, I try to step back from the problem and think about it from a different point of view.</w:t>
            </w:r>
          </w:p>
        </w:tc>
        <w:tc>
          <w:tcPr>
            <w:tcW w:w="1042" w:type="dxa"/>
          </w:tcPr>
          <w:p w14:paraId="53D784A6" w14:textId="77777777" w:rsidR="000E240B" w:rsidRPr="00DB7E0B" w:rsidRDefault="000E240B" w:rsidP="008F3A41">
            <w:pPr>
              <w:spacing w:line="480" w:lineRule="auto"/>
              <w:ind w:left="360"/>
              <w:rPr>
                <w:sz w:val="24"/>
                <w:szCs w:val="24"/>
              </w:rPr>
            </w:pPr>
          </w:p>
        </w:tc>
        <w:tc>
          <w:tcPr>
            <w:tcW w:w="1384" w:type="dxa"/>
          </w:tcPr>
          <w:p w14:paraId="0E08A754" w14:textId="77777777" w:rsidR="000E240B" w:rsidRPr="00DB7E0B" w:rsidRDefault="000E240B" w:rsidP="008F3A41">
            <w:pPr>
              <w:spacing w:line="480" w:lineRule="auto"/>
              <w:ind w:left="360"/>
              <w:rPr>
                <w:sz w:val="24"/>
                <w:szCs w:val="24"/>
              </w:rPr>
            </w:pPr>
          </w:p>
        </w:tc>
        <w:tc>
          <w:tcPr>
            <w:tcW w:w="1393" w:type="dxa"/>
          </w:tcPr>
          <w:p w14:paraId="7D07FEE1" w14:textId="77777777" w:rsidR="000E240B" w:rsidRPr="00DB7E0B" w:rsidRDefault="000E240B" w:rsidP="008F3A41">
            <w:pPr>
              <w:spacing w:line="480" w:lineRule="auto"/>
              <w:ind w:left="360"/>
              <w:rPr>
                <w:sz w:val="24"/>
                <w:szCs w:val="24"/>
              </w:rPr>
            </w:pPr>
          </w:p>
        </w:tc>
        <w:tc>
          <w:tcPr>
            <w:tcW w:w="1264" w:type="dxa"/>
          </w:tcPr>
          <w:p w14:paraId="36C9F4E0" w14:textId="77777777" w:rsidR="000E240B" w:rsidRPr="00DB7E0B" w:rsidRDefault="000E240B" w:rsidP="008F3A41">
            <w:pPr>
              <w:spacing w:line="480" w:lineRule="auto"/>
              <w:ind w:left="360"/>
              <w:rPr>
                <w:sz w:val="24"/>
                <w:szCs w:val="24"/>
              </w:rPr>
            </w:pPr>
          </w:p>
        </w:tc>
      </w:tr>
      <w:tr w:rsidR="000E240B" w:rsidRPr="00DB7E0B" w14:paraId="45373387" w14:textId="77777777" w:rsidTr="00887AFB">
        <w:trPr>
          <w:gridAfter w:val="1"/>
          <w:wAfter w:w="13" w:type="dxa"/>
          <w:trHeight w:val="432"/>
        </w:trPr>
        <w:tc>
          <w:tcPr>
            <w:tcW w:w="3920" w:type="dxa"/>
          </w:tcPr>
          <w:p w14:paraId="076ECF54"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consider several alternatives for handling the problem.</w:t>
            </w:r>
          </w:p>
          <w:p w14:paraId="411490C6" w14:textId="77777777" w:rsidR="000E240B" w:rsidRPr="00DB7E0B" w:rsidRDefault="000E240B" w:rsidP="008F3A41">
            <w:pPr>
              <w:spacing w:line="480" w:lineRule="auto"/>
              <w:rPr>
                <w:sz w:val="24"/>
                <w:szCs w:val="24"/>
              </w:rPr>
            </w:pPr>
          </w:p>
        </w:tc>
        <w:tc>
          <w:tcPr>
            <w:tcW w:w="1042" w:type="dxa"/>
          </w:tcPr>
          <w:p w14:paraId="4D02CBCE" w14:textId="77777777" w:rsidR="000E240B" w:rsidRPr="00DB7E0B" w:rsidRDefault="000E240B" w:rsidP="008F3A41">
            <w:pPr>
              <w:spacing w:line="480" w:lineRule="auto"/>
              <w:ind w:left="360"/>
              <w:rPr>
                <w:sz w:val="24"/>
                <w:szCs w:val="24"/>
              </w:rPr>
            </w:pPr>
          </w:p>
        </w:tc>
        <w:tc>
          <w:tcPr>
            <w:tcW w:w="1384" w:type="dxa"/>
          </w:tcPr>
          <w:p w14:paraId="7F51696F" w14:textId="77777777" w:rsidR="000E240B" w:rsidRPr="00DB7E0B" w:rsidRDefault="000E240B" w:rsidP="008F3A41">
            <w:pPr>
              <w:spacing w:line="480" w:lineRule="auto"/>
              <w:ind w:left="360"/>
              <w:rPr>
                <w:sz w:val="24"/>
                <w:szCs w:val="24"/>
              </w:rPr>
            </w:pPr>
          </w:p>
        </w:tc>
        <w:tc>
          <w:tcPr>
            <w:tcW w:w="1393" w:type="dxa"/>
          </w:tcPr>
          <w:p w14:paraId="7146D217" w14:textId="77777777" w:rsidR="000E240B" w:rsidRPr="00DB7E0B" w:rsidRDefault="000E240B" w:rsidP="008F3A41">
            <w:pPr>
              <w:spacing w:line="480" w:lineRule="auto"/>
              <w:ind w:left="360"/>
              <w:rPr>
                <w:sz w:val="24"/>
                <w:szCs w:val="24"/>
              </w:rPr>
            </w:pPr>
          </w:p>
        </w:tc>
        <w:tc>
          <w:tcPr>
            <w:tcW w:w="1264" w:type="dxa"/>
          </w:tcPr>
          <w:p w14:paraId="44F6A57B" w14:textId="77777777" w:rsidR="000E240B" w:rsidRPr="00DB7E0B" w:rsidRDefault="000E240B" w:rsidP="008F3A41">
            <w:pPr>
              <w:spacing w:line="480" w:lineRule="auto"/>
              <w:ind w:left="360"/>
              <w:rPr>
                <w:sz w:val="24"/>
                <w:szCs w:val="24"/>
              </w:rPr>
            </w:pPr>
          </w:p>
        </w:tc>
      </w:tr>
      <w:tr w:rsidR="000E240B" w:rsidRPr="00DB7E0B" w14:paraId="0462CA2F" w14:textId="77777777" w:rsidTr="00887AFB">
        <w:trPr>
          <w:gridAfter w:val="1"/>
          <w:wAfter w:w="13" w:type="dxa"/>
          <w:trHeight w:val="432"/>
        </w:trPr>
        <w:tc>
          <w:tcPr>
            <w:tcW w:w="3920" w:type="dxa"/>
          </w:tcPr>
          <w:p w14:paraId="71C0A5B2" w14:textId="77777777" w:rsidR="000E240B" w:rsidRPr="00DB7E0B" w:rsidRDefault="000E240B" w:rsidP="008F3A41">
            <w:pPr>
              <w:spacing w:line="480" w:lineRule="auto"/>
              <w:ind w:left="360"/>
              <w:rPr>
                <w:sz w:val="24"/>
                <w:szCs w:val="24"/>
              </w:rPr>
            </w:pPr>
            <w:r w:rsidRPr="00DB7E0B">
              <w:rPr>
                <w:color w:val="000000"/>
                <w:sz w:val="24"/>
                <w:szCs w:val="24"/>
                <w:lang w:val="en-GB"/>
              </w:rPr>
              <w:t>When dealing with a problem, I try to see the humour in it.</w:t>
            </w:r>
          </w:p>
        </w:tc>
        <w:tc>
          <w:tcPr>
            <w:tcW w:w="1042" w:type="dxa"/>
          </w:tcPr>
          <w:p w14:paraId="06A18DD6" w14:textId="77777777" w:rsidR="000E240B" w:rsidRPr="00DB7E0B" w:rsidRDefault="000E240B" w:rsidP="008F3A41">
            <w:pPr>
              <w:spacing w:line="480" w:lineRule="auto"/>
              <w:ind w:left="360"/>
              <w:rPr>
                <w:sz w:val="24"/>
                <w:szCs w:val="24"/>
              </w:rPr>
            </w:pPr>
          </w:p>
        </w:tc>
        <w:tc>
          <w:tcPr>
            <w:tcW w:w="1384" w:type="dxa"/>
          </w:tcPr>
          <w:p w14:paraId="7ECAFB11" w14:textId="77777777" w:rsidR="000E240B" w:rsidRPr="00DB7E0B" w:rsidRDefault="000E240B" w:rsidP="008F3A41">
            <w:pPr>
              <w:spacing w:line="480" w:lineRule="auto"/>
              <w:ind w:left="360"/>
              <w:rPr>
                <w:sz w:val="24"/>
                <w:szCs w:val="24"/>
              </w:rPr>
            </w:pPr>
          </w:p>
        </w:tc>
        <w:tc>
          <w:tcPr>
            <w:tcW w:w="1393" w:type="dxa"/>
          </w:tcPr>
          <w:p w14:paraId="4C0EC172" w14:textId="77777777" w:rsidR="000E240B" w:rsidRPr="00DB7E0B" w:rsidRDefault="000E240B" w:rsidP="008F3A41">
            <w:pPr>
              <w:spacing w:line="480" w:lineRule="auto"/>
              <w:ind w:left="360"/>
              <w:rPr>
                <w:sz w:val="24"/>
                <w:szCs w:val="24"/>
              </w:rPr>
            </w:pPr>
          </w:p>
        </w:tc>
        <w:tc>
          <w:tcPr>
            <w:tcW w:w="1264" w:type="dxa"/>
          </w:tcPr>
          <w:p w14:paraId="6D201F6F" w14:textId="77777777" w:rsidR="000E240B" w:rsidRPr="00DB7E0B" w:rsidRDefault="000E240B" w:rsidP="008F3A41">
            <w:pPr>
              <w:spacing w:line="480" w:lineRule="auto"/>
              <w:ind w:left="360"/>
              <w:rPr>
                <w:sz w:val="24"/>
                <w:szCs w:val="24"/>
              </w:rPr>
            </w:pPr>
          </w:p>
        </w:tc>
      </w:tr>
      <w:tr w:rsidR="000E240B" w:rsidRPr="00DB7E0B" w14:paraId="099AD7A5" w14:textId="77777777" w:rsidTr="00887AFB">
        <w:trPr>
          <w:gridAfter w:val="1"/>
          <w:wAfter w:w="13" w:type="dxa"/>
          <w:trHeight w:val="432"/>
        </w:trPr>
        <w:tc>
          <w:tcPr>
            <w:tcW w:w="3920" w:type="dxa"/>
          </w:tcPr>
          <w:p w14:paraId="5CF30CEB"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think about what it might say about bigger lifestyle changes I need to make.</w:t>
            </w:r>
          </w:p>
          <w:p w14:paraId="734374C6" w14:textId="77777777" w:rsidR="000E240B" w:rsidRPr="00DB7E0B" w:rsidRDefault="000E240B" w:rsidP="008F3A41">
            <w:pPr>
              <w:spacing w:line="480" w:lineRule="auto"/>
              <w:rPr>
                <w:sz w:val="24"/>
                <w:szCs w:val="24"/>
              </w:rPr>
            </w:pPr>
          </w:p>
        </w:tc>
        <w:tc>
          <w:tcPr>
            <w:tcW w:w="1042" w:type="dxa"/>
          </w:tcPr>
          <w:p w14:paraId="7DE3D539" w14:textId="77777777" w:rsidR="000E240B" w:rsidRPr="00DB7E0B" w:rsidRDefault="000E240B" w:rsidP="008F3A41">
            <w:pPr>
              <w:spacing w:line="480" w:lineRule="auto"/>
              <w:ind w:left="360"/>
              <w:rPr>
                <w:sz w:val="24"/>
                <w:szCs w:val="24"/>
              </w:rPr>
            </w:pPr>
          </w:p>
        </w:tc>
        <w:tc>
          <w:tcPr>
            <w:tcW w:w="1384" w:type="dxa"/>
          </w:tcPr>
          <w:p w14:paraId="2877F14E" w14:textId="77777777" w:rsidR="000E240B" w:rsidRPr="00DB7E0B" w:rsidRDefault="000E240B" w:rsidP="008F3A41">
            <w:pPr>
              <w:spacing w:line="480" w:lineRule="auto"/>
              <w:ind w:left="360"/>
              <w:rPr>
                <w:sz w:val="24"/>
                <w:szCs w:val="24"/>
              </w:rPr>
            </w:pPr>
          </w:p>
        </w:tc>
        <w:tc>
          <w:tcPr>
            <w:tcW w:w="1393" w:type="dxa"/>
          </w:tcPr>
          <w:p w14:paraId="1C711215" w14:textId="77777777" w:rsidR="000E240B" w:rsidRPr="00DB7E0B" w:rsidRDefault="000E240B" w:rsidP="008F3A41">
            <w:pPr>
              <w:spacing w:line="480" w:lineRule="auto"/>
              <w:ind w:left="360"/>
              <w:rPr>
                <w:sz w:val="24"/>
                <w:szCs w:val="24"/>
              </w:rPr>
            </w:pPr>
          </w:p>
        </w:tc>
        <w:tc>
          <w:tcPr>
            <w:tcW w:w="1264" w:type="dxa"/>
          </w:tcPr>
          <w:p w14:paraId="38CF73D0" w14:textId="77777777" w:rsidR="000E240B" w:rsidRPr="00DB7E0B" w:rsidRDefault="000E240B" w:rsidP="008F3A41">
            <w:pPr>
              <w:spacing w:line="480" w:lineRule="auto"/>
              <w:ind w:left="360"/>
              <w:rPr>
                <w:sz w:val="24"/>
                <w:szCs w:val="24"/>
              </w:rPr>
            </w:pPr>
          </w:p>
        </w:tc>
      </w:tr>
      <w:tr w:rsidR="000E240B" w:rsidRPr="00DB7E0B" w14:paraId="45B04579" w14:textId="77777777" w:rsidTr="00887AFB">
        <w:trPr>
          <w:gridAfter w:val="1"/>
          <w:wAfter w:w="13" w:type="dxa"/>
          <w:trHeight w:val="432"/>
        </w:trPr>
        <w:tc>
          <w:tcPr>
            <w:tcW w:w="3920" w:type="dxa"/>
          </w:tcPr>
          <w:p w14:paraId="144F89B2" w14:textId="77777777" w:rsidR="000E240B" w:rsidRPr="00DB7E0B" w:rsidRDefault="000E240B" w:rsidP="008F3A41">
            <w:pPr>
              <w:spacing w:line="480" w:lineRule="auto"/>
              <w:ind w:left="360"/>
              <w:rPr>
                <w:sz w:val="24"/>
                <w:szCs w:val="24"/>
              </w:rPr>
            </w:pPr>
            <w:r w:rsidRPr="00DB7E0B">
              <w:rPr>
                <w:color w:val="000000"/>
                <w:sz w:val="24"/>
                <w:szCs w:val="24"/>
                <w:lang w:val="en-GB"/>
              </w:rPr>
              <w:t>When dealing with a problem, I often wait it out and see if it doesn’t take care of itself.</w:t>
            </w:r>
          </w:p>
        </w:tc>
        <w:tc>
          <w:tcPr>
            <w:tcW w:w="1042" w:type="dxa"/>
          </w:tcPr>
          <w:p w14:paraId="4A622058" w14:textId="77777777" w:rsidR="000E240B" w:rsidRPr="00DB7E0B" w:rsidRDefault="000E240B" w:rsidP="008F3A41">
            <w:pPr>
              <w:spacing w:line="480" w:lineRule="auto"/>
              <w:ind w:left="360"/>
              <w:rPr>
                <w:sz w:val="24"/>
                <w:szCs w:val="24"/>
              </w:rPr>
            </w:pPr>
          </w:p>
        </w:tc>
        <w:tc>
          <w:tcPr>
            <w:tcW w:w="1384" w:type="dxa"/>
          </w:tcPr>
          <w:p w14:paraId="317FB007" w14:textId="77777777" w:rsidR="000E240B" w:rsidRPr="00DB7E0B" w:rsidRDefault="000E240B" w:rsidP="008F3A41">
            <w:pPr>
              <w:spacing w:line="480" w:lineRule="auto"/>
              <w:ind w:left="360"/>
              <w:rPr>
                <w:sz w:val="24"/>
                <w:szCs w:val="24"/>
              </w:rPr>
            </w:pPr>
          </w:p>
        </w:tc>
        <w:tc>
          <w:tcPr>
            <w:tcW w:w="1393" w:type="dxa"/>
          </w:tcPr>
          <w:p w14:paraId="0A90D124" w14:textId="77777777" w:rsidR="000E240B" w:rsidRPr="00DB7E0B" w:rsidRDefault="000E240B" w:rsidP="008F3A41">
            <w:pPr>
              <w:spacing w:line="480" w:lineRule="auto"/>
              <w:ind w:left="360"/>
              <w:rPr>
                <w:sz w:val="24"/>
                <w:szCs w:val="24"/>
              </w:rPr>
            </w:pPr>
          </w:p>
        </w:tc>
        <w:tc>
          <w:tcPr>
            <w:tcW w:w="1264" w:type="dxa"/>
          </w:tcPr>
          <w:p w14:paraId="70B40853" w14:textId="77777777" w:rsidR="000E240B" w:rsidRPr="00DB7E0B" w:rsidRDefault="000E240B" w:rsidP="008F3A41">
            <w:pPr>
              <w:spacing w:line="480" w:lineRule="auto"/>
              <w:ind w:left="360"/>
              <w:rPr>
                <w:sz w:val="24"/>
                <w:szCs w:val="24"/>
              </w:rPr>
            </w:pPr>
          </w:p>
        </w:tc>
      </w:tr>
      <w:tr w:rsidR="000E240B" w:rsidRPr="00DB7E0B" w14:paraId="54D20967" w14:textId="77777777" w:rsidTr="00887AFB">
        <w:trPr>
          <w:gridAfter w:val="1"/>
          <w:wAfter w:w="13" w:type="dxa"/>
          <w:trHeight w:val="432"/>
        </w:trPr>
        <w:tc>
          <w:tcPr>
            <w:tcW w:w="3920" w:type="dxa"/>
          </w:tcPr>
          <w:p w14:paraId="16660D66"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often try to remember that the problem is not as serious as it seems.</w:t>
            </w:r>
          </w:p>
          <w:p w14:paraId="641CBEBF" w14:textId="77777777" w:rsidR="000E240B" w:rsidRPr="00DB7E0B" w:rsidRDefault="000E240B" w:rsidP="008F3A41">
            <w:pPr>
              <w:spacing w:line="480" w:lineRule="auto"/>
              <w:rPr>
                <w:sz w:val="24"/>
                <w:szCs w:val="24"/>
              </w:rPr>
            </w:pPr>
          </w:p>
        </w:tc>
        <w:tc>
          <w:tcPr>
            <w:tcW w:w="1042" w:type="dxa"/>
          </w:tcPr>
          <w:p w14:paraId="3DCE842C" w14:textId="77777777" w:rsidR="000E240B" w:rsidRPr="00DB7E0B" w:rsidRDefault="000E240B" w:rsidP="008F3A41">
            <w:pPr>
              <w:spacing w:line="480" w:lineRule="auto"/>
              <w:ind w:left="360"/>
              <w:rPr>
                <w:sz w:val="24"/>
                <w:szCs w:val="24"/>
              </w:rPr>
            </w:pPr>
          </w:p>
        </w:tc>
        <w:tc>
          <w:tcPr>
            <w:tcW w:w="1384" w:type="dxa"/>
          </w:tcPr>
          <w:p w14:paraId="36B15D35" w14:textId="77777777" w:rsidR="000E240B" w:rsidRPr="00DB7E0B" w:rsidRDefault="000E240B" w:rsidP="008F3A41">
            <w:pPr>
              <w:spacing w:line="480" w:lineRule="auto"/>
              <w:ind w:left="360"/>
              <w:rPr>
                <w:sz w:val="24"/>
                <w:szCs w:val="24"/>
              </w:rPr>
            </w:pPr>
          </w:p>
        </w:tc>
        <w:tc>
          <w:tcPr>
            <w:tcW w:w="1393" w:type="dxa"/>
          </w:tcPr>
          <w:p w14:paraId="4D519032" w14:textId="77777777" w:rsidR="000E240B" w:rsidRPr="00DB7E0B" w:rsidRDefault="000E240B" w:rsidP="008F3A41">
            <w:pPr>
              <w:spacing w:line="480" w:lineRule="auto"/>
              <w:ind w:left="360"/>
              <w:rPr>
                <w:sz w:val="24"/>
                <w:szCs w:val="24"/>
              </w:rPr>
            </w:pPr>
          </w:p>
        </w:tc>
        <w:tc>
          <w:tcPr>
            <w:tcW w:w="1264" w:type="dxa"/>
          </w:tcPr>
          <w:p w14:paraId="4D15B51D" w14:textId="77777777" w:rsidR="000E240B" w:rsidRPr="00DB7E0B" w:rsidRDefault="000E240B" w:rsidP="008F3A41">
            <w:pPr>
              <w:spacing w:line="480" w:lineRule="auto"/>
              <w:ind w:left="360"/>
              <w:rPr>
                <w:sz w:val="24"/>
                <w:szCs w:val="24"/>
              </w:rPr>
            </w:pPr>
          </w:p>
        </w:tc>
      </w:tr>
      <w:tr w:rsidR="000E240B" w:rsidRPr="00DB7E0B" w14:paraId="5D445BAD" w14:textId="77777777" w:rsidTr="00887AFB">
        <w:trPr>
          <w:gridAfter w:val="1"/>
          <w:wAfter w:w="13" w:type="dxa"/>
          <w:trHeight w:val="432"/>
        </w:trPr>
        <w:tc>
          <w:tcPr>
            <w:tcW w:w="3920" w:type="dxa"/>
          </w:tcPr>
          <w:p w14:paraId="18BF9587"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often use exercise, hobbies, or meditation to help me get through a tough time.</w:t>
            </w:r>
          </w:p>
          <w:p w14:paraId="08D81F1C" w14:textId="77777777" w:rsidR="000E240B" w:rsidRPr="00DB7E0B" w:rsidRDefault="000E240B" w:rsidP="008F3A41">
            <w:pPr>
              <w:spacing w:line="480" w:lineRule="auto"/>
              <w:rPr>
                <w:sz w:val="24"/>
                <w:szCs w:val="24"/>
              </w:rPr>
            </w:pPr>
          </w:p>
        </w:tc>
        <w:tc>
          <w:tcPr>
            <w:tcW w:w="1042" w:type="dxa"/>
          </w:tcPr>
          <w:p w14:paraId="662E1816" w14:textId="77777777" w:rsidR="000E240B" w:rsidRPr="00DB7E0B" w:rsidRDefault="000E240B" w:rsidP="008F3A41">
            <w:pPr>
              <w:spacing w:line="480" w:lineRule="auto"/>
              <w:ind w:left="360"/>
              <w:rPr>
                <w:sz w:val="24"/>
                <w:szCs w:val="24"/>
              </w:rPr>
            </w:pPr>
          </w:p>
        </w:tc>
        <w:tc>
          <w:tcPr>
            <w:tcW w:w="1384" w:type="dxa"/>
          </w:tcPr>
          <w:p w14:paraId="115EF690" w14:textId="77777777" w:rsidR="000E240B" w:rsidRPr="00DB7E0B" w:rsidRDefault="000E240B" w:rsidP="008F3A41">
            <w:pPr>
              <w:spacing w:line="480" w:lineRule="auto"/>
              <w:ind w:left="360"/>
              <w:rPr>
                <w:sz w:val="24"/>
                <w:szCs w:val="24"/>
              </w:rPr>
            </w:pPr>
          </w:p>
        </w:tc>
        <w:tc>
          <w:tcPr>
            <w:tcW w:w="1393" w:type="dxa"/>
          </w:tcPr>
          <w:p w14:paraId="03259B61" w14:textId="77777777" w:rsidR="000E240B" w:rsidRPr="00DB7E0B" w:rsidRDefault="000E240B" w:rsidP="008F3A41">
            <w:pPr>
              <w:spacing w:line="480" w:lineRule="auto"/>
              <w:ind w:left="360"/>
              <w:rPr>
                <w:sz w:val="24"/>
                <w:szCs w:val="24"/>
              </w:rPr>
            </w:pPr>
          </w:p>
        </w:tc>
        <w:tc>
          <w:tcPr>
            <w:tcW w:w="1264" w:type="dxa"/>
          </w:tcPr>
          <w:p w14:paraId="54C67A08" w14:textId="77777777" w:rsidR="000E240B" w:rsidRPr="00DB7E0B" w:rsidRDefault="000E240B" w:rsidP="008F3A41">
            <w:pPr>
              <w:spacing w:line="480" w:lineRule="auto"/>
              <w:ind w:left="360"/>
              <w:rPr>
                <w:sz w:val="24"/>
                <w:szCs w:val="24"/>
              </w:rPr>
            </w:pPr>
          </w:p>
        </w:tc>
      </w:tr>
      <w:tr w:rsidR="000E240B" w:rsidRPr="00DB7E0B" w14:paraId="24A8A1A6" w14:textId="77777777" w:rsidTr="00887AFB">
        <w:trPr>
          <w:gridAfter w:val="1"/>
          <w:wAfter w:w="13" w:type="dxa"/>
          <w:trHeight w:val="432"/>
        </w:trPr>
        <w:tc>
          <w:tcPr>
            <w:tcW w:w="3920" w:type="dxa"/>
          </w:tcPr>
          <w:p w14:paraId="227DD35E"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make jokes about it or try to make light of it.</w:t>
            </w:r>
          </w:p>
          <w:p w14:paraId="5022769E" w14:textId="77777777" w:rsidR="000E240B" w:rsidRPr="00DB7E0B" w:rsidRDefault="000E240B" w:rsidP="008F3A41">
            <w:pPr>
              <w:spacing w:line="480" w:lineRule="auto"/>
              <w:rPr>
                <w:sz w:val="24"/>
                <w:szCs w:val="24"/>
              </w:rPr>
            </w:pPr>
          </w:p>
        </w:tc>
        <w:tc>
          <w:tcPr>
            <w:tcW w:w="1042" w:type="dxa"/>
          </w:tcPr>
          <w:p w14:paraId="552D7173" w14:textId="77777777" w:rsidR="000E240B" w:rsidRPr="00DB7E0B" w:rsidRDefault="000E240B" w:rsidP="008F3A41">
            <w:pPr>
              <w:spacing w:line="480" w:lineRule="auto"/>
              <w:ind w:left="360"/>
              <w:rPr>
                <w:sz w:val="24"/>
                <w:szCs w:val="24"/>
              </w:rPr>
            </w:pPr>
          </w:p>
        </w:tc>
        <w:tc>
          <w:tcPr>
            <w:tcW w:w="1384" w:type="dxa"/>
          </w:tcPr>
          <w:p w14:paraId="4B6631C0" w14:textId="77777777" w:rsidR="000E240B" w:rsidRPr="00DB7E0B" w:rsidRDefault="000E240B" w:rsidP="008F3A41">
            <w:pPr>
              <w:spacing w:line="480" w:lineRule="auto"/>
              <w:ind w:left="360"/>
              <w:rPr>
                <w:sz w:val="24"/>
                <w:szCs w:val="24"/>
              </w:rPr>
            </w:pPr>
          </w:p>
        </w:tc>
        <w:tc>
          <w:tcPr>
            <w:tcW w:w="1393" w:type="dxa"/>
          </w:tcPr>
          <w:p w14:paraId="2A8F7EF3" w14:textId="77777777" w:rsidR="000E240B" w:rsidRPr="00DB7E0B" w:rsidRDefault="000E240B" w:rsidP="008F3A41">
            <w:pPr>
              <w:spacing w:line="480" w:lineRule="auto"/>
              <w:ind w:left="360"/>
              <w:rPr>
                <w:sz w:val="24"/>
                <w:szCs w:val="24"/>
              </w:rPr>
            </w:pPr>
          </w:p>
        </w:tc>
        <w:tc>
          <w:tcPr>
            <w:tcW w:w="1264" w:type="dxa"/>
          </w:tcPr>
          <w:p w14:paraId="5E05EED7" w14:textId="77777777" w:rsidR="000E240B" w:rsidRPr="00DB7E0B" w:rsidRDefault="000E240B" w:rsidP="008F3A41">
            <w:pPr>
              <w:spacing w:line="480" w:lineRule="auto"/>
              <w:ind w:left="360"/>
              <w:rPr>
                <w:sz w:val="24"/>
                <w:szCs w:val="24"/>
              </w:rPr>
            </w:pPr>
          </w:p>
        </w:tc>
      </w:tr>
      <w:tr w:rsidR="000E240B" w:rsidRPr="00DB7E0B" w14:paraId="2E040316" w14:textId="77777777" w:rsidTr="00887AFB">
        <w:trPr>
          <w:gridAfter w:val="1"/>
          <w:wAfter w:w="13" w:type="dxa"/>
          <w:trHeight w:val="432"/>
        </w:trPr>
        <w:tc>
          <w:tcPr>
            <w:tcW w:w="3920" w:type="dxa"/>
          </w:tcPr>
          <w:p w14:paraId="744E1439"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take steps to take better care of myself and my family for the future.</w:t>
            </w:r>
          </w:p>
          <w:p w14:paraId="726AD460" w14:textId="77777777" w:rsidR="000E240B" w:rsidRPr="00DB7E0B" w:rsidRDefault="000E240B" w:rsidP="008F3A41">
            <w:pPr>
              <w:spacing w:line="480" w:lineRule="auto"/>
              <w:rPr>
                <w:sz w:val="24"/>
                <w:szCs w:val="24"/>
              </w:rPr>
            </w:pPr>
          </w:p>
        </w:tc>
        <w:tc>
          <w:tcPr>
            <w:tcW w:w="1042" w:type="dxa"/>
          </w:tcPr>
          <w:p w14:paraId="076268E1" w14:textId="77777777" w:rsidR="000E240B" w:rsidRPr="00DB7E0B" w:rsidRDefault="000E240B" w:rsidP="008F3A41">
            <w:pPr>
              <w:spacing w:line="480" w:lineRule="auto"/>
              <w:ind w:left="360"/>
              <w:rPr>
                <w:sz w:val="24"/>
                <w:szCs w:val="24"/>
              </w:rPr>
            </w:pPr>
          </w:p>
        </w:tc>
        <w:tc>
          <w:tcPr>
            <w:tcW w:w="1384" w:type="dxa"/>
          </w:tcPr>
          <w:p w14:paraId="655E38E8" w14:textId="77777777" w:rsidR="000E240B" w:rsidRPr="00DB7E0B" w:rsidRDefault="000E240B" w:rsidP="008F3A41">
            <w:pPr>
              <w:spacing w:line="480" w:lineRule="auto"/>
              <w:ind w:left="360"/>
              <w:rPr>
                <w:sz w:val="24"/>
                <w:szCs w:val="24"/>
              </w:rPr>
            </w:pPr>
          </w:p>
        </w:tc>
        <w:tc>
          <w:tcPr>
            <w:tcW w:w="1393" w:type="dxa"/>
          </w:tcPr>
          <w:p w14:paraId="6ABA0CD2" w14:textId="77777777" w:rsidR="000E240B" w:rsidRPr="00DB7E0B" w:rsidRDefault="000E240B" w:rsidP="008F3A41">
            <w:pPr>
              <w:spacing w:line="480" w:lineRule="auto"/>
              <w:ind w:left="360"/>
              <w:rPr>
                <w:sz w:val="24"/>
                <w:szCs w:val="24"/>
              </w:rPr>
            </w:pPr>
          </w:p>
        </w:tc>
        <w:tc>
          <w:tcPr>
            <w:tcW w:w="1264" w:type="dxa"/>
          </w:tcPr>
          <w:p w14:paraId="7E8ACDBF" w14:textId="77777777" w:rsidR="000E240B" w:rsidRPr="00DB7E0B" w:rsidRDefault="000E240B" w:rsidP="008F3A41">
            <w:pPr>
              <w:spacing w:line="480" w:lineRule="auto"/>
              <w:ind w:left="360"/>
              <w:rPr>
                <w:sz w:val="24"/>
                <w:szCs w:val="24"/>
              </w:rPr>
            </w:pPr>
          </w:p>
        </w:tc>
      </w:tr>
      <w:tr w:rsidR="000E240B" w:rsidRPr="00DB7E0B" w14:paraId="1C63B2BD" w14:textId="77777777" w:rsidTr="00887AFB">
        <w:trPr>
          <w:gridAfter w:val="1"/>
          <w:wAfter w:w="13" w:type="dxa"/>
          <w:trHeight w:val="432"/>
        </w:trPr>
        <w:tc>
          <w:tcPr>
            <w:tcW w:w="3920" w:type="dxa"/>
          </w:tcPr>
          <w:p w14:paraId="6AF72FA4"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make compromises.</w:t>
            </w:r>
          </w:p>
        </w:tc>
        <w:tc>
          <w:tcPr>
            <w:tcW w:w="1042" w:type="dxa"/>
          </w:tcPr>
          <w:p w14:paraId="27EB9FD0" w14:textId="77777777" w:rsidR="000E240B" w:rsidRPr="00DB7E0B" w:rsidRDefault="000E240B" w:rsidP="008F3A41">
            <w:pPr>
              <w:spacing w:line="480" w:lineRule="auto"/>
              <w:ind w:left="360"/>
              <w:rPr>
                <w:sz w:val="24"/>
                <w:szCs w:val="24"/>
              </w:rPr>
            </w:pPr>
          </w:p>
        </w:tc>
        <w:tc>
          <w:tcPr>
            <w:tcW w:w="1384" w:type="dxa"/>
          </w:tcPr>
          <w:p w14:paraId="155EC45C" w14:textId="77777777" w:rsidR="000E240B" w:rsidRPr="00DB7E0B" w:rsidRDefault="000E240B" w:rsidP="008F3A41">
            <w:pPr>
              <w:spacing w:line="480" w:lineRule="auto"/>
              <w:ind w:left="360"/>
              <w:rPr>
                <w:sz w:val="24"/>
                <w:szCs w:val="24"/>
              </w:rPr>
            </w:pPr>
          </w:p>
        </w:tc>
        <w:tc>
          <w:tcPr>
            <w:tcW w:w="1393" w:type="dxa"/>
          </w:tcPr>
          <w:p w14:paraId="6F9FB012" w14:textId="77777777" w:rsidR="000E240B" w:rsidRPr="00DB7E0B" w:rsidRDefault="000E240B" w:rsidP="008F3A41">
            <w:pPr>
              <w:spacing w:line="480" w:lineRule="auto"/>
              <w:ind w:left="360"/>
              <w:rPr>
                <w:sz w:val="24"/>
                <w:szCs w:val="24"/>
              </w:rPr>
            </w:pPr>
          </w:p>
        </w:tc>
        <w:tc>
          <w:tcPr>
            <w:tcW w:w="1264" w:type="dxa"/>
          </w:tcPr>
          <w:p w14:paraId="5C329AA6" w14:textId="77777777" w:rsidR="000E240B" w:rsidRPr="00DB7E0B" w:rsidRDefault="000E240B" w:rsidP="008F3A41">
            <w:pPr>
              <w:spacing w:line="480" w:lineRule="auto"/>
              <w:ind w:left="360"/>
              <w:rPr>
                <w:sz w:val="24"/>
                <w:szCs w:val="24"/>
              </w:rPr>
            </w:pPr>
          </w:p>
        </w:tc>
      </w:tr>
      <w:tr w:rsidR="000E240B" w:rsidRPr="00DB7E0B" w14:paraId="3D2028AD" w14:textId="77777777" w:rsidTr="00887AFB">
        <w:trPr>
          <w:gridAfter w:val="1"/>
          <w:wAfter w:w="13" w:type="dxa"/>
          <w:trHeight w:val="432"/>
        </w:trPr>
        <w:tc>
          <w:tcPr>
            <w:tcW w:w="3920" w:type="dxa"/>
          </w:tcPr>
          <w:p w14:paraId="37CCCDBC"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sz w:val="24"/>
                <w:szCs w:val="24"/>
                <w:lang w:val="en-GB"/>
              </w:rPr>
            </w:pPr>
            <w:r w:rsidRPr="00DB7E0B">
              <w:rPr>
                <w:color w:val="000000"/>
                <w:sz w:val="24"/>
                <w:szCs w:val="24"/>
                <w:lang w:val="en-GB"/>
              </w:rPr>
              <w:t>When dealing with a problem, I work on making things better for the future by changing my habits, such as diet, exercise, budgeting, or staying in closer touch with people I care about.</w:t>
            </w:r>
          </w:p>
          <w:p w14:paraId="46FD6D4E"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sz w:val="24"/>
                <w:szCs w:val="24"/>
                <w:lang w:val="en-GB"/>
              </w:rPr>
            </w:pPr>
          </w:p>
        </w:tc>
        <w:tc>
          <w:tcPr>
            <w:tcW w:w="1042" w:type="dxa"/>
          </w:tcPr>
          <w:p w14:paraId="0357122C" w14:textId="77777777" w:rsidR="000E240B" w:rsidRPr="00DB7E0B" w:rsidRDefault="000E240B" w:rsidP="008F3A41">
            <w:pPr>
              <w:spacing w:line="480" w:lineRule="auto"/>
              <w:ind w:left="360"/>
              <w:rPr>
                <w:sz w:val="24"/>
                <w:szCs w:val="24"/>
              </w:rPr>
            </w:pPr>
          </w:p>
        </w:tc>
        <w:tc>
          <w:tcPr>
            <w:tcW w:w="1384" w:type="dxa"/>
          </w:tcPr>
          <w:p w14:paraId="3E60C460" w14:textId="77777777" w:rsidR="000E240B" w:rsidRPr="00DB7E0B" w:rsidRDefault="000E240B" w:rsidP="008F3A41">
            <w:pPr>
              <w:spacing w:line="480" w:lineRule="auto"/>
              <w:ind w:left="360"/>
              <w:rPr>
                <w:sz w:val="24"/>
                <w:szCs w:val="24"/>
              </w:rPr>
            </w:pPr>
          </w:p>
        </w:tc>
        <w:tc>
          <w:tcPr>
            <w:tcW w:w="1393" w:type="dxa"/>
          </w:tcPr>
          <w:p w14:paraId="215A7F07" w14:textId="77777777" w:rsidR="000E240B" w:rsidRPr="00DB7E0B" w:rsidRDefault="000E240B" w:rsidP="008F3A41">
            <w:pPr>
              <w:spacing w:line="480" w:lineRule="auto"/>
              <w:ind w:left="360"/>
              <w:rPr>
                <w:sz w:val="24"/>
                <w:szCs w:val="24"/>
              </w:rPr>
            </w:pPr>
          </w:p>
        </w:tc>
        <w:tc>
          <w:tcPr>
            <w:tcW w:w="1264" w:type="dxa"/>
          </w:tcPr>
          <w:p w14:paraId="27C7F574" w14:textId="77777777" w:rsidR="000E240B" w:rsidRPr="00DB7E0B" w:rsidRDefault="000E240B" w:rsidP="008F3A41">
            <w:pPr>
              <w:spacing w:line="480" w:lineRule="auto"/>
              <w:ind w:left="360"/>
              <w:rPr>
                <w:sz w:val="24"/>
                <w:szCs w:val="24"/>
              </w:rPr>
            </w:pPr>
          </w:p>
        </w:tc>
      </w:tr>
    </w:tbl>
    <w:p w14:paraId="15C53DE8"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4AE4A494"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408A9D8E" w14:textId="77777777" w:rsidR="000E240B" w:rsidRPr="00DB7E0B" w:rsidRDefault="000E240B" w:rsidP="008F3A41">
      <w:pPr>
        <w:spacing w:line="480" w:lineRule="auto"/>
        <w:ind w:left="360"/>
        <w:rPr>
          <w:color w:val="000000"/>
          <w:lang w:val="en-GB"/>
        </w:rPr>
      </w:pPr>
      <w:r w:rsidRPr="00DB7E0B">
        <w:rPr>
          <w:color w:val="000000"/>
          <w:lang w:val="en-GB"/>
        </w:rPr>
        <w:br w:type="page"/>
      </w:r>
    </w:p>
    <w:p w14:paraId="20CB179F"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2A55E9BB"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4FD3BFA6" w14:textId="4B838B32"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lang w:val="en-GB"/>
        </w:rPr>
      </w:pPr>
      <w:r w:rsidRPr="00DB7E0B">
        <w:rPr>
          <w:lang w:val="en-GB"/>
        </w:rPr>
        <w:t xml:space="preserve">We will now ask you some questions about things that may have happened in your life that may have been difficult for you.  </w:t>
      </w:r>
    </w:p>
    <w:p w14:paraId="096C1BB9" w14:textId="77777777" w:rsidR="000E240B" w:rsidRPr="00DB7E0B" w:rsidRDefault="000E240B" w:rsidP="008F3A41">
      <w:pPr>
        <w:spacing w:line="480" w:lineRule="auto"/>
      </w:pPr>
    </w:p>
    <w:tbl>
      <w:tblPr>
        <w:tblStyle w:val="TableGrid"/>
        <w:tblW w:w="0" w:type="auto"/>
        <w:tblLook w:val="04A0" w:firstRow="1" w:lastRow="0" w:firstColumn="1" w:lastColumn="0" w:noHBand="0" w:noVBand="1"/>
      </w:tblPr>
      <w:tblGrid>
        <w:gridCol w:w="3005"/>
        <w:gridCol w:w="3005"/>
        <w:gridCol w:w="3006"/>
      </w:tblGrid>
      <w:tr w:rsidR="000E240B" w:rsidRPr="00DB7E0B" w14:paraId="028200E6" w14:textId="77777777" w:rsidTr="00887AFB">
        <w:tc>
          <w:tcPr>
            <w:tcW w:w="3005" w:type="dxa"/>
          </w:tcPr>
          <w:p w14:paraId="13704893" w14:textId="77777777" w:rsidR="000E240B" w:rsidRPr="00DB7E0B" w:rsidRDefault="000E240B" w:rsidP="008F3A41">
            <w:pPr>
              <w:spacing w:line="480" w:lineRule="auto"/>
              <w:ind w:left="360"/>
              <w:rPr>
                <w:sz w:val="24"/>
                <w:szCs w:val="24"/>
              </w:rPr>
            </w:pPr>
            <w:r w:rsidRPr="00DB7E0B">
              <w:rPr>
                <w:sz w:val="24"/>
                <w:szCs w:val="24"/>
                <w:lang w:val="en-GB"/>
              </w:rPr>
              <w:t>Did this ever happen to you as a child before you were 10 years old?</w:t>
            </w:r>
          </w:p>
        </w:tc>
        <w:tc>
          <w:tcPr>
            <w:tcW w:w="3005" w:type="dxa"/>
          </w:tcPr>
          <w:p w14:paraId="559CE400" w14:textId="77777777" w:rsidR="000E240B" w:rsidRPr="00DB7E0B" w:rsidRDefault="000E240B" w:rsidP="008F3A41">
            <w:pPr>
              <w:spacing w:line="480" w:lineRule="auto"/>
              <w:ind w:left="360"/>
              <w:rPr>
                <w:sz w:val="24"/>
                <w:szCs w:val="24"/>
              </w:rPr>
            </w:pPr>
            <w:r w:rsidRPr="00DB7E0B">
              <w:rPr>
                <w:sz w:val="24"/>
                <w:szCs w:val="24"/>
              </w:rPr>
              <w:t>Yes</w:t>
            </w:r>
          </w:p>
        </w:tc>
        <w:tc>
          <w:tcPr>
            <w:tcW w:w="3006" w:type="dxa"/>
          </w:tcPr>
          <w:p w14:paraId="7EE3C177" w14:textId="77777777" w:rsidR="000E240B" w:rsidRPr="00DB7E0B" w:rsidRDefault="000E240B" w:rsidP="008F3A41">
            <w:pPr>
              <w:spacing w:line="480" w:lineRule="auto"/>
              <w:ind w:left="360"/>
              <w:rPr>
                <w:sz w:val="24"/>
                <w:szCs w:val="24"/>
              </w:rPr>
            </w:pPr>
            <w:r w:rsidRPr="00DB7E0B">
              <w:rPr>
                <w:sz w:val="24"/>
                <w:szCs w:val="24"/>
              </w:rPr>
              <w:t xml:space="preserve">No </w:t>
            </w:r>
          </w:p>
        </w:tc>
      </w:tr>
      <w:tr w:rsidR="000E240B" w:rsidRPr="00DB7E0B" w14:paraId="650ABAD5" w14:textId="77777777" w:rsidTr="00887AFB">
        <w:tc>
          <w:tcPr>
            <w:tcW w:w="3005" w:type="dxa"/>
          </w:tcPr>
          <w:p w14:paraId="50692509" w14:textId="77777777" w:rsidR="000E240B" w:rsidRPr="00DB7E0B" w:rsidRDefault="000E240B" w:rsidP="008F3A41">
            <w:pPr>
              <w:spacing w:line="480" w:lineRule="auto"/>
              <w:ind w:left="360"/>
              <w:rPr>
                <w:sz w:val="24"/>
                <w:szCs w:val="24"/>
              </w:rPr>
            </w:pPr>
            <w:r w:rsidRPr="00DB7E0B">
              <w:rPr>
                <w:sz w:val="24"/>
                <w:szCs w:val="24"/>
              </w:rPr>
              <w:t xml:space="preserve">Did a parent or other adult in the household often or very </w:t>
            </w:r>
            <w:proofErr w:type="gramStart"/>
            <w:r w:rsidRPr="00DB7E0B">
              <w:rPr>
                <w:sz w:val="24"/>
                <w:szCs w:val="24"/>
              </w:rPr>
              <w:t>often ,</w:t>
            </w:r>
            <w:proofErr w:type="gramEnd"/>
            <w:r w:rsidRPr="00DB7E0B">
              <w:rPr>
                <w:sz w:val="24"/>
                <w:szCs w:val="24"/>
              </w:rPr>
              <w:t xml:space="preserve"> swear at </w:t>
            </w:r>
            <w:proofErr w:type="gramStart"/>
            <w:r w:rsidRPr="00DB7E0B">
              <w:rPr>
                <w:sz w:val="24"/>
                <w:szCs w:val="24"/>
              </w:rPr>
              <w:t>you ,</w:t>
            </w:r>
            <w:proofErr w:type="gramEnd"/>
            <w:r w:rsidRPr="00DB7E0B">
              <w:rPr>
                <w:sz w:val="24"/>
                <w:szCs w:val="24"/>
              </w:rPr>
              <w:t xml:space="preserve"> insult </w:t>
            </w:r>
            <w:proofErr w:type="gramStart"/>
            <w:r w:rsidRPr="00DB7E0B">
              <w:rPr>
                <w:sz w:val="24"/>
                <w:szCs w:val="24"/>
              </w:rPr>
              <w:t>you ,</w:t>
            </w:r>
            <w:proofErr w:type="gramEnd"/>
            <w:r w:rsidRPr="00DB7E0B">
              <w:rPr>
                <w:sz w:val="24"/>
                <w:szCs w:val="24"/>
              </w:rPr>
              <w:t xml:space="preserve"> put you down and/or threaten you in any way that made you think that you might be physically </w:t>
            </w:r>
            <w:proofErr w:type="gramStart"/>
            <w:r w:rsidRPr="00DB7E0B">
              <w:rPr>
                <w:sz w:val="24"/>
                <w:szCs w:val="24"/>
              </w:rPr>
              <w:t>hurt ?</w:t>
            </w:r>
            <w:proofErr w:type="gramEnd"/>
            <w:r w:rsidRPr="00DB7E0B">
              <w:rPr>
                <w:sz w:val="24"/>
                <w:szCs w:val="24"/>
              </w:rPr>
              <w:t xml:space="preserve"> </w:t>
            </w:r>
          </w:p>
        </w:tc>
        <w:tc>
          <w:tcPr>
            <w:tcW w:w="3005" w:type="dxa"/>
          </w:tcPr>
          <w:p w14:paraId="6CBEADED" w14:textId="77777777" w:rsidR="000E240B" w:rsidRPr="00DB7E0B" w:rsidRDefault="000E240B" w:rsidP="008F3A41">
            <w:pPr>
              <w:spacing w:line="480" w:lineRule="auto"/>
              <w:ind w:left="360"/>
              <w:rPr>
                <w:sz w:val="24"/>
                <w:szCs w:val="24"/>
              </w:rPr>
            </w:pPr>
          </w:p>
        </w:tc>
        <w:tc>
          <w:tcPr>
            <w:tcW w:w="3006" w:type="dxa"/>
          </w:tcPr>
          <w:p w14:paraId="6A233DE7" w14:textId="77777777" w:rsidR="000E240B" w:rsidRPr="00DB7E0B" w:rsidRDefault="000E240B" w:rsidP="008F3A41">
            <w:pPr>
              <w:spacing w:line="480" w:lineRule="auto"/>
              <w:ind w:left="360"/>
              <w:rPr>
                <w:sz w:val="24"/>
                <w:szCs w:val="24"/>
              </w:rPr>
            </w:pPr>
          </w:p>
        </w:tc>
      </w:tr>
      <w:tr w:rsidR="000E240B" w:rsidRPr="00DB7E0B" w14:paraId="10945F7F" w14:textId="77777777" w:rsidTr="00887AFB">
        <w:tc>
          <w:tcPr>
            <w:tcW w:w="3005" w:type="dxa"/>
          </w:tcPr>
          <w:p w14:paraId="67AE5724" w14:textId="77BB5F89" w:rsidR="000E240B" w:rsidRPr="00DB7E0B" w:rsidRDefault="000E240B" w:rsidP="008F3A41">
            <w:pPr>
              <w:spacing w:line="480" w:lineRule="auto"/>
              <w:ind w:left="360"/>
              <w:rPr>
                <w:sz w:val="24"/>
                <w:szCs w:val="24"/>
              </w:rPr>
            </w:pPr>
            <w:r w:rsidRPr="00DB7E0B">
              <w:rPr>
                <w:sz w:val="24"/>
                <w:szCs w:val="24"/>
              </w:rPr>
              <w:t xml:space="preserve">Did a parent or other adult in the household often or very often </w:t>
            </w:r>
            <w:proofErr w:type="gramStart"/>
            <w:r w:rsidRPr="00DB7E0B">
              <w:rPr>
                <w:sz w:val="24"/>
                <w:szCs w:val="24"/>
              </w:rPr>
              <w:t>….push</w:t>
            </w:r>
            <w:proofErr w:type="gramEnd"/>
            <w:r w:rsidRPr="00DB7E0B">
              <w:rPr>
                <w:sz w:val="24"/>
                <w:szCs w:val="24"/>
              </w:rPr>
              <w:t xml:space="preserve">, </w:t>
            </w:r>
            <w:proofErr w:type="gramStart"/>
            <w:r w:rsidRPr="00DB7E0B">
              <w:rPr>
                <w:sz w:val="24"/>
                <w:szCs w:val="24"/>
              </w:rPr>
              <w:t>grab .</w:t>
            </w:r>
            <w:proofErr w:type="gramEnd"/>
            <w:r w:rsidRPr="00DB7E0B">
              <w:rPr>
                <w:sz w:val="24"/>
                <w:szCs w:val="24"/>
              </w:rPr>
              <w:t xml:space="preserve"> slap or throw </w:t>
            </w:r>
            <w:r w:rsidR="00004E20" w:rsidRPr="00DB7E0B">
              <w:rPr>
                <w:sz w:val="24"/>
                <w:szCs w:val="24"/>
              </w:rPr>
              <w:t>something</w:t>
            </w:r>
            <w:r w:rsidRPr="00DB7E0B">
              <w:rPr>
                <w:sz w:val="24"/>
                <w:szCs w:val="24"/>
              </w:rPr>
              <w:t xml:space="preserve"> at </w:t>
            </w:r>
            <w:proofErr w:type="gramStart"/>
            <w:r w:rsidRPr="00DB7E0B">
              <w:rPr>
                <w:sz w:val="24"/>
                <w:szCs w:val="24"/>
              </w:rPr>
              <w:t>you ?</w:t>
            </w:r>
            <w:proofErr w:type="gramEnd"/>
            <w:r w:rsidRPr="00DB7E0B">
              <w:rPr>
                <w:sz w:val="24"/>
                <w:szCs w:val="24"/>
              </w:rPr>
              <w:t xml:space="preserve"> Or ever hit you so hard that you had marks or were </w:t>
            </w:r>
            <w:proofErr w:type="gramStart"/>
            <w:r w:rsidRPr="00DB7E0B">
              <w:rPr>
                <w:sz w:val="24"/>
                <w:szCs w:val="24"/>
              </w:rPr>
              <w:t>injured ?</w:t>
            </w:r>
            <w:proofErr w:type="gramEnd"/>
            <w:r w:rsidRPr="00DB7E0B">
              <w:rPr>
                <w:sz w:val="24"/>
                <w:szCs w:val="24"/>
              </w:rPr>
              <w:t xml:space="preserve"> </w:t>
            </w:r>
          </w:p>
        </w:tc>
        <w:tc>
          <w:tcPr>
            <w:tcW w:w="3005" w:type="dxa"/>
          </w:tcPr>
          <w:p w14:paraId="2651F126" w14:textId="77777777" w:rsidR="000E240B" w:rsidRPr="00DB7E0B" w:rsidRDefault="000E240B" w:rsidP="008F3A41">
            <w:pPr>
              <w:spacing w:line="480" w:lineRule="auto"/>
              <w:ind w:left="360"/>
              <w:rPr>
                <w:sz w:val="24"/>
                <w:szCs w:val="24"/>
              </w:rPr>
            </w:pPr>
          </w:p>
        </w:tc>
        <w:tc>
          <w:tcPr>
            <w:tcW w:w="3006" w:type="dxa"/>
          </w:tcPr>
          <w:p w14:paraId="309CF5F4" w14:textId="77777777" w:rsidR="000E240B" w:rsidRPr="00DB7E0B" w:rsidRDefault="000E240B" w:rsidP="008F3A41">
            <w:pPr>
              <w:spacing w:line="480" w:lineRule="auto"/>
              <w:ind w:left="360"/>
              <w:rPr>
                <w:sz w:val="24"/>
                <w:szCs w:val="24"/>
              </w:rPr>
            </w:pPr>
          </w:p>
        </w:tc>
      </w:tr>
      <w:tr w:rsidR="000E240B" w:rsidRPr="00DB7E0B" w14:paraId="3E61F8D8" w14:textId="77777777" w:rsidTr="00887AFB">
        <w:tc>
          <w:tcPr>
            <w:tcW w:w="3005" w:type="dxa"/>
          </w:tcPr>
          <w:p w14:paraId="2720340D"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sz w:val="24"/>
                <w:szCs w:val="24"/>
                <w:lang w:val="en-GB"/>
              </w:rPr>
            </w:pPr>
            <w:r w:rsidRPr="00DB7E0B">
              <w:rPr>
                <w:sz w:val="24"/>
                <w:szCs w:val="24"/>
                <w:lang w:val="en-GB"/>
              </w:rPr>
              <w:t>Did an adult or person at least 5 years older ever touch or fondle or have you touch their body in a sexual way?</w:t>
            </w:r>
          </w:p>
          <w:p w14:paraId="197990F2" w14:textId="77777777" w:rsidR="000E240B" w:rsidRPr="00DB7E0B" w:rsidRDefault="000E240B" w:rsidP="008F3A41">
            <w:pPr>
              <w:spacing w:line="480" w:lineRule="auto"/>
              <w:ind w:left="360"/>
              <w:rPr>
                <w:sz w:val="24"/>
                <w:szCs w:val="24"/>
              </w:rPr>
            </w:pPr>
            <w:r w:rsidRPr="00DB7E0B">
              <w:rPr>
                <w:sz w:val="24"/>
                <w:szCs w:val="24"/>
                <w:lang w:val="en-GB"/>
              </w:rPr>
              <w:t xml:space="preserve">Did anyone attempt or </w:t>
            </w:r>
            <w:proofErr w:type="gramStart"/>
            <w:r w:rsidRPr="00DB7E0B">
              <w:rPr>
                <w:sz w:val="24"/>
                <w:szCs w:val="24"/>
                <w:lang w:val="en-GB"/>
              </w:rPr>
              <w:t>actually have</w:t>
            </w:r>
            <w:proofErr w:type="gramEnd"/>
            <w:r w:rsidRPr="00DB7E0B">
              <w:rPr>
                <w:sz w:val="24"/>
                <w:szCs w:val="24"/>
                <w:lang w:val="en-GB"/>
              </w:rPr>
              <w:t xml:space="preserve"> oral, anal, or vaginal intercourse with you?</w:t>
            </w:r>
          </w:p>
        </w:tc>
        <w:tc>
          <w:tcPr>
            <w:tcW w:w="3005" w:type="dxa"/>
          </w:tcPr>
          <w:p w14:paraId="67BA4C8F" w14:textId="77777777" w:rsidR="000E240B" w:rsidRPr="00DB7E0B" w:rsidRDefault="000E240B" w:rsidP="008F3A41">
            <w:pPr>
              <w:spacing w:line="480" w:lineRule="auto"/>
              <w:ind w:left="360"/>
              <w:rPr>
                <w:sz w:val="24"/>
                <w:szCs w:val="24"/>
              </w:rPr>
            </w:pPr>
          </w:p>
        </w:tc>
        <w:tc>
          <w:tcPr>
            <w:tcW w:w="3006" w:type="dxa"/>
          </w:tcPr>
          <w:p w14:paraId="7117F013" w14:textId="77777777" w:rsidR="000E240B" w:rsidRPr="00DB7E0B" w:rsidRDefault="000E240B" w:rsidP="008F3A41">
            <w:pPr>
              <w:spacing w:line="480" w:lineRule="auto"/>
              <w:ind w:left="360"/>
              <w:rPr>
                <w:sz w:val="24"/>
                <w:szCs w:val="24"/>
              </w:rPr>
            </w:pPr>
          </w:p>
        </w:tc>
      </w:tr>
      <w:tr w:rsidR="000E240B" w:rsidRPr="00DB7E0B" w14:paraId="1A910BAC" w14:textId="77777777" w:rsidTr="00887AFB">
        <w:tc>
          <w:tcPr>
            <w:tcW w:w="3005" w:type="dxa"/>
          </w:tcPr>
          <w:p w14:paraId="4F945E8B" w14:textId="77777777" w:rsidR="000E240B" w:rsidRPr="00DB7E0B" w:rsidRDefault="000E240B" w:rsidP="008F3A41">
            <w:pPr>
              <w:spacing w:line="480" w:lineRule="auto"/>
              <w:ind w:left="360"/>
              <w:rPr>
                <w:sz w:val="24"/>
                <w:szCs w:val="24"/>
              </w:rPr>
            </w:pPr>
            <w:r w:rsidRPr="00DB7E0B">
              <w:rPr>
                <w:sz w:val="24"/>
                <w:szCs w:val="24"/>
                <w:lang w:val="en-GB"/>
              </w:rPr>
              <w:t xml:space="preserve">Did you often or very often feel that no one in your family loved you or thought you were important or special? Or your family didn't look out for each other, feel close to each other, or support each </w:t>
            </w:r>
            <w:proofErr w:type="gramStart"/>
            <w:r w:rsidRPr="00DB7E0B">
              <w:rPr>
                <w:sz w:val="24"/>
                <w:szCs w:val="24"/>
                <w:lang w:val="en-GB"/>
              </w:rPr>
              <w:t>other ?</w:t>
            </w:r>
            <w:proofErr w:type="gramEnd"/>
          </w:p>
        </w:tc>
        <w:tc>
          <w:tcPr>
            <w:tcW w:w="3005" w:type="dxa"/>
          </w:tcPr>
          <w:p w14:paraId="09FBDFCE" w14:textId="77777777" w:rsidR="000E240B" w:rsidRPr="00DB7E0B" w:rsidRDefault="000E240B" w:rsidP="008F3A41">
            <w:pPr>
              <w:spacing w:line="480" w:lineRule="auto"/>
              <w:ind w:left="360"/>
              <w:rPr>
                <w:sz w:val="24"/>
                <w:szCs w:val="24"/>
              </w:rPr>
            </w:pPr>
          </w:p>
        </w:tc>
        <w:tc>
          <w:tcPr>
            <w:tcW w:w="3006" w:type="dxa"/>
          </w:tcPr>
          <w:p w14:paraId="1EC58521" w14:textId="77777777" w:rsidR="000E240B" w:rsidRPr="00DB7E0B" w:rsidRDefault="000E240B" w:rsidP="008F3A41">
            <w:pPr>
              <w:spacing w:line="480" w:lineRule="auto"/>
              <w:ind w:left="360"/>
              <w:rPr>
                <w:sz w:val="24"/>
                <w:szCs w:val="24"/>
              </w:rPr>
            </w:pPr>
          </w:p>
        </w:tc>
      </w:tr>
      <w:tr w:rsidR="000E240B" w:rsidRPr="00DB7E0B" w14:paraId="2A057C47" w14:textId="77777777" w:rsidTr="00887AFB">
        <w:tc>
          <w:tcPr>
            <w:tcW w:w="3005" w:type="dxa"/>
          </w:tcPr>
          <w:p w14:paraId="4979804E" w14:textId="77777777" w:rsidR="000E240B" w:rsidRPr="00DB7E0B" w:rsidRDefault="000E240B" w:rsidP="008F3A41">
            <w:pPr>
              <w:spacing w:line="480" w:lineRule="auto"/>
              <w:ind w:left="360"/>
              <w:rPr>
                <w:sz w:val="24"/>
                <w:szCs w:val="24"/>
              </w:rPr>
            </w:pPr>
            <w:r w:rsidRPr="00DB7E0B">
              <w:rPr>
                <w:sz w:val="24"/>
                <w:szCs w:val="24"/>
                <w:lang w:val="en-GB"/>
              </w:rPr>
              <w:t xml:space="preserve">Did you often or very often feel that you didn't have enough to eat, had to wear dirty clothes, and had no one to protect you? Or your parents were too drunk or high to take care of you or take you to the doctor if you needed </w:t>
            </w:r>
            <w:proofErr w:type="gramStart"/>
            <w:r w:rsidRPr="00DB7E0B">
              <w:rPr>
                <w:sz w:val="24"/>
                <w:szCs w:val="24"/>
                <w:lang w:val="en-GB"/>
              </w:rPr>
              <w:t>it ?</w:t>
            </w:r>
            <w:proofErr w:type="gramEnd"/>
            <w:r w:rsidRPr="00DB7E0B">
              <w:rPr>
                <w:sz w:val="24"/>
                <w:szCs w:val="24"/>
                <w:lang w:val="en-GB"/>
              </w:rPr>
              <w:t xml:space="preserve"> </w:t>
            </w:r>
          </w:p>
        </w:tc>
        <w:tc>
          <w:tcPr>
            <w:tcW w:w="3005" w:type="dxa"/>
          </w:tcPr>
          <w:p w14:paraId="553BFA5D" w14:textId="77777777" w:rsidR="000E240B" w:rsidRPr="00DB7E0B" w:rsidRDefault="000E240B" w:rsidP="008F3A41">
            <w:pPr>
              <w:spacing w:line="480" w:lineRule="auto"/>
              <w:ind w:left="360"/>
              <w:rPr>
                <w:sz w:val="24"/>
                <w:szCs w:val="24"/>
              </w:rPr>
            </w:pPr>
          </w:p>
        </w:tc>
        <w:tc>
          <w:tcPr>
            <w:tcW w:w="3006" w:type="dxa"/>
          </w:tcPr>
          <w:p w14:paraId="7900AD4E" w14:textId="77777777" w:rsidR="000E240B" w:rsidRPr="00DB7E0B" w:rsidRDefault="000E240B" w:rsidP="008F3A41">
            <w:pPr>
              <w:spacing w:line="480" w:lineRule="auto"/>
              <w:ind w:left="360"/>
              <w:rPr>
                <w:sz w:val="24"/>
                <w:szCs w:val="24"/>
              </w:rPr>
            </w:pPr>
          </w:p>
        </w:tc>
      </w:tr>
      <w:tr w:rsidR="000E240B" w:rsidRPr="00DB7E0B" w14:paraId="7A3B361F" w14:textId="77777777" w:rsidTr="00887AFB">
        <w:tc>
          <w:tcPr>
            <w:tcW w:w="3005" w:type="dxa"/>
          </w:tcPr>
          <w:p w14:paraId="2F7D7BB2" w14:textId="77777777" w:rsidR="000E240B" w:rsidRPr="00DB7E0B" w:rsidRDefault="000E240B" w:rsidP="008F3A41">
            <w:pPr>
              <w:spacing w:line="480" w:lineRule="auto"/>
              <w:ind w:left="360"/>
              <w:rPr>
                <w:sz w:val="24"/>
                <w:szCs w:val="24"/>
              </w:rPr>
            </w:pPr>
            <w:r w:rsidRPr="00DB7E0B">
              <w:rPr>
                <w:sz w:val="24"/>
                <w:szCs w:val="24"/>
                <w:lang w:val="en-GB"/>
              </w:rPr>
              <w:t xml:space="preserve">Was your mother or stepmother often, or very often pushed, grabbed, slapped; or had something thrown at her? Sometimes, often, or very often kicked, bitten, hit with a fist or something hard? Ever threatened or hurt by a knife or gun or </w:t>
            </w:r>
            <w:proofErr w:type="gramStart"/>
            <w:r w:rsidRPr="00DB7E0B">
              <w:rPr>
                <w:sz w:val="24"/>
                <w:szCs w:val="24"/>
                <w:lang w:val="en-GB"/>
              </w:rPr>
              <w:t>other</w:t>
            </w:r>
            <w:proofErr w:type="gramEnd"/>
            <w:r w:rsidRPr="00DB7E0B">
              <w:rPr>
                <w:sz w:val="24"/>
                <w:szCs w:val="24"/>
                <w:lang w:val="en-GB"/>
              </w:rPr>
              <w:t xml:space="preserve"> weapon?</w:t>
            </w:r>
          </w:p>
        </w:tc>
        <w:tc>
          <w:tcPr>
            <w:tcW w:w="3005" w:type="dxa"/>
          </w:tcPr>
          <w:p w14:paraId="7BFF3593" w14:textId="77777777" w:rsidR="000E240B" w:rsidRPr="00DB7E0B" w:rsidRDefault="000E240B" w:rsidP="008F3A41">
            <w:pPr>
              <w:spacing w:line="480" w:lineRule="auto"/>
              <w:ind w:left="360"/>
              <w:rPr>
                <w:sz w:val="24"/>
                <w:szCs w:val="24"/>
              </w:rPr>
            </w:pPr>
          </w:p>
        </w:tc>
        <w:tc>
          <w:tcPr>
            <w:tcW w:w="3006" w:type="dxa"/>
          </w:tcPr>
          <w:p w14:paraId="08B74769" w14:textId="77777777" w:rsidR="000E240B" w:rsidRPr="00DB7E0B" w:rsidRDefault="000E240B" w:rsidP="008F3A41">
            <w:pPr>
              <w:spacing w:line="480" w:lineRule="auto"/>
              <w:ind w:left="360"/>
              <w:rPr>
                <w:sz w:val="24"/>
                <w:szCs w:val="24"/>
              </w:rPr>
            </w:pPr>
          </w:p>
        </w:tc>
      </w:tr>
      <w:tr w:rsidR="000E240B" w:rsidRPr="00DB7E0B" w14:paraId="3CF2A95E" w14:textId="77777777" w:rsidTr="00887AFB">
        <w:tc>
          <w:tcPr>
            <w:tcW w:w="3005" w:type="dxa"/>
          </w:tcPr>
          <w:p w14:paraId="4C983F31" w14:textId="77777777" w:rsidR="000E240B" w:rsidRPr="00DB7E0B" w:rsidRDefault="000E240B" w:rsidP="008F3A41">
            <w:pPr>
              <w:spacing w:line="480" w:lineRule="auto"/>
              <w:ind w:left="360"/>
              <w:rPr>
                <w:sz w:val="24"/>
                <w:szCs w:val="24"/>
              </w:rPr>
            </w:pPr>
            <w:r w:rsidRPr="00DB7E0B">
              <w:rPr>
                <w:sz w:val="24"/>
                <w:szCs w:val="24"/>
                <w:lang w:val="en-GB"/>
              </w:rPr>
              <w:t xml:space="preserve">As a child, did you ever live with anyone who was a problem drinker or alcoholic or lived with anyone who used street </w:t>
            </w:r>
            <w:proofErr w:type="gramStart"/>
            <w:r w:rsidRPr="00DB7E0B">
              <w:rPr>
                <w:sz w:val="24"/>
                <w:szCs w:val="24"/>
                <w:lang w:val="en-GB"/>
              </w:rPr>
              <w:t>drugs ?</w:t>
            </w:r>
            <w:proofErr w:type="gramEnd"/>
          </w:p>
        </w:tc>
        <w:tc>
          <w:tcPr>
            <w:tcW w:w="3005" w:type="dxa"/>
          </w:tcPr>
          <w:p w14:paraId="07BD2547" w14:textId="77777777" w:rsidR="000E240B" w:rsidRPr="00DB7E0B" w:rsidRDefault="000E240B" w:rsidP="008F3A41">
            <w:pPr>
              <w:spacing w:line="480" w:lineRule="auto"/>
              <w:ind w:left="360"/>
              <w:rPr>
                <w:sz w:val="24"/>
                <w:szCs w:val="24"/>
              </w:rPr>
            </w:pPr>
          </w:p>
        </w:tc>
        <w:tc>
          <w:tcPr>
            <w:tcW w:w="3006" w:type="dxa"/>
          </w:tcPr>
          <w:p w14:paraId="7E4BCC89" w14:textId="77777777" w:rsidR="000E240B" w:rsidRPr="00DB7E0B" w:rsidRDefault="000E240B" w:rsidP="008F3A41">
            <w:pPr>
              <w:spacing w:line="480" w:lineRule="auto"/>
              <w:ind w:left="360"/>
              <w:rPr>
                <w:sz w:val="24"/>
                <w:szCs w:val="24"/>
              </w:rPr>
            </w:pPr>
          </w:p>
        </w:tc>
      </w:tr>
      <w:tr w:rsidR="000E240B" w:rsidRPr="00DB7E0B" w14:paraId="0A0A4729" w14:textId="77777777" w:rsidTr="00887AFB">
        <w:tc>
          <w:tcPr>
            <w:tcW w:w="3005" w:type="dxa"/>
          </w:tcPr>
          <w:p w14:paraId="44584FE4"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sz w:val="24"/>
                <w:szCs w:val="24"/>
                <w:lang w:val="en-GB"/>
              </w:rPr>
            </w:pPr>
            <w:r w:rsidRPr="00DB7E0B">
              <w:rPr>
                <w:sz w:val="24"/>
                <w:szCs w:val="24"/>
                <w:lang w:val="en-GB"/>
              </w:rPr>
              <w:t>Was a household member ever depressed; mentally ill or sent to a mental hospital?</w:t>
            </w:r>
          </w:p>
          <w:p w14:paraId="0AFDC861" w14:textId="77777777" w:rsidR="000E240B" w:rsidRPr="00DB7E0B" w:rsidRDefault="000E240B" w:rsidP="008F3A41">
            <w:pPr>
              <w:spacing w:line="480" w:lineRule="auto"/>
              <w:ind w:left="360"/>
              <w:rPr>
                <w:sz w:val="24"/>
                <w:szCs w:val="24"/>
              </w:rPr>
            </w:pPr>
            <w:r w:rsidRPr="00DB7E0B">
              <w:rPr>
                <w:sz w:val="24"/>
                <w:szCs w:val="24"/>
                <w:lang w:val="en-GB"/>
              </w:rPr>
              <w:t xml:space="preserve">Has a family member ever attempted </w:t>
            </w:r>
            <w:proofErr w:type="gramStart"/>
            <w:r w:rsidRPr="00DB7E0B">
              <w:rPr>
                <w:sz w:val="24"/>
                <w:szCs w:val="24"/>
                <w:lang w:val="en-GB"/>
              </w:rPr>
              <w:t>suicide ?</w:t>
            </w:r>
            <w:proofErr w:type="gramEnd"/>
            <w:r w:rsidRPr="00DB7E0B">
              <w:rPr>
                <w:sz w:val="24"/>
                <w:szCs w:val="24"/>
                <w:lang w:val="en-GB"/>
              </w:rPr>
              <w:t xml:space="preserve"> </w:t>
            </w:r>
          </w:p>
        </w:tc>
        <w:tc>
          <w:tcPr>
            <w:tcW w:w="3005" w:type="dxa"/>
          </w:tcPr>
          <w:p w14:paraId="44FCEFF4" w14:textId="77777777" w:rsidR="000E240B" w:rsidRPr="00DB7E0B" w:rsidRDefault="000E240B" w:rsidP="008F3A41">
            <w:pPr>
              <w:spacing w:line="480" w:lineRule="auto"/>
              <w:ind w:left="360"/>
              <w:rPr>
                <w:sz w:val="24"/>
                <w:szCs w:val="24"/>
              </w:rPr>
            </w:pPr>
          </w:p>
        </w:tc>
        <w:tc>
          <w:tcPr>
            <w:tcW w:w="3006" w:type="dxa"/>
          </w:tcPr>
          <w:p w14:paraId="368E3EC1" w14:textId="77777777" w:rsidR="000E240B" w:rsidRPr="00DB7E0B" w:rsidRDefault="000E240B" w:rsidP="008F3A41">
            <w:pPr>
              <w:spacing w:line="480" w:lineRule="auto"/>
              <w:ind w:left="360"/>
              <w:rPr>
                <w:sz w:val="24"/>
                <w:szCs w:val="24"/>
              </w:rPr>
            </w:pPr>
          </w:p>
        </w:tc>
      </w:tr>
      <w:tr w:rsidR="000E240B" w:rsidRPr="00DB7E0B" w14:paraId="2795A549" w14:textId="77777777" w:rsidTr="00887AFB">
        <w:tc>
          <w:tcPr>
            <w:tcW w:w="3005" w:type="dxa"/>
          </w:tcPr>
          <w:p w14:paraId="4758A997" w14:textId="77777777" w:rsidR="000E240B" w:rsidRPr="00DB7E0B" w:rsidRDefault="000E240B" w:rsidP="008F3A41">
            <w:pPr>
              <w:spacing w:line="480" w:lineRule="auto"/>
              <w:ind w:left="360"/>
              <w:rPr>
                <w:sz w:val="24"/>
                <w:szCs w:val="24"/>
              </w:rPr>
            </w:pPr>
            <w:r w:rsidRPr="00DB7E0B">
              <w:rPr>
                <w:sz w:val="24"/>
                <w:szCs w:val="24"/>
              </w:rPr>
              <w:t xml:space="preserve">As a child were your parents ever separated </w:t>
            </w:r>
            <w:proofErr w:type="gramStart"/>
            <w:r w:rsidRPr="00DB7E0B">
              <w:rPr>
                <w:sz w:val="24"/>
                <w:szCs w:val="24"/>
              </w:rPr>
              <w:t>( didn’t</w:t>
            </w:r>
            <w:proofErr w:type="gramEnd"/>
            <w:r w:rsidRPr="00DB7E0B">
              <w:rPr>
                <w:sz w:val="24"/>
                <w:szCs w:val="24"/>
              </w:rPr>
              <w:t xml:space="preserve"> live </w:t>
            </w:r>
            <w:proofErr w:type="gramStart"/>
            <w:r w:rsidRPr="00DB7E0B">
              <w:rPr>
                <w:sz w:val="24"/>
                <w:szCs w:val="24"/>
              </w:rPr>
              <w:t>together )</w:t>
            </w:r>
            <w:proofErr w:type="gramEnd"/>
            <w:r w:rsidRPr="00DB7E0B">
              <w:rPr>
                <w:sz w:val="24"/>
                <w:szCs w:val="24"/>
              </w:rPr>
              <w:t xml:space="preserve"> or </w:t>
            </w:r>
            <w:proofErr w:type="gramStart"/>
            <w:r w:rsidRPr="00DB7E0B">
              <w:rPr>
                <w:sz w:val="24"/>
                <w:szCs w:val="24"/>
              </w:rPr>
              <w:t>divorced ?</w:t>
            </w:r>
            <w:proofErr w:type="gramEnd"/>
          </w:p>
        </w:tc>
        <w:tc>
          <w:tcPr>
            <w:tcW w:w="3005" w:type="dxa"/>
          </w:tcPr>
          <w:p w14:paraId="2F6EDA73" w14:textId="77777777" w:rsidR="000E240B" w:rsidRPr="00DB7E0B" w:rsidRDefault="000E240B" w:rsidP="008F3A41">
            <w:pPr>
              <w:spacing w:line="480" w:lineRule="auto"/>
              <w:ind w:left="360"/>
              <w:rPr>
                <w:sz w:val="24"/>
                <w:szCs w:val="24"/>
              </w:rPr>
            </w:pPr>
          </w:p>
        </w:tc>
        <w:tc>
          <w:tcPr>
            <w:tcW w:w="3006" w:type="dxa"/>
          </w:tcPr>
          <w:p w14:paraId="4ABF4A63" w14:textId="77777777" w:rsidR="000E240B" w:rsidRPr="00DB7E0B" w:rsidRDefault="000E240B" w:rsidP="008F3A41">
            <w:pPr>
              <w:spacing w:line="480" w:lineRule="auto"/>
              <w:ind w:left="360"/>
              <w:rPr>
                <w:sz w:val="24"/>
                <w:szCs w:val="24"/>
              </w:rPr>
            </w:pPr>
          </w:p>
        </w:tc>
      </w:tr>
      <w:tr w:rsidR="000E240B" w:rsidRPr="00DB7E0B" w14:paraId="4B34F5D1" w14:textId="77777777" w:rsidTr="00887AFB">
        <w:tc>
          <w:tcPr>
            <w:tcW w:w="3005" w:type="dxa"/>
          </w:tcPr>
          <w:p w14:paraId="32F2BBE2" w14:textId="77777777" w:rsidR="000E240B" w:rsidRPr="00DB7E0B" w:rsidRDefault="000E240B" w:rsidP="008F3A41">
            <w:pPr>
              <w:spacing w:line="480" w:lineRule="auto"/>
              <w:ind w:left="360"/>
              <w:rPr>
                <w:sz w:val="24"/>
                <w:szCs w:val="24"/>
              </w:rPr>
            </w:pPr>
            <w:r w:rsidRPr="00DB7E0B">
              <w:rPr>
                <w:sz w:val="24"/>
                <w:szCs w:val="24"/>
              </w:rPr>
              <w:t xml:space="preserve">Did a household member ever go to </w:t>
            </w:r>
            <w:proofErr w:type="gramStart"/>
            <w:r w:rsidRPr="00DB7E0B">
              <w:rPr>
                <w:sz w:val="24"/>
                <w:szCs w:val="24"/>
              </w:rPr>
              <w:t>prison ,</w:t>
            </w:r>
            <w:proofErr w:type="gramEnd"/>
            <w:r w:rsidRPr="00DB7E0B">
              <w:rPr>
                <w:sz w:val="24"/>
                <w:szCs w:val="24"/>
              </w:rPr>
              <w:t xml:space="preserve"> or was constantly in and out of </w:t>
            </w:r>
            <w:proofErr w:type="gramStart"/>
            <w:r w:rsidRPr="00DB7E0B">
              <w:rPr>
                <w:sz w:val="24"/>
                <w:szCs w:val="24"/>
              </w:rPr>
              <w:t>jail ?</w:t>
            </w:r>
            <w:proofErr w:type="gramEnd"/>
          </w:p>
        </w:tc>
        <w:tc>
          <w:tcPr>
            <w:tcW w:w="3005" w:type="dxa"/>
          </w:tcPr>
          <w:p w14:paraId="251EA931" w14:textId="77777777" w:rsidR="000E240B" w:rsidRPr="00DB7E0B" w:rsidRDefault="000E240B" w:rsidP="008F3A41">
            <w:pPr>
              <w:spacing w:line="480" w:lineRule="auto"/>
              <w:ind w:left="360"/>
              <w:rPr>
                <w:sz w:val="24"/>
                <w:szCs w:val="24"/>
              </w:rPr>
            </w:pPr>
          </w:p>
        </w:tc>
        <w:tc>
          <w:tcPr>
            <w:tcW w:w="3006" w:type="dxa"/>
          </w:tcPr>
          <w:p w14:paraId="244D7958" w14:textId="77777777" w:rsidR="000E240B" w:rsidRPr="00DB7E0B" w:rsidRDefault="000E240B" w:rsidP="008F3A41">
            <w:pPr>
              <w:spacing w:line="480" w:lineRule="auto"/>
              <w:ind w:left="360"/>
              <w:rPr>
                <w:sz w:val="24"/>
                <w:szCs w:val="24"/>
              </w:rPr>
            </w:pPr>
          </w:p>
        </w:tc>
      </w:tr>
    </w:tbl>
    <w:p w14:paraId="49C72C64" w14:textId="77777777" w:rsidR="000E240B" w:rsidRPr="00DB7E0B" w:rsidRDefault="000E240B" w:rsidP="008F3A41">
      <w:pPr>
        <w:spacing w:line="480" w:lineRule="auto"/>
      </w:pPr>
    </w:p>
    <w:p w14:paraId="78FECD85" w14:textId="77777777" w:rsidR="000E240B" w:rsidRPr="00DB7E0B" w:rsidRDefault="000E240B" w:rsidP="008F3A41">
      <w:pPr>
        <w:spacing w:line="480" w:lineRule="auto"/>
      </w:pPr>
    </w:p>
    <w:p w14:paraId="621F554F" w14:textId="77777777" w:rsidR="000E240B" w:rsidRPr="00DB7E0B" w:rsidRDefault="000E240B" w:rsidP="008F3A41">
      <w:pPr>
        <w:spacing w:line="480" w:lineRule="auto"/>
      </w:pPr>
    </w:p>
    <w:p w14:paraId="6718AA6A" w14:textId="77777777" w:rsidR="000E240B" w:rsidRPr="00DB7E0B" w:rsidRDefault="000E240B" w:rsidP="008F3A41">
      <w:pPr>
        <w:spacing w:line="480" w:lineRule="auto"/>
      </w:pPr>
    </w:p>
    <w:p w14:paraId="384E81DF" w14:textId="77777777" w:rsidR="000E240B" w:rsidRPr="00DB7E0B" w:rsidRDefault="000E240B" w:rsidP="008F3A41">
      <w:pPr>
        <w:spacing w:line="480" w:lineRule="auto"/>
      </w:pPr>
    </w:p>
    <w:p w14:paraId="6F55FB43" w14:textId="77777777" w:rsidR="00A056DF" w:rsidRPr="00DB7E0B" w:rsidRDefault="00A056DF" w:rsidP="008F3A41">
      <w:pPr>
        <w:spacing w:line="480" w:lineRule="auto"/>
      </w:pPr>
    </w:p>
    <w:p w14:paraId="03CE0949" w14:textId="77777777" w:rsidR="00A056DF" w:rsidRPr="00DB7E0B" w:rsidRDefault="00A056DF" w:rsidP="008F3A41">
      <w:pPr>
        <w:spacing w:line="480" w:lineRule="auto"/>
      </w:pPr>
    </w:p>
    <w:p w14:paraId="47C3D505" w14:textId="77777777" w:rsidR="00A056DF" w:rsidRPr="00DB7E0B" w:rsidRDefault="00A056DF" w:rsidP="008F3A41">
      <w:pPr>
        <w:spacing w:line="480" w:lineRule="auto"/>
      </w:pPr>
    </w:p>
    <w:p w14:paraId="4DAA1B5D" w14:textId="77777777" w:rsidR="00A056DF" w:rsidRPr="00DB7E0B" w:rsidRDefault="00A056DF" w:rsidP="008F3A41">
      <w:pPr>
        <w:spacing w:line="480" w:lineRule="auto"/>
      </w:pPr>
    </w:p>
    <w:p w14:paraId="3F11E69D" w14:textId="68D06B15"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Thank you for answering the questions so far. We are now at the last set of questions which will be asking you about how you think and feel about your body.</w:t>
      </w:r>
    </w:p>
    <w:p w14:paraId="5BEEACF6" w14:textId="6E6E3467" w:rsidR="00A056DF" w:rsidRPr="00DB7E0B" w:rsidRDefault="000E240B" w:rsidP="008F3A41">
      <w:pPr>
        <w:spacing w:line="480" w:lineRule="auto"/>
        <w:ind w:left="360"/>
      </w:pPr>
      <w:r w:rsidRPr="00DB7E0B">
        <w:t xml:space="preserve">Question 97 is for females </w:t>
      </w:r>
      <w:proofErr w:type="gramStart"/>
      <w:r w:rsidRPr="00DB7E0B">
        <w:t>only ;</w:t>
      </w:r>
      <w:proofErr w:type="gramEnd"/>
      <w:r w:rsidRPr="00DB7E0B">
        <w:t xml:space="preserve"> </w:t>
      </w:r>
      <w:proofErr w:type="gramStart"/>
      <w:r w:rsidRPr="00DB7E0B">
        <w:t>males</w:t>
      </w:r>
      <w:proofErr w:type="gramEnd"/>
      <w:r w:rsidRPr="00DB7E0B">
        <w:t xml:space="preserve"> please go to question 98. </w:t>
      </w:r>
    </w:p>
    <w:p w14:paraId="67149200" w14:textId="77777777" w:rsidR="000E240B" w:rsidRPr="00DB7E0B" w:rsidRDefault="000E240B" w:rsidP="008F3A41">
      <w:pPr>
        <w:spacing w:line="480" w:lineRule="auto"/>
        <w:ind w:left="360"/>
      </w:pPr>
      <w:proofErr w:type="gramStart"/>
      <w:r w:rsidRPr="00DB7E0B">
        <w:t>97. .</w:t>
      </w:r>
      <w:proofErr w:type="gramEnd"/>
      <w:r w:rsidRPr="00DB7E0B">
        <w:t xml:space="preserve"> </w:t>
      </w:r>
      <w:r w:rsidRPr="00DB7E0B">
        <w:rPr>
          <w:color w:val="000000"/>
          <w:lang w:val="en-GB"/>
        </w:rPr>
        <w:t xml:space="preserve">Please read each of the following items carefully and tick </w:t>
      </w:r>
      <w:r w:rsidRPr="00DB7E0B">
        <w:t xml:space="preserve">Please tick the box that shows how much you agree with </w:t>
      </w:r>
      <w:commentRangeStart w:id="208"/>
      <w:r w:rsidRPr="00DB7E0B">
        <w:t>each statement.</w:t>
      </w:r>
      <w:commentRangeEnd w:id="208"/>
      <w:r w:rsidRPr="00DB7E0B">
        <w:rPr>
          <w:rStyle w:val="CommentReference"/>
          <w:sz w:val="24"/>
          <w:szCs w:val="24"/>
        </w:rPr>
        <w:commentReference w:id="208"/>
      </w:r>
    </w:p>
    <w:tbl>
      <w:tblPr>
        <w:tblW w:w="5720" w:type="pct"/>
        <w:jc w:val="center"/>
        <w:tblBorders>
          <w:insideH w:val="single" w:sz="4" w:space="0" w:color="auto"/>
          <w:insideV w:val="single" w:sz="4" w:space="0" w:color="auto"/>
        </w:tblBorders>
        <w:tblLook w:val="01E0" w:firstRow="1" w:lastRow="1" w:firstColumn="1" w:lastColumn="1" w:noHBand="0" w:noVBand="0"/>
      </w:tblPr>
      <w:tblGrid>
        <w:gridCol w:w="3609"/>
        <w:gridCol w:w="1658"/>
        <w:gridCol w:w="1590"/>
        <w:gridCol w:w="1590"/>
        <w:gridCol w:w="1336"/>
        <w:gridCol w:w="1657"/>
      </w:tblGrid>
      <w:tr w:rsidR="00A056DF" w:rsidRPr="00DB7E0B" w14:paraId="7E1EE979" w14:textId="77777777" w:rsidTr="004F2DBD">
        <w:trPr>
          <w:cantSplit/>
          <w:tblHeader/>
          <w:jc w:val="center"/>
        </w:trPr>
        <w:tc>
          <w:tcPr>
            <w:tcW w:w="1577" w:type="pct"/>
            <w:shd w:val="clear" w:color="auto" w:fill="BFBFBF" w:themeFill="background1" w:themeFillShade="BF"/>
          </w:tcPr>
          <w:p w14:paraId="60AF89ED" w14:textId="77777777" w:rsidR="00A056DF" w:rsidRPr="00DB7E0B" w:rsidRDefault="00A056DF" w:rsidP="008F3A41">
            <w:pPr>
              <w:spacing w:before="120" w:after="120" w:line="480" w:lineRule="auto"/>
              <w:ind w:left="360"/>
            </w:pPr>
          </w:p>
          <w:p w14:paraId="494B361E" w14:textId="77777777" w:rsidR="00A056DF" w:rsidRPr="00DB7E0B" w:rsidRDefault="00A056DF" w:rsidP="008F3A41">
            <w:pPr>
              <w:spacing w:line="480" w:lineRule="auto"/>
              <w:jc w:val="center"/>
            </w:pPr>
          </w:p>
        </w:tc>
        <w:tc>
          <w:tcPr>
            <w:tcW w:w="724" w:type="pct"/>
            <w:shd w:val="clear" w:color="auto" w:fill="BFBFBF" w:themeFill="background1" w:themeFillShade="BF"/>
          </w:tcPr>
          <w:p w14:paraId="656801C0" w14:textId="77777777" w:rsidR="00A056DF" w:rsidRPr="00DB7E0B" w:rsidRDefault="00A056DF" w:rsidP="008F3A41">
            <w:pPr>
              <w:spacing w:before="120" w:after="120" w:line="480" w:lineRule="auto"/>
              <w:ind w:left="360"/>
              <w:jc w:val="center"/>
            </w:pPr>
            <w:proofErr w:type="gramStart"/>
            <w:r w:rsidRPr="00DB7E0B">
              <w:t>Definitely Disagree</w:t>
            </w:r>
            <w:proofErr w:type="gramEnd"/>
          </w:p>
        </w:tc>
        <w:tc>
          <w:tcPr>
            <w:tcW w:w="695" w:type="pct"/>
            <w:shd w:val="clear" w:color="auto" w:fill="BFBFBF" w:themeFill="background1" w:themeFillShade="BF"/>
          </w:tcPr>
          <w:p w14:paraId="62180F52" w14:textId="77777777" w:rsidR="00A056DF" w:rsidRPr="00DB7E0B" w:rsidRDefault="00A056DF" w:rsidP="008F3A41">
            <w:pPr>
              <w:spacing w:before="120" w:after="120" w:line="480" w:lineRule="auto"/>
              <w:ind w:left="360"/>
              <w:jc w:val="center"/>
            </w:pPr>
            <w:r w:rsidRPr="00DB7E0B">
              <w:t xml:space="preserve">Mostly </w:t>
            </w:r>
          </w:p>
          <w:p w14:paraId="50109E32" w14:textId="77777777" w:rsidR="00A056DF" w:rsidRPr="00DB7E0B" w:rsidRDefault="00A056DF" w:rsidP="008F3A41">
            <w:pPr>
              <w:spacing w:before="120" w:after="120" w:line="480" w:lineRule="auto"/>
              <w:ind w:left="360"/>
              <w:jc w:val="center"/>
            </w:pPr>
            <w:r w:rsidRPr="00DB7E0B">
              <w:t>Disagree</w:t>
            </w:r>
          </w:p>
        </w:tc>
        <w:tc>
          <w:tcPr>
            <w:tcW w:w="695" w:type="pct"/>
            <w:shd w:val="clear" w:color="auto" w:fill="BFBFBF" w:themeFill="background1" w:themeFillShade="BF"/>
          </w:tcPr>
          <w:p w14:paraId="2891C31A" w14:textId="77777777" w:rsidR="00A056DF" w:rsidRPr="00DB7E0B" w:rsidRDefault="00A056DF" w:rsidP="008F3A41">
            <w:pPr>
              <w:spacing w:before="120" w:after="120" w:line="480" w:lineRule="auto"/>
              <w:ind w:left="360"/>
              <w:jc w:val="center"/>
            </w:pPr>
            <w:r w:rsidRPr="00DB7E0B">
              <w:t>Neither Agree Nor</w:t>
            </w:r>
          </w:p>
          <w:p w14:paraId="7AF6753D" w14:textId="77777777" w:rsidR="00A056DF" w:rsidRPr="00DB7E0B" w:rsidRDefault="00A056DF" w:rsidP="008F3A41">
            <w:pPr>
              <w:spacing w:before="120" w:after="120" w:line="480" w:lineRule="auto"/>
              <w:ind w:left="360"/>
              <w:jc w:val="center"/>
            </w:pPr>
            <w:r w:rsidRPr="00DB7E0B">
              <w:t>Disagree</w:t>
            </w:r>
          </w:p>
        </w:tc>
        <w:tc>
          <w:tcPr>
            <w:tcW w:w="584" w:type="pct"/>
            <w:shd w:val="clear" w:color="auto" w:fill="BFBFBF" w:themeFill="background1" w:themeFillShade="BF"/>
          </w:tcPr>
          <w:p w14:paraId="5BFC9939" w14:textId="77777777" w:rsidR="00A056DF" w:rsidRPr="00DB7E0B" w:rsidRDefault="00A056DF" w:rsidP="008F3A41">
            <w:pPr>
              <w:spacing w:before="120" w:after="120" w:line="480" w:lineRule="auto"/>
              <w:ind w:left="360"/>
              <w:jc w:val="center"/>
            </w:pPr>
            <w:r w:rsidRPr="00DB7E0B">
              <w:t>Mostly Agree</w:t>
            </w:r>
          </w:p>
        </w:tc>
        <w:tc>
          <w:tcPr>
            <w:tcW w:w="724" w:type="pct"/>
            <w:shd w:val="clear" w:color="auto" w:fill="BFBFBF" w:themeFill="background1" w:themeFillShade="BF"/>
          </w:tcPr>
          <w:p w14:paraId="048F077D" w14:textId="77777777" w:rsidR="00A056DF" w:rsidRPr="00DB7E0B" w:rsidRDefault="00A056DF" w:rsidP="008F3A41">
            <w:pPr>
              <w:spacing w:before="120" w:after="120" w:line="480" w:lineRule="auto"/>
              <w:ind w:left="360"/>
              <w:jc w:val="center"/>
            </w:pPr>
            <w:proofErr w:type="gramStart"/>
            <w:r w:rsidRPr="00DB7E0B">
              <w:t>Definitely Agree</w:t>
            </w:r>
            <w:proofErr w:type="gramEnd"/>
          </w:p>
        </w:tc>
      </w:tr>
      <w:tr w:rsidR="00A056DF" w:rsidRPr="00DB7E0B" w14:paraId="55C6E4E6" w14:textId="77777777" w:rsidTr="004F2DBD">
        <w:trPr>
          <w:cantSplit/>
          <w:trHeight w:val="522"/>
          <w:jc w:val="center"/>
        </w:trPr>
        <w:tc>
          <w:tcPr>
            <w:tcW w:w="1577" w:type="pct"/>
          </w:tcPr>
          <w:p w14:paraId="02EFC777"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It is important for me to look</w:t>
            </w:r>
          </w:p>
          <w:p w14:paraId="43C3C120" w14:textId="77777777" w:rsidR="00A056DF" w:rsidRPr="00DB7E0B" w:rsidRDefault="00A056DF" w:rsidP="008F3A41">
            <w:pPr>
              <w:pStyle w:val="Questions"/>
              <w:spacing w:beforeLines="0" w:afterLines="0" w:after="120" w:line="480" w:lineRule="auto"/>
              <w:ind w:left="1080" w:right="0"/>
              <w:jc w:val="left"/>
              <w:rPr>
                <w:rFonts w:ascii="Times New Roman" w:hAnsi="Times New Roman"/>
                <w:sz w:val="24"/>
              </w:rPr>
            </w:pPr>
            <w:r w:rsidRPr="00DB7E0B">
              <w:rPr>
                <w:rFonts w:ascii="Times New Roman" w:hAnsi="Times New Roman"/>
                <w:color w:val="000000"/>
                <w:sz w:val="24"/>
                <w:lang w:val="en-GB"/>
              </w:rPr>
              <w:t>muscular.</w:t>
            </w:r>
          </w:p>
        </w:tc>
        <w:tc>
          <w:tcPr>
            <w:tcW w:w="724" w:type="pct"/>
          </w:tcPr>
          <w:p w14:paraId="47D4B880"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46B6E91B"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72198C25"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tcPr>
          <w:p w14:paraId="59225164"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tcPr>
          <w:p w14:paraId="14993D07"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744BAF0B" w14:textId="77777777" w:rsidTr="004F2DBD">
        <w:trPr>
          <w:cantSplit/>
          <w:jc w:val="center"/>
        </w:trPr>
        <w:tc>
          <w:tcPr>
            <w:tcW w:w="1577" w:type="pct"/>
            <w:shd w:val="clear" w:color="auto" w:fill="E8E8E8" w:themeFill="background2"/>
          </w:tcPr>
          <w:p w14:paraId="4A481D9A"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It is important for me to look good in the clothes I wear</w:t>
            </w:r>
          </w:p>
        </w:tc>
        <w:tc>
          <w:tcPr>
            <w:tcW w:w="724" w:type="pct"/>
            <w:shd w:val="clear" w:color="auto" w:fill="E8E8E8" w:themeFill="background2"/>
          </w:tcPr>
          <w:p w14:paraId="4BA472D0"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7ED5758B"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5E0B497C"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shd w:val="clear" w:color="auto" w:fill="E8E8E8" w:themeFill="background2"/>
          </w:tcPr>
          <w:p w14:paraId="720EFAC7"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shd w:val="clear" w:color="auto" w:fill="E8E8E8" w:themeFill="background2"/>
          </w:tcPr>
          <w:p w14:paraId="43B7913D"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1338AE42" w14:textId="77777777" w:rsidTr="004F2DBD">
        <w:trPr>
          <w:cantSplit/>
          <w:jc w:val="center"/>
        </w:trPr>
        <w:tc>
          <w:tcPr>
            <w:tcW w:w="1577" w:type="pct"/>
          </w:tcPr>
          <w:p w14:paraId="168729B1" w14:textId="77777777" w:rsidR="00A056DF" w:rsidRPr="00DB7E0B" w:rsidRDefault="00A056DF"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color w:val="000000"/>
                <w:sz w:val="24"/>
                <w:lang w:val="en-GB"/>
              </w:rPr>
              <w:t>I want my body to look very thin.</w:t>
            </w:r>
          </w:p>
        </w:tc>
        <w:tc>
          <w:tcPr>
            <w:tcW w:w="724" w:type="pct"/>
          </w:tcPr>
          <w:p w14:paraId="5A5725F8"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5C587D8C"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49D557A0"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tcPr>
          <w:p w14:paraId="188F60F5"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tcPr>
          <w:p w14:paraId="4F874396"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5B9AE58A" w14:textId="77777777" w:rsidTr="004F2DBD">
        <w:trPr>
          <w:cantSplit/>
          <w:jc w:val="center"/>
        </w:trPr>
        <w:tc>
          <w:tcPr>
            <w:tcW w:w="1577" w:type="pct"/>
            <w:shd w:val="clear" w:color="auto" w:fill="E8E8E8" w:themeFill="background2"/>
          </w:tcPr>
          <w:p w14:paraId="0081C883" w14:textId="77777777" w:rsidR="00A056DF" w:rsidRPr="00DB7E0B" w:rsidRDefault="00A056DF"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color w:val="000000"/>
                <w:sz w:val="24"/>
                <w:lang w:val="en-GB"/>
              </w:rPr>
              <w:t>I think a lot about looking muscular</w:t>
            </w:r>
          </w:p>
        </w:tc>
        <w:tc>
          <w:tcPr>
            <w:tcW w:w="724" w:type="pct"/>
            <w:shd w:val="clear" w:color="auto" w:fill="E8E8E8" w:themeFill="background2"/>
          </w:tcPr>
          <w:p w14:paraId="0DF5F55A"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2FD2342C"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2E283CFC"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shd w:val="clear" w:color="auto" w:fill="E8E8E8" w:themeFill="background2"/>
          </w:tcPr>
          <w:p w14:paraId="58B86C32"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shd w:val="clear" w:color="auto" w:fill="E8E8E8" w:themeFill="background2"/>
          </w:tcPr>
          <w:p w14:paraId="361B97CA"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E4E59F0" w14:textId="77777777" w:rsidTr="004F2DBD">
        <w:trPr>
          <w:cantSplit/>
          <w:jc w:val="center"/>
        </w:trPr>
        <w:tc>
          <w:tcPr>
            <w:tcW w:w="1577" w:type="pct"/>
          </w:tcPr>
          <w:p w14:paraId="6064D212"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I think a lot about my appearance. </w:t>
            </w:r>
          </w:p>
          <w:p w14:paraId="16DBEECF" w14:textId="77777777" w:rsidR="00A056DF" w:rsidRPr="00DB7E0B" w:rsidRDefault="00A056DF" w:rsidP="008F3A41">
            <w:pPr>
              <w:pStyle w:val="Questions"/>
              <w:spacing w:beforeLines="0" w:afterLines="0" w:after="120" w:line="480" w:lineRule="auto"/>
              <w:ind w:right="0"/>
              <w:jc w:val="left"/>
              <w:rPr>
                <w:rFonts w:ascii="Times New Roman" w:hAnsi="Times New Roman"/>
                <w:sz w:val="24"/>
              </w:rPr>
            </w:pPr>
          </w:p>
        </w:tc>
        <w:tc>
          <w:tcPr>
            <w:tcW w:w="724" w:type="pct"/>
          </w:tcPr>
          <w:p w14:paraId="0E652EC1"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5ABF5464"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79155598"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tcPr>
          <w:p w14:paraId="42819D2F"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tcPr>
          <w:p w14:paraId="0177DC62"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17C2C496" w14:textId="77777777" w:rsidTr="004F2DBD">
        <w:trPr>
          <w:cantSplit/>
          <w:jc w:val="center"/>
        </w:trPr>
        <w:tc>
          <w:tcPr>
            <w:tcW w:w="1577" w:type="pct"/>
          </w:tcPr>
          <w:p w14:paraId="4EDD5130" w14:textId="77777777" w:rsidR="00A056DF" w:rsidRPr="00DB7E0B" w:rsidRDefault="00A056DF"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color w:val="000000"/>
                <w:sz w:val="24"/>
                <w:lang w:val="en-GB"/>
              </w:rPr>
              <w:t>I think a lot about looking thin.</w:t>
            </w:r>
          </w:p>
        </w:tc>
        <w:tc>
          <w:tcPr>
            <w:tcW w:w="724" w:type="pct"/>
          </w:tcPr>
          <w:p w14:paraId="1B806D31"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28E9A09B"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25C32FCE"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tcPr>
          <w:p w14:paraId="4C0DAEFA"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tcPr>
          <w:p w14:paraId="43FE8F0D"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3219610" w14:textId="77777777" w:rsidTr="004F2DBD">
        <w:trPr>
          <w:cantSplit/>
          <w:jc w:val="center"/>
        </w:trPr>
        <w:tc>
          <w:tcPr>
            <w:tcW w:w="1577" w:type="pct"/>
            <w:shd w:val="clear" w:color="auto" w:fill="E8E8E8" w:themeFill="background2"/>
          </w:tcPr>
          <w:p w14:paraId="25FC6052" w14:textId="77777777" w:rsidR="00A056DF" w:rsidRPr="00DB7E0B" w:rsidRDefault="00A056DF"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color w:val="000000"/>
                <w:sz w:val="24"/>
                <w:lang w:val="en-GB"/>
              </w:rPr>
              <w:t>I want to be good looking.</w:t>
            </w:r>
          </w:p>
        </w:tc>
        <w:tc>
          <w:tcPr>
            <w:tcW w:w="724" w:type="pct"/>
            <w:shd w:val="clear" w:color="auto" w:fill="E8E8E8" w:themeFill="background2"/>
          </w:tcPr>
          <w:p w14:paraId="5E07FB9C"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734C76FF"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577E00FB"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shd w:val="clear" w:color="auto" w:fill="E8E8E8" w:themeFill="background2"/>
          </w:tcPr>
          <w:p w14:paraId="17F8900D"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shd w:val="clear" w:color="auto" w:fill="E8E8E8" w:themeFill="background2"/>
          </w:tcPr>
          <w:p w14:paraId="35BB07A8"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9A2C964" w14:textId="77777777" w:rsidTr="004F2DBD">
        <w:trPr>
          <w:cantSplit/>
          <w:jc w:val="center"/>
        </w:trPr>
        <w:tc>
          <w:tcPr>
            <w:tcW w:w="1577" w:type="pct"/>
          </w:tcPr>
          <w:p w14:paraId="1A86E272" w14:textId="77777777" w:rsidR="00A056DF" w:rsidRPr="00DB7E0B" w:rsidRDefault="00A056DF"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color w:val="000000"/>
                <w:sz w:val="24"/>
                <w:lang w:val="en-GB"/>
              </w:rPr>
              <w:t>I want my body to look muscular.</w:t>
            </w:r>
          </w:p>
        </w:tc>
        <w:tc>
          <w:tcPr>
            <w:tcW w:w="724" w:type="pct"/>
          </w:tcPr>
          <w:p w14:paraId="43A9E1D7"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6749D84F"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tcPr>
          <w:p w14:paraId="16FC3B6C"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tcPr>
          <w:p w14:paraId="65806736"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tcPr>
          <w:p w14:paraId="0A047FAD"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5C75593F" w14:textId="77777777" w:rsidTr="004F2DBD">
        <w:trPr>
          <w:cantSplit/>
          <w:jc w:val="center"/>
        </w:trPr>
        <w:tc>
          <w:tcPr>
            <w:tcW w:w="1577" w:type="pct"/>
            <w:shd w:val="clear" w:color="auto" w:fill="E8E8E8" w:themeFill="background2"/>
          </w:tcPr>
          <w:p w14:paraId="2514EE5A"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don't really think much about my appearance.</w:t>
            </w:r>
          </w:p>
          <w:p w14:paraId="2F08B130" w14:textId="77777777" w:rsidR="00A056DF" w:rsidRPr="00DB7E0B" w:rsidRDefault="00A056DF" w:rsidP="008F3A41">
            <w:pPr>
              <w:pStyle w:val="Questions"/>
              <w:spacing w:beforeLines="0" w:afterLines="0" w:after="120" w:line="480" w:lineRule="auto"/>
              <w:ind w:right="0"/>
              <w:jc w:val="left"/>
              <w:rPr>
                <w:rFonts w:ascii="Times New Roman" w:hAnsi="Times New Roman"/>
                <w:sz w:val="24"/>
              </w:rPr>
            </w:pPr>
          </w:p>
        </w:tc>
        <w:tc>
          <w:tcPr>
            <w:tcW w:w="724" w:type="pct"/>
            <w:shd w:val="clear" w:color="auto" w:fill="E8E8E8" w:themeFill="background2"/>
          </w:tcPr>
          <w:p w14:paraId="7B8244A4"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4F904F59"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6E40E844"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shd w:val="clear" w:color="auto" w:fill="E8E8E8" w:themeFill="background2"/>
          </w:tcPr>
          <w:p w14:paraId="4B1B57DD"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shd w:val="clear" w:color="auto" w:fill="E8E8E8" w:themeFill="background2"/>
          </w:tcPr>
          <w:p w14:paraId="730686FC"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473E302D" w14:textId="77777777" w:rsidTr="004F2DBD">
        <w:trPr>
          <w:cantSplit/>
          <w:jc w:val="center"/>
        </w:trPr>
        <w:tc>
          <w:tcPr>
            <w:tcW w:w="1577" w:type="pct"/>
            <w:shd w:val="clear" w:color="auto" w:fill="E8E8E8" w:themeFill="background2"/>
          </w:tcPr>
          <w:p w14:paraId="1CEDAEB7"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don't want my body to look</w:t>
            </w:r>
          </w:p>
          <w:p w14:paraId="65545A60"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muscular</w:t>
            </w:r>
          </w:p>
        </w:tc>
        <w:tc>
          <w:tcPr>
            <w:tcW w:w="724" w:type="pct"/>
            <w:shd w:val="clear" w:color="auto" w:fill="E8E8E8" w:themeFill="background2"/>
          </w:tcPr>
          <w:p w14:paraId="701C020B"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7D8752C8"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4B7FCD59"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shd w:val="clear" w:color="auto" w:fill="E8E8E8" w:themeFill="background2"/>
          </w:tcPr>
          <w:p w14:paraId="00F5B191"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shd w:val="clear" w:color="auto" w:fill="E8E8E8" w:themeFill="background2"/>
          </w:tcPr>
          <w:p w14:paraId="6CA9C02B"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33F85C0A" w14:textId="77777777" w:rsidTr="004F2DBD">
        <w:trPr>
          <w:cantSplit/>
          <w:jc w:val="center"/>
        </w:trPr>
        <w:tc>
          <w:tcPr>
            <w:tcW w:w="1577" w:type="pct"/>
            <w:shd w:val="clear" w:color="auto" w:fill="E8E8E8" w:themeFill="background2"/>
          </w:tcPr>
          <w:p w14:paraId="37CB0BA2"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want my body to look very lean.</w:t>
            </w:r>
          </w:p>
        </w:tc>
        <w:tc>
          <w:tcPr>
            <w:tcW w:w="724" w:type="pct"/>
            <w:shd w:val="clear" w:color="auto" w:fill="E8E8E8" w:themeFill="background2"/>
          </w:tcPr>
          <w:p w14:paraId="038A252A"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65C07188"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22D04DDE"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shd w:val="clear" w:color="auto" w:fill="E8E8E8" w:themeFill="background2"/>
          </w:tcPr>
          <w:p w14:paraId="2C4800DC"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shd w:val="clear" w:color="auto" w:fill="E8E8E8" w:themeFill="background2"/>
          </w:tcPr>
          <w:p w14:paraId="6155CF23"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03287420" w14:textId="77777777" w:rsidTr="004F2DBD">
        <w:trPr>
          <w:cantSplit/>
          <w:jc w:val="center"/>
        </w:trPr>
        <w:tc>
          <w:tcPr>
            <w:tcW w:w="1577" w:type="pct"/>
            <w:shd w:val="clear" w:color="auto" w:fill="E8E8E8" w:themeFill="background2"/>
          </w:tcPr>
          <w:p w14:paraId="59EFBBC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It is important to me to be attractive</w:t>
            </w:r>
          </w:p>
          <w:p w14:paraId="5D04B54F"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724" w:type="pct"/>
            <w:shd w:val="clear" w:color="auto" w:fill="E8E8E8" w:themeFill="background2"/>
          </w:tcPr>
          <w:p w14:paraId="18AC91FC"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2F6934CF"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721BAEE1"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shd w:val="clear" w:color="auto" w:fill="E8E8E8" w:themeFill="background2"/>
          </w:tcPr>
          <w:p w14:paraId="2B10EB18"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shd w:val="clear" w:color="auto" w:fill="E8E8E8" w:themeFill="background2"/>
          </w:tcPr>
          <w:p w14:paraId="4317CD36"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4B677834" w14:textId="77777777" w:rsidTr="004F2DBD">
        <w:trPr>
          <w:cantSplit/>
          <w:jc w:val="center"/>
        </w:trPr>
        <w:tc>
          <w:tcPr>
            <w:tcW w:w="1577" w:type="pct"/>
            <w:shd w:val="clear" w:color="auto" w:fill="E8E8E8" w:themeFill="background2"/>
          </w:tcPr>
          <w:p w14:paraId="41FBAB7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think a lot about having very little body fat</w:t>
            </w:r>
          </w:p>
          <w:p w14:paraId="6EEEDFA2"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724" w:type="pct"/>
            <w:shd w:val="clear" w:color="auto" w:fill="E8E8E8" w:themeFill="background2"/>
          </w:tcPr>
          <w:p w14:paraId="5D06390B"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52C74A1D" w14:textId="77777777" w:rsidR="00A056DF" w:rsidRPr="00DB7E0B" w:rsidRDefault="00A056DF" w:rsidP="008F3A41">
            <w:pPr>
              <w:pStyle w:val="Boxes"/>
              <w:spacing w:line="480" w:lineRule="auto"/>
              <w:ind w:left="360"/>
              <w:rPr>
                <w:rFonts w:ascii="Times New Roman" w:hAnsi="Times New Roman" w:cs="Times New Roman"/>
              </w:rPr>
            </w:pPr>
          </w:p>
        </w:tc>
        <w:tc>
          <w:tcPr>
            <w:tcW w:w="695" w:type="pct"/>
            <w:shd w:val="clear" w:color="auto" w:fill="E8E8E8" w:themeFill="background2"/>
          </w:tcPr>
          <w:p w14:paraId="427322B0" w14:textId="77777777" w:rsidR="00A056DF" w:rsidRPr="00DB7E0B" w:rsidRDefault="00A056DF" w:rsidP="008F3A41">
            <w:pPr>
              <w:pStyle w:val="Boxes"/>
              <w:spacing w:line="480" w:lineRule="auto"/>
              <w:ind w:left="360"/>
              <w:rPr>
                <w:rFonts w:ascii="Times New Roman" w:hAnsi="Times New Roman" w:cs="Times New Roman"/>
              </w:rPr>
            </w:pPr>
          </w:p>
        </w:tc>
        <w:tc>
          <w:tcPr>
            <w:tcW w:w="584" w:type="pct"/>
            <w:shd w:val="clear" w:color="auto" w:fill="E8E8E8" w:themeFill="background2"/>
          </w:tcPr>
          <w:p w14:paraId="56067FD8" w14:textId="77777777" w:rsidR="00A056DF" w:rsidRPr="00DB7E0B" w:rsidRDefault="00A056DF" w:rsidP="008F3A41">
            <w:pPr>
              <w:pStyle w:val="Boxes"/>
              <w:spacing w:line="480" w:lineRule="auto"/>
              <w:ind w:left="360"/>
              <w:rPr>
                <w:rFonts w:ascii="Times New Roman" w:hAnsi="Times New Roman" w:cs="Times New Roman"/>
              </w:rPr>
            </w:pPr>
          </w:p>
        </w:tc>
        <w:tc>
          <w:tcPr>
            <w:tcW w:w="724" w:type="pct"/>
            <w:shd w:val="clear" w:color="auto" w:fill="E8E8E8" w:themeFill="background2"/>
          </w:tcPr>
          <w:p w14:paraId="52636D5D" w14:textId="77777777" w:rsidR="00A056DF" w:rsidRPr="00DB7E0B" w:rsidRDefault="00A056DF" w:rsidP="008F3A41">
            <w:pPr>
              <w:pStyle w:val="Boxes"/>
              <w:spacing w:line="480" w:lineRule="auto"/>
              <w:ind w:left="360"/>
              <w:rPr>
                <w:rFonts w:ascii="Times New Roman" w:hAnsi="Times New Roman" w:cs="Times New Roman"/>
              </w:rPr>
            </w:pPr>
          </w:p>
        </w:tc>
      </w:tr>
    </w:tbl>
    <w:p w14:paraId="1B31F633" w14:textId="77777777" w:rsidR="000E240B" w:rsidRPr="00DB7E0B" w:rsidRDefault="000E240B"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pPr>
    </w:p>
    <w:p w14:paraId="66BEC117" w14:textId="77777777" w:rsidR="000E240B" w:rsidRPr="00DB7E0B" w:rsidRDefault="000E240B" w:rsidP="008F3A41">
      <w:pPr>
        <w:spacing w:line="480" w:lineRule="auto"/>
      </w:pPr>
    </w:p>
    <w:p w14:paraId="3F0282E5" w14:textId="77777777" w:rsidR="000E240B" w:rsidRPr="00DB7E0B" w:rsidRDefault="000E240B" w:rsidP="008F3A41">
      <w:pPr>
        <w:spacing w:line="480" w:lineRule="auto"/>
      </w:pPr>
    </w:p>
    <w:tbl>
      <w:tblPr>
        <w:tblW w:w="5720" w:type="pct"/>
        <w:tblBorders>
          <w:insideH w:val="single" w:sz="4" w:space="0" w:color="auto"/>
          <w:insideV w:val="single" w:sz="4" w:space="0" w:color="auto"/>
        </w:tblBorders>
        <w:tblLook w:val="01E0" w:firstRow="1" w:lastRow="1" w:firstColumn="1" w:lastColumn="1" w:noHBand="0" w:noVBand="0"/>
      </w:tblPr>
      <w:tblGrid>
        <w:gridCol w:w="4758"/>
        <w:gridCol w:w="1437"/>
        <w:gridCol w:w="1364"/>
        <w:gridCol w:w="1364"/>
        <w:gridCol w:w="1082"/>
        <w:gridCol w:w="1435"/>
      </w:tblGrid>
      <w:tr w:rsidR="00A056DF" w:rsidRPr="00DB7E0B" w14:paraId="065A590A" w14:textId="77777777" w:rsidTr="004F2DBD">
        <w:trPr>
          <w:cantSplit/>
        </w:trPr>
        <w:tc>
          <w:tcPr>
            <w:tcW w:w="2080" w:type="pct"/>
            <w:shd w:val="clear" w:color="auto" w:fill="E8E8E8" w:themeFill="background2"/>
          </w:tcPr>
          <w:p w14:paraId="0875EAD8"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don't think much about how I look.</w:t>
            </w:r>
          </w:p>
        </w:tc>
        <w:tc>
          <w:tcPr>
            <w:tcW w:w="628" w:type="pct"/>
            <w:shd w:val="clear" w:color="auto" w:fill="E8E8E8" w:themeFill="background2"/>
          </w:tcPr>
          <w:p w14:paraId="2EBF2315"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5B1A27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3AB26DCC"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6A2AF85C"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0D86C5AE"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29937258" w14:textId="77777777" w:rsidTr="004F2DBD">
        <w:trPr>
          <w:cantSplit/>
        </w:trPr>
        <w:tc>
          <w:tcPr>
            <w:tcW w:w="2080" w:type="pct"/>
            <w:shd w:val="clear" w:color="auto" w:fill="E8E8E8" w:themeFill="background2"/>
          </w:tcPr>
          <w:p w14:paraId="53168A48"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would like to have a body that looks very muscular</w:t>
            </w:r>
          </w:p>
          <w:p w14:paraId="22C3C818"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4BE015B0"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EACDA0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8351741"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27CA1B37"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0F82D78A"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519FFBC" w14:textId="77777777" w:rsidTr="004F2DBD">
        <w:trPr>
          <w:cantSplit/>
        </w:trPr>
        <w:tc>
          <w:tcPr>
            <w:tcW w:w="2080" w:type="pct"/>
            <w:shd w:val="clear" w:color="auto" w:fill="E8E8E8" w:themeFill="background2"/>
          </w:tcPr>
          <w:p w14:paraId="18967010"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family members to look thinner</w:t>
            </w:r>
          </w:p>
        </w:tc>
        <w:tc>
          <w:tcPr>
            <w:tcW w:w="628" w:type="pct"/>
            <w:shd w:val="clear" w:color="auto" w:fill="E8E8E8" w:themeFill="background2"/>
          </w:tcPr>
          <w:p w14:paraId="5E55E45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20259EDF"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5E4C8C81"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39B7133F"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3F6A1E52"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46E97D91" w14:textId="77777777" w:rsidTr="004F2DBD">
        <w:trPr>
          <w:cantSplit/>
        </w:trPr>
        <w:tc>
          <w:tcPr>
            <w:tcW w:w="2080" w:type="pct"/>
            <w:shd w:val="clear" w:color="auto" w:fill="E8E8E8" w:themeFill="background2"/>
          </w:tcPr>
          <w:p w14:paraId="3174C83B"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family members to improve my appearance.</w:t>
            </w:r>
          </w:p>
          <w:p w14:paraId="68325FB7"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F8ED8FA"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5626E56E"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2D3C9B7B"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09259474"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01BCE6A8"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01BD0F6" w14:textId="77777777" w:rsidTr="004F2DBD">
        <w:trPr>
          <w:cantSplit/>
        </w:trPr>
        <w:tc>
          <w:tcPr>
            <w:tcW w:w="2080" w:type="pct"/>
            <w:shd w:val="clear" w:color="auto" w:fill="E8E8E8" w:themeFill="background2"/>
          </w:tcPr>
          <w:p w14:paraId="068308E9"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Family members encouraged me to decrease my level of body fat.</w:t>
            </w:r>
          </w:p>
          <w:p w14:paraId="6BF985F8"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5E956531"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2457EA6F"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5BC971CC"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5A1F9844"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09215DE5"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3A79E413" w14:textId="77777777" w:rsidTr="004F2DBD">
        <w:trPr>
          <w:cantSplit/>
        </w:trPr>
        <w:tc>
          <w:tcPr>
            <w:tcW w:w="2080" w:type="pct"/>
            <w:shd w:val="clear" w:color="auto" w:fill="E8E8E8" w:themeFill="background2"/>
          </w:tcPr>
          <w:p w14:paraId="262C651B"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Family members encourage me to get in better shape.</w:t>
            </w:r>
          </w:p>
          <w:p w14:paraId="102F7A54"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0874A0DE"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D4C0889"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8F07032"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6B0D14BD"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6FE18A0C"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E554E36" w14:textId="77777777" w:rsidTr="004F2DBD">
        <w:trPr>
          <w:cantSplit/>
        </w:trPr>
        <w:tc>
          <w:tcPr>
            <w:tcW w:w="2080" w:type="pct"/>
            <w:shd w:val="clear" w:color="auto" w:fill="E8E8E8" w:themeFill="background2"/>
          </w:tcPr>
          <w:p w14:paraId="712F6E2A"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My peers encourage me to get thinner.</w:t>
            </w:r>
          </w:p>
          <w:p w14:paraId="43A2231D"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3E29F1EB"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A328ACD"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3003D0C9"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1D6D8198"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0D115E24"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120597D6" w14:textId="77777777" w:rsidTr="004F2DBD">
        <w:trPr>
          <w:cantSplit/>
        </w:trPr>
        <w:tc>
          <w:tcPr>
            <w:tcW w:w="2080" w:type="pct"/>
            <w:shd w:val="clear" w:color="auto" w:fill="E8E8E8" w:themeFill="background2"/>
          </w:tcPr>
          <w:p w14:paraId="59A6643A"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my peers to improve my appearance.</w:t>
            </w:r>
          </w:p>
          <w:p w14:paraId="5F5FF397"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7F10BE9E"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406DC0A3"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4D841630"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5F541BA2"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38B4FAC8"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707EF64C" w14:textId="77777777" w:rsidTr="004F2DBD">
        <w:trPr>
          <w:cantSplit/>
        </w:trPr>
        <w:tc>
          <w:tcPr>
            <w:tcW w:w="2080" w:type="pct"/>
            <w:shd w:val="clear" w:color="auto" w:fill="E8E8E8" w:themeFill="background2"/>
          </w:tcPr>
          <w:p w14:paraId="7B9EA3A9"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my peers to look in better shape.</w:t>
            </w:r>
          </w:p>
          <w:p w14:paraId="0FF99012"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7418B7CF"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3508605"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3325763"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6D4F6E9E"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1B5394C4"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1093668A" w14:textId="77777777" w:rsidTr="004F2DBD">
        <w:trPr>
          <w:cantSplit/>
        </w:trPr>
        <w:tc>
          <w:tcPr>
            <w:tcW w:w="2080" w:type="pct"/>
            <w:shd w:val="clear" w:color="auto" w:fill="E8E8E8" w:themeFill="background2"/>
          </w:tcPr>
          <w:p w14:paraId="51BBAC4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get pressure from my peers to decrease my level of body fat.</w:t>
            </w:r>
          </w:p>
          <w:p w14:paraId="27CE1F5A"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29959291"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A249A77"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1946C69C"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4B3E206B"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296E893B"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5596FB2F" w14:textId="77777777" w:rsidTr="004F2DBD">
        <w:trPr>
          <w:cantSplit/>
        </w:trPr>
        <w:tc>
          <w:tcPr>
            <w:tcW w:w="2080" w:type="pct"/>
            <w:shd w:val="clear" w:color="auto" w:fill="E8E8E8" w:themeFill="background2"/>
          </w:tcPr>
          <w:p w14:paraId="01D18844"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Significant others encourage me to get thinner.</w:t>
            </w:r>
          </w:p>
          <w:p w14:paraId="5E653ACB"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C8D7063"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91D735D"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49DF71C1"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1C1BD115"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7230CF8B"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2626BBC3" w14:textId="77777777" w:rsidTr="004F2DBD">
        <w:trPr>
          <w:cantSplit/>
        </w:trPr>
        <w:tc>
          <w:tcPr>
            <w:tcW w:w="2080" w:type="pct"/>
            <w:shd w:val="clear" w:color="auto" w:fill="E8E8E8" w:themeFill="background2"/>
          </w:tcPr>
          <w:p w14:paraId="1C2F254D"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significant others to improve my appearance.</w:t>
            </w:r>
          </w:p>
          <w:p w14:paraId="57B6ABAD"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15E4E83D"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9AE1E37"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7C9E457"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1749DEEF"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07FA3DEF"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7F650FD3" w14:textId="77777777" w:rsidTr="004F2DBD">
        <w:trPr>
          <w:cantSplit/>
        </w:trPr>
        <w:tc>
          <w:tcPr>
            <w:tcW w:w="2080" w:type="pct"/>
            <w:shd w:val="clear" w:color="auto" w:fill="E8E8E8" w:themeFill="background2"/>
          </w:tcPr>
          <w:p w14:paraId="36FDFBAF"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significant others</w:t>
            </w:r>
          </w:p>
          <w:p w14:paraId="48AD4C3B"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to look in better shape.</w:t>
            </w:r>
          </w:p>
        </w:tc>
        <w:tc>
          <w:tcPr>
            <w:tcW w:w="628" w:type="pct"/>
            <w:shd w:val="clear" w:color="auto" w:fill="E8E8E8" w:themeFill="background2"/>
          </w:tcPr>
          <w:p w14:paraId="3B523D3D"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5D0423C7"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2DD623D"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020E6294"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7CE885E1"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15D49167" w14:textId="77777777" w:rsidTr="004F2DBD">
        <w:trPr>
          <w:cantSplit/>
        </w:trPr>
        <w:tc>
          <w:tcPr>
            <w:tcW w:w="2080" w:type="pct"/>
            <w:shd w:val="clear" w:color="auto" w:fill="E8E8E8" w:themeFill="background2"/>
          </w:tcPr>
          <w:p w14:paraId="631D1D64"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I get pressure from significant others to decrease my level of body fat </w:t>
            </w:r>
          </w:p>
        </w:tc>
        <w:tc>
          <w:tcPr>
            <w:tcW w:w="628" w:type="pct"/>
            <w:shd w:val="clear" w:color="auto" w:fill="E8E8E8" w:themeFill="background2"/>
          </w:tcPr>
          <w:p w14:paraId="6EFD7C63"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D99D3DC"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16155FE"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6E2CDE84"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4A6167B6"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2E15DB9F" w14:textId="77777777" w:rsidTr="004F2DBD">
        <w:trPr>
          <w:cantSplit/>
        </w:trPr>
        <w:tc>
          <w:tcPr>
            <w:tcW w:w="2080" w:type="pct"/>
            <w:shd w:val="clear" w:color="auto" w:fill="E8E8E8" w:themeFill="background2"/>
          </w:tcPr>
          <w:p w14:paraId="16DADF8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 look</w:t>
            </w:r>
          </w:p>
          <w:p w14:paraId="65BF1AD5"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in better shape.</w:t>
            </w:r>
          </w:p>
        </w:tc>
        <w:tc>
          <w:tcPr>
            <w:tcW w:w="628" w:type="pct"/>
            <w:shd w:val="clear" w:color="auto" w:fill="E8E8E8" w:themeFill="background2"/>
          </w:tcPr>
          <w:p w14:paraId="6F754BD2"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1EAAD75"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230CFFDA"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44C01754"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184BC6C9"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23DEFD65" w14:textId="77777777" w:rsidTr="004F2DBD">
        <w:trPr>
          <w:cantSplit/>
        </w:trPr>
        <w:tc>
          <w:tcPr>
            <w:tcW w:w="2080" w:type="pct"/>
            <w:shd w:val="clear" w:color="auto" w:fill="E8E8E8" w:themeFill="background2"/>
          </w:tcPr>
          <w:p w14:paraId="17972AFF"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 look</w:t>
            </w:r>
          </w:p>
          <w:p w14:paraId="1D593003"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thinner.</w:t>
            </w:r>
          </w:p>
        </w:tc>
        <w:tc>
          <w:tcPr>
            <w:tcW w:w="628" w:type="pct"/>
            <w:shd w:val="clear" w:color="auto" w:fill="E8E8E8" w:themeFill="background2"/>
          </w:tcPr>
          <w:p w14:paraId="01939F7C"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175A1AF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6C90AB5"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19ACC811"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1483EB1A"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55FD5716" w14:textId="77777777" w:rsidTr="004F2DBD">
        <w:trPr>
          <w:cantSplit/>
        </w:trPr>
        <w:tc>
          <w:tcPr>
            <w:tcW w:w="2080" w:type="pct"/>
            <w:shd w:val="clear" w:color="auto" w:fill="E8E8E8" w:themeFill="background2"/>
          </w:tcPr>
          <w:p w14:paraId="3CABC0F7"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w:t>
            </w:r>
          </w:p>
          <w:p w14:paraId="2416A331"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improve my appearance.</w:t>
            </w:r>
          </w:p>
        </w:tc>
        <w:tc>
          <w:tcPr>
            <w:tcW w:w="628" w:type="pct"/>
            <w:shd w:val="clear" w:color="auto" w:fill="E8E8E8" w:themeFill="background2"/>
          </w:tcPr>
          <w:p w14:paraId="137F5204"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167A144F"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469DEA8"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4C8FC991"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4334A727"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57E308A7" w14:textId="77777777" w:rsidTr="004F2DBD">
        <w:trPr>
          <w:cantSplit/>
        </w:trPr>
        <w:tc>
          <w:tcPr>
            <w:tcW w:w="2080" w:type="pct"/>
            <w:shd w:val="clear" w:color="auto" w:fill="E8E8E8" w:themeFill="background2"/>
          </w:tcPr>
          <w:p w14:paraId="7302D19D"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w:t>
            </w:r>
          </w:p>
          <w:p w14:paraId="4E306015"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decrease my level of body fat.</w:t>
            </w:r>
          </w:p>
        </w:tc>
        <w:tc>
          <w:tcPr>
            <w:tcW w:w="628" w:type="pct"/>
            <w:shd w:val="clear" w:color="auto" w:fill="E8E8E8" w:themeFill="background2"/>
          </w:tcPr>
          <w:p w14:paraId="30E2DC9F"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A36952F"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B05E23F"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5BC5713D"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40960FA5" w14:textId="77777777" w:rsidR="00A056DF" w:rsidRPr="00DB7E0B" w:rsidRDefault="00A056DF" w:rsidP="008F3A41">
            <w:pPr>
              <w:pStyle w:val="Boxes"/>
              <w:spacing w:line="480" w:lineRule="auto"/>
              <w:ind w:left="360"/>
              <w:rPr>
                <w:rFonts w:ascii="Times New Roman" w:hAnsi="Times New Roman" w:cs="Times New Roman"/>
              </w:rPr>
            </w:pPr>
          </w:p>
        </w:tc>
      </w:tr>
    </w:tbl>
    <w:p w14:paraId="2243BC3F" w14:textId="77777777" w:rsidR="004F2DBD" w:rsidRPr="00DB7E0B" w:rsidRDefault="004F2DBD" w:rsidP="008F3A41">
      <w:pPr>
        <w:spacing w:line="480" w:lineRule="auto"/>
      </w:pPr>
    </w:p>
    <w:p w14:paraId="17134A1C" w14:textId="77777777" w:rsidR="004F2DBD" w:rsidRPr="00DB7E0B" w:rsidRDefault="004F2DBD" w:rsidP="008F3A41">
      <w:pPr>
        <w:spacing w:line="480" w:lineRule="auto"/>
      </w:pPr>
      <w:r w:rsidRPr="00DB7E0B">
        <w:br w:type="page"/>
      </w:r>
    </w:p>
    <w:tbl>
      <w:tblPr>
        <w:tblpPr w:leftFromText="180" w:rightFromText="180" w:vertAnchor="page" w:horzAnchor="margin" w:tblpXSpec="center" w:tblpY="4001"/>
        <w:tblW w:w="5720" w:type="pct"/>
        <w:tblBorders>
          <w:insideH w:val="single" w:sz="4" w:space="0" w:color="auto"/>
          <w:insideV w:val="single" w:sz="4" w:space="0" w:color="auto"/>
        </w:tblBorders>
        <w:tblLook w:val="01E0" w:firstRow="1" w:lastRow="1" w:firstColumn="1" w:lastColumn="1" w:noHBand="0" w:noVBand="0"/>
      </w:tblPr>
      <w:tblGrid>
        <w:gridCol w:w="3608"/>
        <w:gridCol w:w="1659"/>
        <w:gridCol w:w="1590"/>
        <w:gridCol w:w="1590"/>
        <w:gridCol w:w="1336"/>
        <w:gridCol w:w="1657"/>
      </w:tblGrid>
      <w:tr w:rsidR="004F2DBD" w:rsidRPr="00DB7E0B" w14:paraId="0F43458D" w14:textId="77777777" w:rsidTr="004F2DBD">
        <w:trPr>
          <w:cantSplit/>
          <w:trHeight w:val="522"/>
        </w:trPr>
        <w:tc>
          <w:tcPr>
            <w:tcW w:w="1577" w:type="pct"/>
          </w:tcPr>
          <w:p w14:paraId="25A19608" w14:textId="6D7405E6"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p>
          <w:p w14:paraId="43D433A6"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p>
          <w:p w14:paraId="09FC363D"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p>
          <w:p w14:paraId="0389CF69"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p>
          <w:p w14:paraId="22474774"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p>
          <w:p w14:paraId="43ADAEBA" w14:textId="58E69DF9"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It is important for me to look</w:t>
            </w:r>
          </w:p>
          <w:p w14:paraId="7914F540" w14:textId="77777777" w:rsidR="004F2DBD" w:rsidRPr="00DB7E0B" w:rsidRDefault="004F2DBD" w:rsidP="008F3A41">
            <w:pPr>
              <w:pStyle w:val="Questions"/>
              <w:spacing w:beforeLines="0" w:afterLines="0" w:after="120" w:line="480" w:lineRule="auto"/>
              <w:ind w:left="1080" w:right="0"/>
              <w:jc w:val="left"/>
              <w:rPr>
                <w:rFonts w:ascii="Times New Roman" w:hAnsi="Times New Roman"/>
                <w:sz w:val="24"/>
              </w:rPr>
            </w:pPr>
            <w:r w:rsidRPr="00DB7E0B">
              <w:rPr>
                <w:rFonts w:ascii="Times New Roman" w:hAnsi="Times New Roman"/>
                <w:color w:val="000000"/>
                <w:sz w:val="24"/>
                <w:lang w:val="en-GB"/>
              </w:rPr>
              <w:t>muscular.</w:t>
            </w:r>
          </w:p>
        </w:tc>
        <w:tc>
          <w:tcPr>
            <w:tcW w:w="725" w:type="pct"/>
          </w:tcPr>
          <w:p w14:paraId="341196BB"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tcPr>
          <w:p w14:paraId="21D04ECA"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tcPr>
          <w:p w14:paraId="4F6B6077"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tcPr>
          <w:p w14:paraId="6560A133"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tcPr>
          <w:p w14:paraId="471517EA"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784632B4" w14:textId="77777777" w:rsidTr="004F2DBD">
        <w:trPr>
          <w:cantSplit/>
        </w:trPr>
        <w:tc>
          <w:tcPr>
            <w:tcW w:w="1577" w:type="pct"/>
          </w:tcPr>
          <w:p w14:paraId="22CFE806"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want my body to look very thin</w:t>
            </w:r>
          </w:p>
          <w:p w14:paraId="1D04F1B1" w14:textId="77777777" w:rsidR="004F2DBD" w:rsidRPr="00DB7E0B" w:rsidRDefault="004F2DBD" w:rsidP="008F3A41">
            <w:pPr>
              <w:pStyle w:val="Questions"/>
              <w:spacing w:beforeLines="0" w:afterLines="0" w:after="120" w:line="480" w:lineRule="auto"/>
              <w:ind w:right="0"/>
              <w:jc w:val="left"/>
              <w:rPr>
                <w:rFonts w:ascii="Times New Roman" w:hAnsi="Times New Roman"/>
                <w:sz w:val="24"/>
              </w:rPr>
            </w:pPr>
          </w:p>
        </w:tc>
        <w:tc>
          <w:tcPr>
            <w:tcW w:w="725" w:type="pct"/>
          </w:tcPr>
          <w:p w14:paraId="61B8E007"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tcPr>
          <w:p w14:paraId="0C774663"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tcPr>
          <w:p w14:paraId="56D3EF46"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tcPr>
          <w:p w14:paraId="1B8F29D2"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tcPr>
          <w:p w14:paraId="5E442B83"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2EAF2584" w14:textId="77777777" w:rsidTr="004F2DBD">
        <w:trPr>
          <w:cantSplit/>
        </w:trPr>
        <w:tc>
          <w:tcPr>
            <w:tcW w:w="1577" w:type="pct"/>
          </w:tcPr>
          <w:p w14:paraId="381415BB" w14:textId="77777777" w:rsidR="004F2DBD" w:rsidRPr="00DB7E0B" w:rsidRDefault="004F2DBD"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color w:val="000000"/>
                <w:sz w:val="24"/>
                <w:lang w:val="en-GB"/>
              </w:rPr>
              <w:t>I think a lot about looking muscular</w:t>
            </w:r>
          </w:p>
        </w:tc>
        <w:tc>
          <w:tcPr>
            <w:tcW w:w="725" w:type="pct"/>
          </w:tcPr>
          <w:p w14:paraId="759287D0"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tcPr>
          <w:p w14:paraId="11713173"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tcPr>
          <w:p w14:paraId="3E82B80F"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tcPr>
          <w:p w14:paraId="37DBE287"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tcPr>
          <w:p w14:paraId="098E2F09"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43539C06" w14:textId="77777777" w:rsidTr="004F2DBD">
        <w:trPr>
          <w:cantSplit/>
        </w:trPr>
        <w:tc>
          <w:tcPr>
            <w:tcW w:w="1577" w:type="pct"/>
            <w:shd w:val="clear" w:color="auto" w:fill="E8E8E8" w:themeFill="background2"/>
          </w:tcPr>
          <w:p w14:paraId="103F0A1B" w14:textId="77777777" w:rsidR="004F2DBD" w:rsidRPr="00DB7E0B" w:rsidRDefault="004F2DBD"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color w:val="000000"/>
                <w:sz w:val="24"/>
                <w:lang w:val="en-GB"/>
              </w:rPr>
              <w:t>I think a lot about looking thin</w:t>
            </w:r>
          </w:p>
        </w:tc>
        <w:tc>
          <w:tcPr>
            <w:tcW w:w="725" w:type="pct"/>
            <w:shd w:val="clear" w:color="auto" w:fill="E8E8E8" w:themeFill="background2"/>
          </w:tcPr>
          <w:p w14:paraId="5D73566B"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2CC731F2"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70D3DA0B"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shd w:val="clear" w:color="auto" w:fill="E8E8E8" w:themeFill="background2"/>
          </w:tcPr>
          <w:p w14:paraId="0A60BCA1"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shd w:val="clear" w:color="auto" w:fill="E8E8E8" w:themeFill="background2"/>
          </w:tcPr>
          <w:p w14:paraId="3C311DDE"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0930DE86" w14:textId="77777777" w:rsidTr="004F2DBD">
        <w:trPr>
          <w:cantSplit/>
        </w:trPr>
        <w:tc>
          <w:tcPr>
            <w:tcW w:w="1577" w:type="pct"/>
          </w:tcPr>
          <w:p w14:paraId="79956BDE" w14:textId="77777777" w:rsidR="004F2DBD" w:rsidRPr="00DB7E0B" w:rsidRDefault="004F2DBD" w:rsidP="008F3A41">
            <w:pPr>
              <w:pStyle w:val="Questions"/>
              <w:spacing w:beforeLines="0" w:afterLines="0" w:after="120" w:line="480" w:lineRule="auto"/>
              <w:ind w:left="360" w:right="0"/>
              <w:jc w:val="left"/>
              <w:rPr>
                <w:rFonts w:ascii="Times New Roman" w:hAnsi="Times New Roman"/>
                <w:sz w:val="24"/>
              </w:rPr>
            </w:pPr>
            <w:r w:rsidRPr="00DB7E0B">
              <w:rPr>
                <w:rFonts w:ascii="Times New Roman" w:hAnsi="Times New Roman"/>
                <w:color w:val="000000"/>
                <w:sz w:val="24"/>
                <w:lang w:val="en-GB"/>
              </w:rPr>
              <w:t>I want my body to look muscular.</w:t>
            </w:r>
          </w:p>
        </w:tc>
        <w:tc>
          <w:tcPr>
            <w:tcW w:w="725" w:type="pct"/>
          </w:tcPr>
          <w:p w14:paraId="74580DBE"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tcPr>
          <w:p w14:paraId="71143A04"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tcPr>
          <w:p w14:paraId="30029F5E"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tcPr>
          <w:p w14:paraId="6FA8B2FC"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tcPr>
          <w:p w14:paraId="35E76595"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6BF2DB9B" w14:textId="77777777" w:rsidTr="004F2DBD">
        <w:trPr>
          <w:cantSplit/>
        </w:trPr>
        <w:tc>
          <w:tcPr>
            <w:tcW w:w="1577" w:type="pct"/>
            <w:shd w:val="clear" w:color="auto" w:fill="E8E8E8" w:themeFill="background2"/>
          </w:tcPr>
          <w:p w14:paraId="32D5628B"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don't really think much about my appearance.</w:t>
            </w:r>
          </w:p>
          <w:p w14:paraId="3F323A40" w14:textId="77777777" w:rsidR="004F2DBD" w:rsidRPr="00DB7E0B" w:rsidRDefault="004F2DBD" w:rsidP="008F3A41">
            <w:pPr>
              <w:pStyle w:val="Questions"/>
              <w:spacing w:beforeLines="0" w:afterLines="0" w:after="120" w:line="480" w:lineRule="auto"/>
              <w:ind w:right="0"/>
              <w:jc w:val="left"/>
              <w:rPr>
                <w:rFonts w:ascii="Times New Roman" w:hAnsi="Times New Roman"/>
                <w:sz w:val="24"/>
              </w:rPr>
            </w:pPr>
          </w:p>
        </w:tc>
        <w:tc>
          <w:tcPr>
            <w:tcW w:w="725" w:type="pct"/>
            <w:shd w:val="clear" w:color="auto" w:fill="E8E8E8" w:themeFill="background2"/>
          </w:tcPr>
          <w:p w14:paraId="04F1753B"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3E2B12F4"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1582EF2A"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shd w:val="clear" w:color="auto" w:fill="E8E8E8" w:themeFill="background2"/>
          </w:tcPr>
          <w:p w14:paraId="5B1DCD89"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shd w:val="clear" w:color="auto" w:fill="E8E8E8" w:themeFill="background2"/>
          </w:tcPr>
          <w:p w14:paraId="2162F237"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3434A2DA" w14:textId="77777777" w:rsidTr="004F2DBD">
        <w:trPr>
          <w:cantSplit/>
        </w:trPr>
        <w:tc>
          <w:tcPr>
            <w:tcW w:w="1577" w:type="pct"/>
            <w:shd w:val="clear" w:color="auto" w:fill="E8E8E8" w:themeFill="background2"/>
          </w:tcPr>
          <w:p w14:paraId="5EDFA8EA"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don't think much about how I look.</w:t>
            </w:r>
          </w:p>
        </w:tc>
        <w:tc>
          <w:tcPr>
            <w:tcW w:w="725" w:type="pct"/>
            <w:shd w:val="clear" w:color="auto" w:fill="E8E8E8" w:themeFill="background2"/>
          </w:tcPr>
          <w:p w14:paraId="45601085"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11668D4B"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26473AF5"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shd w:val="clear" w:color="auto" w:fill="E8E8E8" w:themeFill="background2"/>
          </w:tcPr>
          <w:p w14:paraId="15AD9223"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shd w:val="clear" w:color="auto" w:fill="E8E8E8" w:themeFill="background2"/>
          </w:tcPr>
          <w:p w14:paraId="3ECC06FB"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0B946C6F" w14:textId="77777777" w:rsidTr="004F2DBD">
        <w:trPr>
          <w:cantSplit/>
        </w:trPr>
        <w:tc>
          <w:tcPr>
            <w:tcW w:w="1577" w:type="pct"/>
            <w:shd w:val="clear" w:color="auto" w:fill="E8E8E8" w:themeFill="background2"/>
          </w:tcPr>
          <w:p w14:paraId="62584C9A"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would like to have a body that looks very muscular</w:t>
            </w:r>
          </w:p>
          <w:p w14:paraId="707F8DC1"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725" w:type="pct"/>
            <w:shd w:val="clear" w:color="auto" w:fill="E8E8E8" w:themeFill="background2"/>
          </w:tcPr>
          <w:p w14:paraId="686E0ED6"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613C0CF8"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57CA6F24"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shd w:val="clear" w:color="auto" w:fill="E8E8E8" w:themeFill="background2"/>
          </w:tcPr>
          <w:p w14:paraId="0C16AB3F"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shd w:val="clear" w:color="auto" w:fill="E8E8E8" w:themeFill="background2"/>
          </w:tcPr>
          <w:p w14:paraId="5CB44A54"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5C54151D" w14:textId="77777777" w:rsidTr="004F2DBD">
        <w:trPr>
          <w:cantSplit/>
        </w:trPr>
        <w:tc>
          <w:tcPr>
            <w:tcW w:w="1577" w:type="pct"/>
            <w:shd w:val="clear" w:color="auto" w:fill="E8E8E8" w:themeFill="background2"/>
          </w:tcPr>
          <w:p w14:paraId="581091B9"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family members to look thinner</w:t>
            </w:r>
          </w:p>
        </w:tc>
        <w:tc>
          <w:tcPr>
            <w:tcW w:w="725" w:type="pct"/>
            <w:shd w:val="clear" w:color="auto" w:fill="E8E8E8" w:themeFill="background2"/>
          </w:tcPr>
          <w:p w14:paraId="0EB35747"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1127F5F2"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4512EC67"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shd w:val="clear" w:color="auto" w:fill="E8E8E8" w:themeFill="background2"/>
          </w:tcPr>
          <w:p w14:paraId="0203FAB2"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shd w:val="clear" w:color="auto" w:fill="E8E8E8" w:themeFill="background2"/>
          </w:tcPr>
          <w:p w14:paraId="6DB538E2"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6FEBC582" w14:textId="77777777" w:rsidTr="004F2DBD">
        <w:trPr>
          <w:cantSplit/>
        </w:trPr>
        <w:tc>
          <w:tcPr>
            <w:tcW w:w="1577" w:type="pct"/>
            <w:shd w:val="clear" w:color="auto" w:fill="E8E8E8" w:themeFill="background2"/>
          </w:tcPr>
          <w:p w14:paraId="20BAD03B"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family members to improve my appearance.</w:t>
            </w:r>
          </w:p>
          <w:p w14:paraId="39D320FB"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725" w:type="pct"/>
            <w:shd w:val="clear" w:color="auto" w:fill="E8E8E8" w:themeFill="background2"/>
          </w:tcPr>
          <w:p w14:paraId="73A503D7"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1C9133F6"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09832A94"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shd w:val="clear" w:color="auto" w:fill="E8E8E8" w:themeFill="background2"/>
          </w:tcPr>
          <w:p w14:paraId="08052AD0"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shd w:val="clear" w:color="auto" w:fill="E8E8E8" w:themeFill="background2"/>
          </w:tcPr>
          <w:p w14:paraId="49482622"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3859770B" w14:textId="77777777" w:rsidTr="004F2DBD">
        <w:trPr>
          <w:cantSplit/>
        </w:trPr>
        <w:tc>
          <w:tcPr>
            <w:tcW w:w="1577" w:type="pct"/>
            <w:shd w:val="clear" w:color="auto" w:fill="E8E8E8" w:themeFill="background2"/>
          </w:tcPr>
          <w:p w14:paraId="4305004A"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Family members encourage me to get in better shape.</w:t>
            </w:r>
          </w:p>
          <w:p w14:paraId="31E8FEA9" w14:textId="77777777" w:rsidR="004F2DBD" w:rsidRPr="00DB7E0B" w:rsidRDefault="004F2DBD"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725" w:type="pct"/>
            <w:shd w:val="clear" w:color="auto" w:fill="E8E8E8" w:themeFill="background2"/>
          </w:tcPr>
          <w:p w14:paraId="527E62D3"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55A212CA"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45B7BCEE"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shd w:val="clear" w:color="auto" w:fill="E8E8E8" w:themeFill="background2"/>
          </w:tcPr>
          <w:p w14:paraId="34D7BF5E"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shd w:val="clear" w:color="auto" w:fill="E8E8E8" w:themeFill="background2"/>
          </w:tcPr>
          <w:p w14:paraId="53D548DF" w14:textId="77777777" w:rsidR="004F2DBD" w:rsidRPr="00DB7E0B" w:rsidRDefault="004F2DBD" w:rsidP="008F3A41">
            <w:pPr>
              <w:pStyle w:val="Boxes"/>
              <w:spacing w:line="480" w:lineRule="auto"/>
              <w:ind w:left="360"/>
              <w:jc w:val="left"/>
              <w:rPr>
                <w:rFonts w:ascii="Times New Roman" w:hAnsi="Times New Roman" w:cs="Times New Roman"/>
              </w:rPr>
            </w:pPr>
          </w:p>
        </w:tc>
      </w:tr>
      <w:tr w:rsidR="004F2DBD" w:rsidRPr="00DB7E0B" w14:paraId="049099B4" w14:textId="77777777" w:rsidTr="004F2DBD">
        <w:trPr>
          <w:cantSplit/>
        </w:trPr>
        <w:tc>
          <w:tcPr>
            <w:tcW w:w="1577" w:type="pct"/>
            <w:shd w:val="clear" w:color="auto" w:fill="E8E8E8" w:themeFill="background2"/>
          </w:tcPr>
          <w:p w14:paraId="5B38A747"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family members to be more muscular</w:t>
            </w:r>
          </w:p>
          <w:p w14:paraId="2776372B" w14:textId="77777777" w:rsidR="004F2DBD" w:rsidRPr="00DB7E0B" w:rsidRDefault="004F2DBD"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725" w:type="pct"/>
            <w:shd w:val="clear" w:color="auto" w:fill="E8E8E8" w:themeFill="background2"/>
          </w:tcPr>
          <w:p w14:paraId="7D2F476E"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19D44CDC"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695" w:type="pct"/>
            <w:shd w:val="clear" w:color="auto" w:fill="E8E8E8" w:themeFill="background2"/>
          </w:tcPr>
          <w:p w14:paraId="00955E2E"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584" w:type="pct"/>
            <w:shd w:val="clear" w:color="auto" w:fill="E8E8E8" w:themeFill="background2"/>
          </w:tcPr>
          <w:p w14:paraId="7D4ABE68" w14:textId="77777777" w:rsidR="004F2DBD" w:rsidRPr="00DB7E0B" w:rsidRDefault="004F2DBD" w:rsidP="008F3A41">
            <w:pPr>
              <w:pStyle w:val="Boxes"/>
              <w:spacing w:line="480" w:lineRule="auto"/>
              <w:ind w:left="360"/>
              <w:jc w:val="left"/>
              <w:rPr>
                <w:rFonts w:ascii="Times New Roman" w:hAnsi="Times New Roman" w:cs="Times New Roman"/>
              </w:rPr>
            </w:pPr>
          </w:p>
        </w:tc>
        <w:tc>
          <w:tcPr>
            <w:tcW w:w="724" w:type="pct"/>
            <w:shd w:val="clear" w:color="auto" w:fill="E8E8E8" w:themeFill="background2"/>
          </w:tcPr>
          <w:p w14:paraId="3777A8B9" w14:textId="77777777" w:rsidR="004F2DBD" w:rsidRPr="00DB7E0B" w:rsidRDefault="004F2DBD" w:rsidP="008F3A41">
            <w:pPr>
              <w:pStyle w:val="Boxes"/>
              <w:spacing w:line="480" w:lineRule="auto"/>
              <w:ind w:left="360"/>
              <w:jc w:val="left"/>
              <w:rPr>
                <w:rFonts w:ascii="Times New Roman" w:hAnsi="Times New Roman" w:cs="Times New Roman"/>
              </w:rPr>
            </w:pPr>
          </w:p>
        </w:tc>
      </w:tr>
    </w:tbl>
    <w:p w14:paraId="01990BCC"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For Males </w:t>
      </w:r>
      <w:proofErr w:type="gramStart"/>
      <w:r w:rsidRPr="00DB7E0B">
        <w:rPr>
          <w:color w:val="000000"/>
          <w:lang w:val="en-GB"/>
        </w:rPr>
        <w:t>( Females</w:t>
      </w:r>
      <w:proofErr w:type="gramEnd"/>
      <w:r w:rsidRPr="00DB7E0B">
        <w:rPr>
          <w:color w:val="000000"/>
          <w:lang w:val="en-GB"/>
        </w:rPr>
        <w:t xml:space="preserve"> please complete the previous </w:t>
      </w:r>
      <w:proofErr w:type="gramStart"/>
      <w:r w:rsidRPr="00DB7E0B">
        <w:rPr>
          <w:color w:val="000000"/>
          <w:lang w:val="en-GB"/>
        </w:rPr>
        <w:t>section )</w:t>
      </w:r>
      <w:proofErr w:type="gramEnd"/>
      <w:r w:rsidRPr="00DB7E0B">
        <w:rPr>
          <w:color w:val="000000"/>
          <w:lang w:val="en-GB"/>
        </w:rPr>
        <w:t xml:space="preserve"> </w:t>
      </w:r>
    </w:p>
    <w:p w14:paraId="676631A0"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p>
    <w:p w14:paraId="568AC0E2"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We will now ask you questions about the way you think about your body  </w:t>
      </w:r>
    </w:p>
    <w:p w14:paraId="241689C7"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0FB04B72"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86. Directions: Please read each of the following items carefully and tick the box beside the number that best reflects your agreement with the statement.</w:t>
      </w:r>
    </w:p>
    <w:p w14:paraId="794B1812" w14:textId="77777777" w:rsidR="004F2DBD" w:rsidRPr="00DB7E0B" w:rsidRDefault="004F2DBD"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p w14:paraId="50E76B91" w14:textId="77777777" w:rsidR="004F2DBD" w:rsidRPr="00DB7E0B" w:rsidRDefault="004F2DBD" w:rsidP="008F3A41">
      <w:pPr>
        <w:spacing w:line="480" w:lineRule="auto"/>
      </w:pPr>
    </w:p>
    <w:p w14:paraId="4D08EFA1" w14:textId="77777777" w:rsidR="000E240B" w:rsidRPr="00DB7E0B" w:rsidRDefault="000E240B" w:rsidP="008F3A41">
      <w:pPr>
        <w:spacing w:line="480" w:lineRule="auto"/>
      </w:pPr>
    </w:p>
    <w:p w14:paraId="429F2DFB" w14:textId="77777777" w:rsidR="000E240B" w:rsidRPr="00DB7E0B" w:rsidRDefault="000E240B" w:rsidP="008F3A41">
      <w:pPr>
        <w:tabs>
          <w:tab w:val="left" w:pos="1825"/>
        </w:tabs>
        <w:spacing w:line="480" w:lineRule="auto"/>
      </w:pPr>
    </w:p>
    <w:p w14:paraId="0B6C22ED" w14:textId="77777777" w:rsidR="000E240B" w:rsidRPr="00DB7E0B" w:rsidRDefault="000E240B" w:rsidP="008F3A41">
      <w:pPr>
        <w:spacing w:line="480" w:lineRule="auto"/>
      </w:pPr>
    </w:p>
    <w:p w14:paraId="4E8486DC" w14:textId="77777777" w:rsidR="000E240B" w:rsidRPr="00DB7E0B" w:rsidRDefault="000E240B" w:rsidP="008F3A41">
      <w:pPr>
        <w:spacing w:line="480" w:lineRule="auto"/>
      </w:pPr>
    </w:p>
    <w:p w14:paraId="4D367891" w14:textId="77777777" w:rsidR="000E240B" w:rsidRPr="00DB7E0B" w:rsidRDefault="000E240B" w:rsidP="008F3A41">
      <w:pPr>
        <w:spacing w:line="480" w:lineRule="auto"/>
      </w:pPr>
    </w:p>
    <w:p w14:paraId="55FDBEB1" w14:textId="6E1FEDBA" w:rsidR="00A056DF" w:rsidRPr="00DB7E0B" w:rsidRDefault="00A056DF" w:rsidP="008F3A41">
      <w:pPr>
        <w:spacing w:line="480" w:lineRule="auto"/>
      </w:pPr>
    </w:p>
    <w:p w14:paraId="65643566" w14:textId="77777777" w:rsidR="00A056DF" w:rsidRPr="00DB7E0B" w:rsidRDefault="00A056DF" w:rsidP="008F3A41">
      <w:pPr>
        <w:spacing w:line="480" w:lineRule="auto"/>
      </w:pPr>
    </w:p>
    <w:tbl>
      <w:tblPr>
        <w:tblW w:w="5720" w:type="pct"/>
        <w:jc w:val="center"/>
        <w:tblBorders>
          <w:insideH w:val="single" w:sz="4" w:space="0" w:color="auto"/>
          <w:insideV w:val="single" w:sz="4" w:space="0" w:color="auto"/>
        </w:tblBorders>
        <w:tblLook w:val="01E0" w:firstRow="1" w:lastRow="1" w:firstColumn="1" w:lastColumn="1" w:noHBand="0" w:noVBand="0"/>
      </w:tblPr>
      <w:tblGrid>
        <w:gridCol w:w="4758"/>
        <w:gridCol w:w="1437"/>
        <w:gridCol w:w="1364"/>
        <w:gridCol w:w="1364"/>
        <w:gridCol w:w="1082"/>
        <w:gridCol w:w="1435"/>
      </w:tblGrid>
      <w:tr w:rsidR="00A056DF" w:rsidRPr="00DB7E0B" w14:paraId="31FF3FF0" w14:textId="77777777" w:rsidTr="004F2DBD">
        <w:trPr>
          <w:cantSplit/>
          <w:jc w:val="center"/>
        </w:trPr>
        <w:tc>
          <w:tcPr>
            <w:tcW w:w="2080" w:type="pct"/>
            <w:shd w:val="clear" w:color="auto" w:fill="E8E8E8" w:themeFill="background2"/>
          </w:tcPr>
          <w:p w14:paraId="6168008B"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Family members encourage me to increase the size or definition of my muscles </w:t>
            </w:r>
          </w:p>
          <w:p w14:paraId="6DE9CA6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3D07DA6B"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1530978"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199F2F31"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0AE2222D"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2045D4BE"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27B52F47" w14:textId="77777777" w:rsidTr="004F2DBD">
        <w:trPr>
          <w:cantSplit/>
          <w:jc w:val="center"/>
        </w:trPr>
        <w:tc>
          <w:tcPr>
            <w:tcW w:w="2080" w:type="pct"/>
            <w:shd w:val="clear" w:color="auto" w:fill="E8E8E8" w:themeFill="background2"/>
          </w:tcPr>
          <w:p w14:paraId="28449588"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my peers to improve my appearance.</w:t>
            </w:r>
          </w:p>
          <w:p w14:paraId="6A2956D9"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4EF5B7DF"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439BB53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4783B23B"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22596491"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5A73CE10"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4C636396" w14:textId="77777777" w:rsidTr="004F2DBD">
        <w:trPr>
          <w:cantSplit/>
          <w:jc w:val="center"/>
        </w:trPr>
        <w:tc>
          <w:tcPr>
            <w:tcW w:w="2080" w:type="pct"/>
            <w:shd w:val="clear" w:color="auto" w:fill="E8E8E8" w:themeFill="background2"/>
          </w:tcPr>
          <w:p w14:paraId="6CE38D1C"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I feel pressure from my peers to look in better shape.</w:t>
            </w:r>
          </w:p>
          <w:p w14:paraId="70A94E99"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2A394549"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223C52D"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150505F"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61284478"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60D7A860"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7C943837" w14:textId="77777777" w:rsidTr="004F2DBD">
        <w:trPr>
          <w:cantSplit/>
          <w:jc w:val="center"/>
        </w:trPr>
        <w:tc>
          <w:tcPr>
            <w:tcW w:w="2080" w:type="pct"/>
            <w:shd w:val="clear" w:color="auto" w:fill="E8E8E8" w:themeFill="background2"/>
          </w:tcPr>
          <w:p w14:paraId="1BF03CDF"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I get pressure from my peers to be more muscular </w:t>
            </w:r>
          </w:p>
          <w:p w14:paraId="6A5C0682"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67729EB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333FA521"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2BAEA3E1"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65D1ADC0"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380395BD"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53277336" w14:textId="77777777" w:rsidTr="004F2DBD">
        <w:trPr>
          <w:cantSplit/>
          <w:jc w:val="center"/>
        </w:trPr>
        <w:tc>
          <w:tcPr>
            <w:tcW w:w="2080" w:type="pct"/>
            <w:shd w:val="clear" w:color="auto" w:fill="E8E8E8" w:themeFill="background2"/>
          </w:tcPr>
          <w:p w14:paraId="5D3D9DE6"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My peers encourage me to increase the size or definition my muscles </w:t>
            </w:r>
          </w:p>
          <w:p w14:paraId="1FDF6D6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5975C583"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16272768"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71F7B13"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0DC16DE2"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50A132D2"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4C2F2513" w14:textId="77777777" w:rsidTr="004F2DBD">
        <w:trPr>
          <w:cantSplit/>
          <w:jc w:val="center"/>
        </w:trPr>
        <w:tc>
          <w:tcPr>
            <w:tcW w:w="2080" w:type="pct"/>
            <w:shd w:val="clear" w:color="auto" w:fill="E8E8E8" w:themeFill="background2"/>
          </w:tcPr>
          <w:p w14:paraId="2B7BBF0D"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significant others to improve my appearance.</w:t>
            </w:r>
          </w:p>
          <w:p w14:paraId="455D26CC"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21A6281E"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E5DCFBA"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FF701B0"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7208A529"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50B50935"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332B7AE9" w14:textId="77777777" w:rsidTr="004F2DBD">
        <w:trPr>
          <w:cantSplit/>
          <w:jc w:val="center"/>
        </w:trPr>
        <w:tc>
          <w:tcPr>
            <w:tcW w:w="2080" w:type="pct"/>
            <w:shd w:val="clear" w:color="auto" w:fill="E8E8E8" w:themeFill="background2"/>
          </w:tcPr>
          <w:p w14:paraId="47AE162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significant others</w:t>
            </w:r>
          </w:p>
          <w:p w14:paraId="7C95B91A"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to look in better shape.</w:t>
            </w:r>
          </w:p>
        </w:tc>
        <w:tc>
          <w:tcPr>
            <w:tcW w:w="628" w:type="pct"/>
            <w:shd w:val="clear" w:color="auto" w:fill="E8E8E8" w:themeFill="background2"/>
          </w:tcPr>
          <w:p w14:paraId="16EB04D9"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5125A99C"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2CE8A907"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74A945D6"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1CE909D9"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4B73858" w14:textId="77777777" w:rsidTr="004F2DBD">
        <w:trPr>
          <w:cantSplit/>
          <w:jc w:val="center"/>
        </w:trPr>
        <w:tc>
          <w:tcPr>
            <w:tcW w:w="2080" w:type="pct"/>
            <w:shd w:val="clear" w:color="auto" w:fill="E8E8E8" w:themeFill="background2"/>
          </w:tcPr>
          <w:p w14:paraId="26171583"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I get pressure from significant others to decrease my level of body fat </w:t>
            </w:r>
          </w:p>
        </w:tc>
        <w:tc>
          <w:tcPr>
            <w:tcW w:w="628" w:type="pct"/>
            <w:shd w:val="clear" w:color="auto" w:fill="E8E8E8" w:themeFill="background2"/>
          </w:tcPr>
          <w:p w14:paraId="5EA1066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27F5FA7"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4B857963"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5A8E9E22"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2C557005"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9AB5326" w14:textId="77777777" w:rsidTr="004F2DBD">
        <w:trPr>
          <w:cantSplit/>
          <w:jc w:val="center"/>
        </w:trPr>
        <w:tc>
          <w:tcPr>
            <w:tcW w:w="2080" w:type="pct"/>
            <w:shd w:val="clear" w:color="auto" w:fill="E8E8E8" w:themeFill="background2"/>
          </w:tcPr>
          <w:p w14:paraId="63F98193"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significant others to be more muscular.</w:t>
            </w:r>
          </w:p>
          <w:p w14:paraId="75ECDD09"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en-GB"/>
              </w:rPr>
            </w:pPr>
          </w:p>
        </w:tc>
        <w:tc>
          <w:tcPr>
            <w:tcW w:w="628" w:type="pct"/>
            <w:shd w:val="clear" w:color="auto" w:fill="E8E8E8" w:themeFill="background2"/>
          </w:tcPr>
          <w:p w14:paraId="1AE88D0C"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677B2B0"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190F0605"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7066BFDC"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30DB5727"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768E5DCA" w14:textId="77777777" w:rsidTr="004F2DBD">
        <w:trPr>
          <w:cantSplit/>
          <w:jc w:val="center"/>
        </w:trPr>
        <w:tc>
          <w:tcPr>
            <w:tcW w:w="2080" w:type="pct"/>
            <w:shd w:val="clear" w:color="auto" w:fill="E8E8E8" w:themeFill="background2"/>
          </w:tcPr>
          <w:p w14:paraId="6CA1CCCB"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 I feel pressure from significant others to increase the size or definition of </w:t>
            </w:r>
            <w:proofErr w:type="gramStart"/>
            <w:r w:rsidRPr="00DB7E0B">
              <w:rPr>
                <w:color w:val="000000"/>
                <w:lang w:val="en-GB"/>
              </w:rPr>
              <w:t>my</w:t>
            </w:r>
            <w:proofErr w:type="gramEnd"/>
          </w:p>
          <w:p w14:paraId="163A687B"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muscles.</w:t>
            </w:r>
          </w:p>
          <w:p w14:paraId="59C6FD57" w14:textId="77777777" w:rsidR="00A056DF" w:rsidRPr="00DB7E0B" w:rsidRDefault="00A056DF"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41F1D77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75E39012"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361B0A4F"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466757A2"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0599C104"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1F0C7DB" w14:textId="77777777" w:rsidTr="004F2DBD">
        <w:trPr>
          <w:cantSplit/>
          <w:jc w:val="center"/>
        </w:trPr>
        <w:tc>
          <w:tcPr>
            <w:tcW w:w="2080" w:type="pct"/>
            <w:shd w:val="clear" w:color="auto" w:fill="E8E8E8" w:themeFill="background2"/>
          </w:tcPr>
          <w:p w14:paraId="4EB0F615"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 I feel pressure from the media to look in better shape.</w:t>
            </w:r>
          </w:p>
          <w:p w14:paraId="75DD6C73" w14:textId="77777777" w:rsidR="00A056DF" w:rsidRPr="00DB7E0B" w:rsidRDefault="00A056DF"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4A967C66"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A2F423B"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520C777F"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43512777"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1B63E264"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1A546B25" w14:textId="77777777" w:rsidTr="004F2DBD">
        <w:trPr>
          <w:cantSplit/>
          <w:jc w:val="center"/>
        </w:trPr>
        <w:tc>
          <w:tcPr>
            <w:tcW w:w="2080" w:type="pct"/>
            <w:shd w:val="clear" w:color="auto" w:fill="E8E8E8" w:themeFill="background2"/>
          </w:tcPr>
          <w:p w14:paraId="6D2FF8D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 look</w:t>
            </w:r>
          </w:p>
          <w:p w14:paraId="646B5475"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thinner.</w:t>
            </w:r>
          </w:p>
        </w:tc>
        <w:tc>
          <w:tcPr>
            <w:tcW w:w="628" w:type="pct"/>
            <w:shd w:val="clear" w:color="auto" w:fill="E8E8E8" w:themeFill="background2"/>
          </w:tcPr>
          <w:p w14:paraId="0493F76E"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3B87F228"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961AF09"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6384E98C"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7D0094AB"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4F456B98" w14:textId="77777777" w:rsidTr="004F2DBD">
        <w:trPr>
          <w:cantSplit/>
          <w:jc w:val="center"/>
        </w:trPr>
        <w:tc>
          <w:tcPr>
            <w:tcW w:w="2080" w:type="pct"/>
            <w:shd w:val="clear" w:color="auto" w:fill="E8E8E8" w:themeFill="background2"/>
          </w:tcPr>
          <w:p w14:paraId="339F2A0E"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w:t>
            </w:r>
          </w:p>
          <w:p w14:paraId="7C1D3D17"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improve my appearance.</w:t>
            </w:r>
          </w:p>
        </w:tc>
        <w:tc>
          <w:tcPr>
            <w:tcW w:w="628" w:type="pct"/>
            <w:shd w:val="clear" w:color="auto" w:fill="E8E8E8" w:themeFill="background2"/>
          </w:tcPr>
          <w:p w14:paraId="08BD8BAD"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AA42A1C"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36F07234"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4159FC4C"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3430CD6C"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6A8B9F3A" w14:textId="77777777" w:rsidTr="004F2DBD">
        <w:trPr>
          <w:cantSplit/>
          <w:jc w:val="center"/>
        </w:trPr>
        <w:tc>
          <w:tcPr>
            <w:tcW w:w="2080" w:type="pct"/>
            <w:shd w:val="clear" w:color="auto" w:fill="E8E8E8" w:themeFill="background2"/>
          </w:tcPr>
          <w:p w14:paraId="353D8B5F"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w:t>
            </w:r>
          </w:p>
          <w:p w14:paraId="15189D99"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decrease my level of body fat.</w:t>
            </w:r>
          </w:p>
        </w:tc>
        <w:tc>
          <w:tcPr>
            <w:tcW w:w="628" w:type="pct"/>
            <w:shd w:val="clear" w:color="auto" w:fill="E8E8E8" w:themeFill="background2"/>
          </w:tcPr>
          <w:p w14:paraId="6C62A124"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1ECCC283"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304EECBD"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5EDCDDA2"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5A2F7AEC"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4984F055" w14:textId="77777777" w:rsidTr="004F2DBD">
        <w:trPr>
          <w:cantSplit/>
          <w:jc w:val="center"/>
        </w:trPr>
        <w:tc>
          <w:tcPr>
            <w:tcW w:w="2080" w:type="pct"/>
            <w:shd w:val="clear" w:color="auto" w:fill="E8E8E8" w:themeFill="background2"/>
          </w:tcPr>
          <w:p w14:paraId="096858B4"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 be</w:t>
            </w:r>
          </w:p>
          <w:p w14:paraId="031FA2B3"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more muscular.</w:t>
            </w:r>
          </w:p>
          <w:p w14:paraId="6FB14E11" w14:textId="77777777" w:rsidR="00A056DF" w:rsidRPr="00DB7E0B" w:rsidRDefault="00A056DF" w:rsidP="008F3A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kern w:val="0"/>
                <w:lang w:val="en-GB"/>
              </w:rPr>
            </w:pPr>
          </w:p>
        </w:tc>
        <w:tc>
          <w:tcPr>
            <w:tcW w:w="628" w:type="pct"/>
            <w:shd w:val="clear" w:color="auto" w:fill="E8E8E8" w:themeFill="background2"/>
          </w:tcPr>
          <w:p w14:paraId="000CE65B"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9EDE4FD"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06766CAC"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0833AA72"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411E7BEC" w14:textId="77777777" w:rsidR="00A056DF" w:rsidRPr="00DB7E0B" w:rsidRDefault="00A056DF" w:rsidP="008F3A41">
            <w:pPr>
              <w:pStyle w:val="Boxes"/>
              <w:spacing w:line="480" w:lineRule="auto"/>
              <w:ind w:left="360"/>
              <w:rPr>
                <w:rFonts w:ascii="Times New Roman" w:hAnsi="Times New Roman" w:cs="Times New Roman"/>
              </w:rPr>
            </w:pPr>
          </w:p>
        </w:tc>
      </w:tr>
      <w:tr w:rsidR="00A056DF" w:rsidRPr="00DB7E0B" w14:paraId="4F0E0B32" w14:textId="77777777" w:rsidTr="004F2DBD">
        <w:trPr>
          <w:cantSplit/>
          <w:jc w:val="center"/>
        </w:trPr>
        <w:tc>
          <w:tcPr>
            <w:tcW w:w="2080" w:type="pct"/>
            <w:shd w:val="clear" w:color="auto" w:fill="E8E8E8" w:themeFill="background2"/>
          </w:tcPr>
          <w:p w14:paraId="0C04CE37"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I feel pressure from the media to</w:t>
            </w:r>
          </w:p>
          <w:p w14:paraId="2F67C596"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360"/>
              <w:rPr>
                <w:color w:val="000000"/>
                <w:lang w:val="en-GB"/>
              </w:rPr>
            </w:pPr>
            <w:r w:rsidRPr="00DB7E0B">
              <w:rPr>
                <w:color w:val="000000"/>
                <w:lang w:val="en-GB"/>
              </w:rPr>
              <w:t xml:space="preserve">increase the size or definition of </w:t>
            </w:r>
            <w:proofErr w:type="gramStart"/>
            <w:r w:rsidRPr="00DB7E0B">
              <w:rPr>
                <w:color w:val="000000"/>
                <w:lang w:val="en-GB"/>
              </w:rPr>
              <w:t>my</w:t>
            </w:r>
            <w:proofErr w:type="gramEnd"/>
          </w:p>
          <w:p w14:paraId="3B13C869" w14:textId="77777777" w:rsidR="00A056DF" w:rsidRPr="00DB7E0B" w:rsidRDefault="00A056DF" w:rsidP="008F3A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080"/>
              <w:rPr>
                <w:color w:val="000000"/>
                <w:lang w:val="en-GB"/>
              </w:rPr>
            </w:pPr>
            <w:r w:rsidRPr="00DB7E0B">
              <w:rPr>
                <w:color w:val="000000"/>
                <w:lang w:val="en-GB"/>
              </w:rPr>
              <w:t>muscles.</w:t>
            </w:r>
          </w:p>
        </w:tc>
        <w:tc>
          <w:tcPr>
            <w:tcW w:w="628" w:type="pct"/>
            <w:shd w:val="clear" w:color="auto" w:fill="E8E8E8" w:themeFill="background2"/>
          </w:tcPr>
          <w:p w14:paraId="00FC317A"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6602B3D0" w14:textId="77777777" w:rsidR="00A056DF" w:rsidRPr="00DB7E0B" w:rsidRDefault="00A056DF" w:rsidP="008F3A41">
            <w:pPr>
              <w:pStyle w:val="Boxes"/>
              <w:spacing w:line="480" w:lineRule="auto"/>
              <w:ind w:left="360"/>
              <w:rPr>
                <w:rFonts w:ascii="Times New Roman" w:hAnsi="Times New Roman" w:cs="Times New Roman"/>
              </w:rPr>
            </w:pPr>
          </w:p>
        </w:tc>
        <w:tc>
          <w:tcPr>
            <w:tcW w:w="596" w:type="pct"/>
            <w:shd w:val="clear" w:color="auto" w:fill="E8E8E8" w:themeFill="background2"/>
          </w:tcPr>
          <w:p w14:paraId="10B92FFF" w14:textId="77777777" w:rsidR="00A056DF" w:rsidRPr="00DB7E0B" w:rsidRDefault="00A056DF" w:rsidP="008F3A41">
            <w:pPr>
              <w:pStyle w:val="Boxes"/>
              <w:spacing w:line="480" w:lineRule="auto"/>
              <w:ind w:left="360"/>
              <w:rPr>
                <w:rFonts w:ascii="Times New Roman" w:hAnsi="Times New Roman" w:cs="Times New Roman"/>
              </w:rPr>
            </w:pPr>
          </w:p>
        </w:tc>
        <w:tc>
          <w:tcPr>
            <w:tcW w:w="473" w:type="pct"/>
            <w:shd w:val="clear" w:color="auto" w:fill="E8E8E8" w:themeFill="background2"/>
          </w:tcPr>
          <w:p w14:paraId="2B730B20" w14:textId="77777777" w:rsidR="00A056DF" w:rsidRPr="00DB7E0B" w:rsidRDefault="00A056DF" w:rsidP="008F3A41">
            <w:pPr>
              <w:pStyle w:val="Boxes"/>
              <w:spacing w:line="480" w:lineRule="auto"/>
              <w:ind w:left="360"/>
              <w:rPr>
                <w:rFonts w:ascii="Times New Roman" w:hAnsi="Times New Roman" w:cs="Times New Roman"/>
              </w:rPr>
            </w:pPr>
          </w:p>
        </w:tc>
        <w:tc>
          <w:tcPr>
            <w:tcW w:w="627" w:type="pct"/>
            <w:shd w:val="clear" w:color="auto" w:fill="E8E8E8" w:themeFill="background2"/>
          </w:tcPr>
          <w:p w14:paraId="777E9B05" w14:textId="77777777" w:rsidR="00A056DF" w:rsidRPr="00DB7E0B" w:rsidRDefault="00A056DF" w:rsidP="008F3A41">
            <w:pPr>
              <w:pStyle w:val="Boxes"/>
              <w:spacing w:line="480" w:lineRule="auto"/>
              <w:ind w:left="360"/>
              <w:rPr>
                <w:rFonts w:ascii="Times New Roman" w:hAnsi="Times New Roman" w:cs="Times New Roman"/>
              </w:rPr>
            </w:pPr>
          </w:p>
        </w:tc>
      </w:tr>
    </w:tbl>
    <w:p w14:paraId="723C8CC5" w14:textId="77777777" w:rsidR="000E240B" w:rsidRPr="00DB7E0B" w:rsidRDefault="000E240B" w:rsidP="008F3A41">
      <w:pPr>
        <w:spacing w:line="480" w:lineRule="auto"/>
      </w:pPr>
    </w:p>
    <w:p w14:paraId="7D0CCF73" w14:textId="77777777" w:rsidR="004F2DBD" w:rsidRPr="00DB7E0B" w:rsidRDefault="004F2DBD" w:rsidP="008F3A41">
      <w:pPr>
        <w:spacing w:line="480" w:lineRule="auto"/>
      </w:pPr>
    </w:p>
    <w:p w14:paraId="20DC245A" w14:textId="77777777" w:rsidR="000E240B" w:rsidRPr="00DB7E0B" w:rsidRDefault="000E240B" w:rsidP="008F3A41">
      <w:pPr>
        <w:spacing w:line="480" w:lineRule="auto"/>
      </w:pPr>
    </w:p>
    <w:p w14:paraId="386B56FB" w14:textId="77777777" w:rsidR="000E240B" w:rsidRPr="00DB7E0B" w:rsidRDefault="000E240B" w:rsidP="008F3A41">
      <w:pPr>
        <w:spacing w:line="480" w:lineRule="auto"/>
        <w:ind w:left="360"/>
      </w:pPr>
      <w:r w:rsidRPr="00DB7E0B">
        <w:t>Thank you for your honesty and courage in sharing your experiences and thoughts with us!</w:t>
      </w:r>
    </w:p>
    <w:p w14:paraId="08F49D33" w14:textId="77777777" w:rsidR="000E240B" w:rsidRPr="00DB7E0B" w:rsidRDefault="000E240B" w:rsidP="008F3A41">
      <w:pPr>
        <w:spacing w:line="480" w:lineRule="auto"/>
      </w:pPr>
    </w:p>
    <w:p w14:paraId="553C4959" w14:textId="668ECD37" w:rsidR="001D49E7" w:rsidRPr="00DB7E0B" w:rsidRDefault="001D49E7" w:rsidP="008F3A41">
      <w:pPr>
        <w:spacing w:line="480" w:lineRule="auto"/>
        <w:rPr>
          <w:lang w:val="en-GB"/>
        </w:rPr>
      </w:pPr>
    </w:p>
    <w:sectPr w:rsidR="001D49E7" w:rsidRPr="00DB7E0B" w:rsidSect="00571A21">
      <w:footerReference w:type="default" r:id="rId60"/>
      <w:pgSz w:w="12240" w:h="15840"/>
      <w:pgMar w:top="1120" w:right="1120" w:bottom="280" w:left="1120" w:header="1134" w:footer="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Abigail Harrison" w:date="2025-05-11T18:39:00Z" w:initials="AH">
    <w:p w14:paraId="15989A00" w14:textId="77777777" w:rsidR="00690F79" w:rsidRDefault="00690F79" w:rsidP="00690F79">
      <w:pPr>
        <w:pStyle w:val="CommentText"/>
      </w:pPr>
      <w:r>
        <w:rPr>
          <w:rStyle w:val="CommentReference"/>
        </w:rPr>
        <w:annotationRef/>
      </w:r>
      <w:r>
        <w:t>Add reference</w:t>
      </w:r>
    </w:p>
  </w:comment>
  <w:comment w:id="59" w:author="Abigail Harrison" w:date="2025-05-11T19:37:00Z" w:initials="AH">
    <w:p w14:paraId="4AF53D48" w14:textId="77777777" w:rsidR="001770A2" w:rsidRDefault="001770A2" w:rsidP="001770A2">
      <w:pPr>
        <w:pStyle w:val="CommentText"/>
      </w:pPr>
      <w:r>
        <w:rPr>
          <w:rStyle w:val="CommentReference"/>
        </w:rPr>
        <w:annotationRef/>
      </w:r>
      <w:r>
        <w:t>Perhaps more suited to your discussion</w:t>
      </w:r>
      <w:r>
        <w:br/>
      </w:r>
    </w:p>
  </w:comment>
  <w:comment w:id="74" w:author="Abigail Harrison" w:date="2025-05-15T01:02:00Z" w:initials="AH">
    <w:p w14:paraId="50CD7CF8" w14:textId="77777777" w:rsidR="008F7C0B" w:rsidRDefault="008F7C0B" w:rsidP="008F7C0B">
      <w:pPr>
        <w:pStyle w:val="CommentText"/>
      </w:pPr>
      <w:r>
        <w:rPr>
          <w:rStyle w:val="CommentReference"/>
        </w:rPr>
        <w:annotationRef/>
      </w:r>
      <w:r>
        <w:t>? For discussion</w:t>
      </w:r>
    </w:p>
  </w:comment>
  <w:comment w:id="191" w:author="Abigail Harrison" w:date="2024-05-05T14:19:00Z" w:initials="AH">
    <w:p w14:paraId="74604F2C" w14:textId="26C396B1" w:rsidR="00827277" w:rsidRDefault="00827277" w:rsidP="00827277">
      <w:pPr>
        <w:pStyle w:val="CommentText"/>
      </w:pPr>
      <w:r>
        <w:rPr>
          <w:rStyle w:val="CommentReference"/>
        </w:rPr>
        <w:annotationRef/>
      </w:r>
      <w:r>
        <w:t xml:space="preserve">Will need to go through the questionnaire and fix all numbering </w:t>
      </w:r>
    </w:p>
  </w:comment>
  <w:comment w:id="205" w:author="Abigail Harrison" w:date="2024-05-05T14:08:00Z" w:initials="AH">
    <w:p w14:paraId="54321862" w14:textId="77777777" w:rsidR="000E240B" w:rsidRDefault="000E240B" w:rsidP="000E240B">
      <w:pPr>
        <w:pStyle w:val="CommentText"/>
      </w:pPr>
      <w:r>
        <w:rPr>
          <w:rStyle w:val="CommentReference"/>
        </w:rPr>
        <w:annotationRef/>
      </w:r>
      <w:r>
        <w:t xml:space="preserve">This may look betetr and easier to read in a table </w:t>
      </w:r>
      <w:r>
        <w:br/>
      </w:r>
    </w:p>
  </w:comment>
  <w:comment w:id="206" w:author="Abigail Harrison" w:date="2024-05-05T14:13:00Z" w:initials="AH">
    <w:p w14:paraId="20DE4497" w14:textId="77777777" w:rsidR="000E240B" w:rsidRDefault="000E240B" w:rsidP="000E240B">
      <w:pPr>
        <w:pStyle w:val="CommentText"/>
      </w:pPr>
      <w:r>
        <w:rPr>
          <w:rStyle w:val="CommentReference"/>
        </w:rPr>
        <w:annotationRef/>
      </w:r>
      <w:r>
        <w:t xml:space="preserve">Consider it and fix it up, even if not now but when using the questionnaire </w:t>
      </w:r>
    </w:p>
  </w:comment>
  <w:comment w:id="207" w:author="Abigail Harrison" w:date="2024-05-05T14:19:00Z" w:initials="AH">
    <w:p w14:paraId="09FA184B" w14:textId="77777777" w:rsidR="000E240B" w:rsidRDefault="000E240B" w:rsidP="000E240B">
      <w:pPr>
        <w:pStyle w:val="CommentText"/>
      </w:pPr>
      <w:r>
        <w:rPr>
          <w:rStyle w:val="CommentReference"/>
        </w:rPr>
        <w:annotationRef/>
      </w:r>
      <w:r>
        <w:t xml:space="preserve">Will need to go through the questionnaire and fix all numbering </w:t>
      </w:r>
    </w:p>
  </w:comment>
  <w:comment w:id="208" w:author="Abigail Harrison" w:date="2024-05-02T11:55:00Z" w:initials="AH">
    <w:p w14:paraId="5A82BB01" w14:textId="77777777" w:rsidR="000E240B" w:rsidRDefault="000E240B" w:rsidP="000E240B">
      <w:pPr>
        <w:pStyle w:val="CommentText"/>
      </w:pPr>
      <w:r>
        <w:rPr>
          <w:rStyle w:val="CommentReference"/>
        </w:rPr>
        <w:annotationRef/>
      </w:r>
      <w:r>
        <w:t xml:space="preserve">I think I lost some of the questions here in moving things around. Keeping SATAQ for both males and females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989A00" w15:done="0"/>
  <w15:commentEx w15:paraId="4AF53D48" w15:done="0"/>
  <w15:commentEx w15:paraId="50CD7CF8" w15:done="0"/>
  <w15:commentEx w15:paraId="74604F2C" w15:done="1"/>
  <w15:commentEx w15:paraId="54321862" w15:done="1"/>
  <w15:commentEx w15:paraId="20DE4497" w15:paraIdParent="54321862" w15:done="1"/>
  <w15:commentEx w15:paraId="09FA184B" w15:done="1"/>
  <w15:commentEx w15:paraId="5A82BB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D61397B" w16cex:dateUtc="2025-05-11T23:39:00Z"/>
  <w16cex:commentExtensible w16cex:durableId="08D62CF5" w16cex:dateUtc="2025-05-12T00:37:00Z"/>
  <w16cex:commentExtensible w16cex:durableId="5BBAFD34" w16cex:dateUtc="2025-05-15T06:02:00Z"/>
  <w16cex:commentExtensible w16cex:durableId="678C351C" w16cex:dateUtc="2024-05-05T19:19:00Z"/>
  <w16cex:commentExtensible w16cex:durableId="42CAB390" w16cex:dateUtc="2024-05-05T19:08:00Z"/>
  <w16cex:commentExtensible w16cex:durableId="5B491779" w16cex:dateUtc="2024-05-05T19:13:00Z"/>
  <w16cex:commentExtensible w16cex:durableId="4E56161F" w16cex:dateUtc="2024-05-05T19:19:00Z"/>
  <w16cex:commentExtensible w16cex:durableId="0059DB6A" w16cex:dateUtc="2024-05-02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989A00" w16cid:durableId="4D61397B"/>
  <w16cid:commentId w16cid:paraId="4AF53D48" w16cid:durableId="08D62CF5"/>
  <w16cid:commentId w16cid:paraId="50CD7CF8" w16cid:durableId="5BBAFD34"/>
  <w16cid:commentId w16cid:paraId="74604F2C" w16cid:durableId="678C351C"/>
  <w16cid:commentId w16cid:paraId="54321862" w16cid:durableId="42CAB390"/>
  <w16cid:commentId w16cid:paraId="20DE4497" w16cid:durableId="5B491779"/>
  <w16cid:commentId w16cid:paraId="09FA184B" w16cid:durableId="4E56161F"/>
  <w16cid:commentId w16cid:paraId="5A82BB01" w16cid:durableId="0059DB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869D9" w14:textId="77777777" w:rsidR="00D201C0" w:rsidRDefault="00D201C0" w:rsidP="00F42EFB">
      <w:r>
        <w:separator/>
      </w:r>
    </w:p>
  </w:endnote>
  <w:endnote w:type="continuationSeparator" w:id="0">
    <w:p w14:paraId="2535E186" w14:textId="77777777" w:rsidR="00D201C0" w:rsidRDefault="00D201C0" w:rsidP="00F42EFB">
      <w:r>
        <w:continuationSeparator/>
      </w:r>
    </w:p>
  </w:endnote>
  <w:endnote w:type="continuationNotice" w:id="1">
    <w:p w14:paraId="3596CD58" w14:textId="77777777" w:rsidR="00D201C0" w:rsidRDefault="00D201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01779341"/>
      <w:docPartObj>
        <w:docPartGallery w:val="Page Numbers (Bottom of Page)"/>
        <w:docPartUnique/>
      </w:docPartObj>
    </w:sdtPr>
    <w:sdtContent>
      <w:p w14:paraId="1A168EA9" w14:textId="34C96204" w:rsidR="00C82212" w:rsidRDefault="00C822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EB75E5" w14:textId="77777777" w:rsidR="00C82212" w:rsidRDefault="00C82212" w:rsidP="00C822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E68AE" w14:textId="77777777" w:rsidR="00C82212" w:rsidRDefault="00C82212" w:rsidP="00C8221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BBFBE" w14:textId="77777777" w:rsidR="006F139B" w:rsidRDefault="006F139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37B41" w14:textId="77777777" w:rsidR="00D201C0" w:rsidRDefault="00D201C0" w:rsidP="00F42EFB">
      <w:r>
        <w:separator/>
      </w:r>
    </w:p>
  </w:footnote>
  <w:footnote w:type="continuationSeparator" w:id="0">
    <w:p w14:paraId="65E51942" w14:textId="77777777" w:rsidR="00D201C0" w:rsidRDefault="00D201C0" w:rsidP="00F42EFB">
      <w:r>
        <w:continuationSeparator/>
      </w:r>
    </w:p>
  </w:footnote>
  <w:footnote w:type="continuationNotice" w:id="1">
    <w:p w14:paraId="20EEA9C7" w14:textId="77777777" w:rsidR="00D201C0" w:rsidRDefault="00D201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BECE3" w14:textId="4E7CE533" w:rsidR="008A7137" w:rsidRDefault="008A7137">
    <w:pPr>
      <w:pStyle w:val="BodyText"/>
      <w:spacing w:line="14" w:lineRule="auto"/>
      <w:rPr>
        <w:b/>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CF352" w14:textId="77777777" w:rsidR="000E240B" w:rsidRDefault="000E240B" w:rsidP="00D82A49">
    <w:pPr>
      <w:pStyle w:val="Header"/>
      <w:tabs>
        <w:tab w:val="clear" w:pos="4513"/>
        <w:tab w:val="clear" w:pos="9026"/>
        <w:tab w:val="left" w:pos="9237"/>
      </w:tabs>
    </w:pPr>
    <w:r>
      <w:t>Study ID:</w:t>
    </w:r>
    <w:r>
      <w:tab/>
      <w:t>Date:</w:t>
    </w:r>
  </w:p>
  <w:p w14:paraId="771F8872" w14:textId="77777777" w:rsidR="000E240B" w:rsidRPr="005C5B58" w:rsidRDefault="000E240B">
    <w:pPr>
      <w:pStyle w:val="BodyText"/>
      <w:spacing w:line="14" w:lineRule="auto"/>
      <w:rPr>
        <w:rFonts w:ascii="Times New Roman" w:hAnsi="Times New Roman" w:cs="Times New Roman"/>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408CA"/>
    <w:multiLevelType w:val="hybridMultilevel"/>
    <w:tmpl w:val="BFAA7EF8"/>
    <w:lvl w:ilvl="0" w:tplc="96E0AF54">
      <w:start w:val="1"/>
      <w:numFmt w:val="decimal"/>
      <w:lvlText w:val="%1."/>
      <w:lvlJc w:val="left"/>
      <w:pPr>
        <w:ind w:left="511"/>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A896F8B4">
      <w:start w:val="1"/>
      <w:numFmt w:val="lowerLetter"/>
      <w:lvlText w:val="%2"/>
      <w:lvlJc w:val="left"/>
      <w:pPr>
        <w:ind w:left="133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D74866DE">
      <w:start w:val="1"/>
      <w:numFmt w:val="lowerRoman"/>
      <w:lvlText w:val="%3"/>
      <w:lvlJc w:val="left"/>
      <w:pPr>
        <w:ind w:left="205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E6387B20">
      <w:start w:val="1"/>
      <w:numFmt w:val="decimal"/>
      <w:lvlText w:val="%4"/>
      <w:lvlJc w:val="left"/>
      <w:pPr>
        <w:ind w:left="277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0C66EBD0">
      <w:start w:val="1"/>
      <w:numFmt w:val="lowerLetter"/>
      <w:lvlText w:val="%5"/>
      <w:lvlJc w:val="left"/>
      <w:pPr>
        <w:ind w:left="349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2CC29014">
      <w:start w:val="1"/>
      <w:numFmt w:val="lowerRoman"/>
      <w:lvlText w:val="%6"/>
      <w:lvlJc w:val="left"/>
      <w:pPr>
        <w:ind w:left="421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C23C1F0A">
      <w:start w:val="1"/>
      <w:numFmt w:val="decimal"/>
      <w:lvlText w:val="%7"/>
      <w:lvlJc w:val="left"/>
      <w:pPr>
        <w:ind w:left="493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2F72863E">
      <w:start w:val="1"/>
      <w:numFmt w:val="lowerLetter"/>
      <w:lvlText w:val="%8"/>
      <w:lvlJc w:val="left"/>
      <w:pPr>
        <w:ind w:left="565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8A9A9AA8">
      <w:start w:val="1"/>
      <w:numFmt w:val="lowerRoman"/>
      <w:lvlText w:val="%9"/>
      <w:lvlJc w:val="left"/>
      <w:pPr>
        <w:ind w:left="637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1" w15:restartNumberingAfterBreak="0">
    <w:nsid w:val="09C909DE"/>
    <w:multiLevelType w:val="multilevel"/>
    <w:tmpl w:val="5F84D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212ED"/>
    <w:multiLevelType w:val="hybridMultilevel"/>
    <w:tmpl w:val="EF80C3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5E74B1"/>
    <w:multiLevelType w:val="multilevel"/>
    <w:tmpl w:val="ECBC9B2C"/>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2B02DEF"/>
    <w:multiLevelType w:val="hybridMultilevel"/>
    <w:tmpl w:val="E73EFB98"/>
    <w:lvl w:ilvl="0" w:tplc="FDC07678">
      <w:start w:val="1"/>
      <w:numFmt w:val="decimal"/>
      <w:lvlText w:val="%1."/>
      <w:lvlJc w:val="left"/>
      <w:pPr>
        <w:ind w:left="720" w:hanging="360"/>
      </w:pPr>
      <w:rPr>
        <w:rFonts w:ascii="Trebuchet MS" w:eastAsia="Trebuchet MS" w:hAnsi="Trebuchet MS" w:cs="Trebuchet MS" w:hint="default"/>
        <w:b w:val="0"/>
        <w:bCs w:val="0"/>
        <w:i w:val="0"/>
        <w:iCs w:val="0"/>
        <w:color w:val="202124"/>
        <w:spacing w:val="-1"/>
        <w:w w:val="94"/>
        <w:sz w:val="25"/>
        <w:szCs w:val="25"/>
        <w:lang w:val="en-US" w:eastAsia="en-US" w:bidi="ar-S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08306B"/>
    <w:multiLevelType w:val="hybridMultilevel"/>
    <w:tmpl w:val="EF80C3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E97428"/>
    <w:multiLevelType w:val="hybridMultilevel"/>
    <w:tmpl w:val="E974CBFC"/>
    <w:lvl w:ilvl="0" w:tplc="FDC07678">
      <w:start w:val="1"/>
      <w:numFmt w:val="decimal"/>
      <w:lvlText w:val="%1."/>
      <w:lvlJc w:val="left"/>
      <w:pPr>
        <w:ind w:left="532" w:hanging="532"/>
      </w:pPr>
      <w:rPr>
        <w:rFonts w:ascii="Trebuchet MS" w:eastAsia="Trebuchet MS" w:hAnsi="Trebuchet MS" w:cs="Trebuchet MS" w:hint="default"/>
        <w:b w:val="0"/>
        <w:bCs w:val="0"/>
        <w:i w:val="0"/>
        <w:iCs w:val="0"/>
        <w:color w:val="202124"/>
        <w:spacing w:val="-1"/>
        <w:w w:val="94"/>
        <w:sz w:val="25"/>
        <w:szCs w:val="25"/>
        <w:lang w:val="en-US" w:eastAsia="en-US" w:bidi="ar-SA"/>
      </w:rPr>
    </w:lvl>
    <w:lvl w:ilvl="1" w:tplc="5564541E">
      <w:numFmt w:val="bullet"/>
      <w:lvlText w:val="•"/>
      <w:lvlJc w:val="left"/>
      <w:pPr>
        <w:ind w:left="1768" w:hanging="532"/>
      </w:pPr>
      <w:rPr>
        <w:rFonts w:hint="default"/>
        <w:lang w:val="en-US" w:eastAsia="en-US" w:bidi="ar-SA"/>
      </w:rPr>
    </w:lvl>
    <w:lvl w:ilvl="2" w:tplc="9CFC1886">
      <w:numFmt w:val="bullet"/>
      <w:lvlText w:val="•"/>
      <w:lvlJc w:val="left"/>
      <w:pPr>
        <w:ind w:left="2736" w:hanging="532"/>
      </w:pPr>
      <w:rPr>
        <w:rFonts w:hint="default"/>
        <w:lang w:val="en-US" w:eastAsia="en-US" w:bidi="ar-SA"/>
      </w:rPr>
    </w:lvl>
    <w:lvl w:ilvl="3" w:tplc="153E37AC">
      <w:numFmt w:val="bullet"/>
      <w:lvlText w:val="•"/>
      <w:lvlJc w:val="left"/>
      <w:pPr>
        <w:ind w:left="3704" w:hanging="532"/>
      </w:pPr>
      <w:rPr>
        <w:rFonts w:hint="default"/>
        <w:lang w:val="en-US" w:eastAsia="en-US" w:bidi="ar-SA"/>
      </w:rPr>
    </w:lvl>
    <w:lvl w:ilvl="4" w:tplc="380689B8">
      <w:numFmt w:val="bullet"/>
      <w:lvlText w:val="•"/>
      <w:lvlJc w:val="left"/>
      <w:pPr>
        <w:ind w:left="4672" w:hanging="532"/>
      </w:pPr>
      <w:rPr>
        <w:rFonts w:hint="default"/>
        <w:lang w:val="en-US" w:eastAsia="en-US" w:bidi="ar-SA"/>
      </w:rPr>
    </w:lvl>
    <w:lvl w:ilvl="5" w:tplc="E3F497A4">
      <w:numFmt w:val="bullet"/>
      <w:lvlText w:val="•"/>
      <w:lvlJc w:val="left"/>
      <w:pPr>
        <w:ind w:left="5640" w:hanging="532"/>
      </w:pPr>
      <w:rPr>
        <w:rFonts w:hint="default"/>
        <w:lang w:val="en-US" w:eastAsia="en-US" w:bidi="ar-SA"/>
      </w:rPr>
    </w:lvl>
    <w:lvl w:ilvl="6" w:tplc="E6806410">
      <w:numFmt w:val="bullet"/>
      <w:lvlText w:val="•"/>
      <w:lvlJc w:val="left"/>
      <w:pPr>
        <w:ind w:left="6608" w:hanging="532"/>
      </w:pPr>
      <w:rPr>
        <w:rFonts w:hint="default"/>
        <w:lang w:val="en-US" w:eastAsia="en-US" w:bidi="ar-SA"/>
      </w:rPr>
    </w:lvl>
    <w:lvl w:ilvl="7" w:tplc="40763BAC">
      <w:numFmt w:val="bullet"/>
      <w:lvlText w:val="•"/>
      <w:lvlJc w:val="left"/>
      <w:pPr>
        <w:ind w:left="7576" w:hanging="532"/>
      </w:pPr>
      <w:rPr>
        <w:rFonts w:hint="default"/>
        <w:lang w:val="en-US" w:eastAsia="en-US" w:bidi="ar-SA"/>
      </w:rPr>
    </w:lvl>
    <w:lvl w:ilvl="8" w:tplc="85B28C9A">
      <w:numFmt w:val="bullet"/>
      <w:lvlText w:val="•"/>
      <w:lvlJc w:val="left"/>
      <w:pPr>
        <w:ind w:left="8544" w:hanging="532"/>
      </w:pPr>
      <w:rPr>
        <w:rFonts w:hint="default"/>
        <w:lang w:val="en-US" w:eastAsia="en-US" w:bidi="ar-SA"/>
      </w:rPr>
    </w:lvl>
  </w:abstractNum>
  <w:abstractNum w:abstractNumId="7" w15:restartNumberingAfterBreak="0">
    <w:nsid w:val="37CF4CC9"/>
    <w:multiLevelType w:val="multilevel"/>
    <w:tmpl w:val="144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0F093D"/>
    <w:multiLevelType w:val="hybridMultilevel"/>
    <w:tmpl w:val="235267A2"/>
    <w:lvl w:ilvl="0" w:tplc="11568F00">
      <w:start w:val="1"/>
      <w:numFmt w:val="decimal"/>
      <w:lvlText w:val="%1."/>
      <w:lvlJc w:val="left"/>
      <w:pPr>
        <w:ind w:left="416"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31CAFEE">
      <w:numFmt w:val="bullet"/>
      <w:lvlText w:val="•"/>
      <w:lvlJc w:val="left"/>
      <w:pPr>
        <w:ind w:left="1378" w:hanging="240"/>
      </w:pPr>
      <w:rPr>
        <w:rFonts w:hint="default"/>
        <w:lang w:val="en-US" w:eastAsia="en-US" w:bidi="ar-SA"/>
      </w:rPr>
    </w:lvl>
    <w:lvl w:ilvl="2" w:tplc="DF961408">
      <w:numFmt w:val="bullet"/>
      <w:lvlText w:val="•"/>
      <w:lvlJc w:val="left"/>
      <w:pPr>
        <w:ind w:left="2336" w:hanging="240"/>
      </w:pPr>
      <w:rPr>
        <w:rFonts w:hint="default"/>
        <w:lang w:val="en-US" w:eastAsia="en-US" w:bidi="ar-SA"/>
      </w:rPr>
    </w:lvl>
    <w:lvl w:ilvl="3" w:tplc="F8462A2E">
      <w:numFmt w:val="bullet"/>
      <w:lvlText w:val="•"/>
      <w:lvlJc w:val="left"/>
      <w:pPr>
        <w:ind w:left="3294" w:hanging="240"/>
      </w:pPr>
      <w:rPr>
        <w:rFonts w:hint="default"/>
        <w:lang w:val="en-US" w:eastAsia="en-US" w:bidi="ar-SA"/>
      </w:rPr>
    </w:lvl>
    <w:lvl w:ilvl="4" w:tplc="95F2E934">
      <w:numFmt w:val="bullet"/>
      <w:lvlText w:val="•"/>
      <w:lvlJc w:val="left"/>
      <w:pPr>
        <w:ind w:left="4252" w:hanging="240"/>
      </w:pPr>
      <w:rPr>
        <w:rFonts w:hint="default"/>
        <w:lang w:val="en-US" w:eastAsia="en-US" w:bidi="ar-SA"/>
      </w:rPr>
    </w:lvl>
    <w:lvl w:ilvl="5" w:tplc="37C4B2A0">
      <w:numFmt w:val="bullet"/>
      <w:lvlText w:val="•"/>
      <w:lvlJc w:val="left"/>
      <w:pPr>
        <w:ind w:left="5210" w:hanging="240"/>
      </w:pPr>
      <w:rPr>
        <w:rFonts w:hint="default"/>
        <w:lang w:val="en-US" w:eastAsia="en-US" w:bidi="ar-SA"/>
      </w:rPr>
    </w:lvl>
    <w:lvl w:ilvl="6" w:tplc="4CDE759A">
      <w:numFmt w:val="bullet"/>
      <w:lvlText w:val="•"/>
      <w:lvlJc w:val="left"/>
      <w:pPr>
        <w:ind w:left="6168" w:hanging="240"/>
      </w:pPr>
      <w:rPr>
        <w:rFonts w:hint="default"/>
        <w:lang w:val="en-US" w:eastAsia="en-US" w:bidi="ar-SA"/>
      </w:rPr>
    </w:lvl>
    <w:lvl w:ilvl="7" w:tplc="3286861C">
      <w:numFmt w:val="bullet"/>
      <w:lvlText w:val="•"/>
      <w:lvlJc w:val="left"/>
      <w:pPr>
        <w:ind w:left="7126" w:hanging="240"/>
      </w:pPr>
      <w:rPr>
        <w:rFonts w:hint="default"/>
        <w:lang w:val="en-US" w:eastAsia="en-US" w:bidi="ar-SA"/>
      </w:rPr>
    </w:lvl>
    <w:lvl w:ilvl="8" w:tplc="793C7F82">
      <w:numFmt w:val="bullet"/>
      <w:lvlText w:val="•"/>
      <w:lvlJc w:val="left"/>
      <w:pPr>
        <w:ind w:left="8084" w:hanging="240"/>
      </w:pPr>
      <w:rPr>
        <w:rFonts w:hint="default"/>
        <w:lang w:val="en-US" w:eastAsia="en-US" w:bidi="ar-SA"/>
      </w:rPr>
    </w:lvl>
  </w:abstractNum>
  <w:abstractNum w:abstractNumId="9" w15:restartNumberingAfterBreak="0">
    <w:nsid w:val="58B01ED9"/>
    <w:multiLevelType w:val="multilevel"/>
    <w:tmpl w:val="7F5684A4"/>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lvl>
    <w:lvl w:ilvl="2">
      <w:start w:val="1"/>
      <w:numFmt w:val="upperRoman"/>
      <w:lvlText w:val="%3."/>
      <w:lvlJc w:val="right"/>
      <w:pPr>
        <w:ind w:left="1800" w:hanging="36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14E3B65"/>
    <w:multiLevelType w:val="hybridMultilevel"/>
    <w:tmpl w:val="8D1C0D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0F6EA2"/>
    <w:multiLevelType w:val="hybridMultilevel"/>
    <w:tmpl w:val="B8089E94"/>
    <w:lvl w:ilvl="0" w:tplc="08090019">
      <w:start w:val="1"/>
      <w:numFmt w:val="lowerLetter"/>
      <w:lvlText w:val="%1."/>
      <w:lvlJc w:val="left"/>
      <w:pPr>
        <w:ind w:left="720" w:hanging="360"/>
      </w:pPr>
    </w:lvl>
    <w:lvl w:ilvl="1" w:tplc="0CA211B8">
      <w:start w:val="1"/>
      <w:numFmt w:val="decimal"/>
      <w:lvlText w:val="%2."/>
      <w:lvlJc w:val="left"/>
      <w:pPr>
        <w:ind w:left="360" w:hanging="360"/>
      </w:pPr>
      <w:rPr>
        <w:rFonts w:ascii="Times New Roman" w:eastAsiaTheme="minorHAnsi" w:hAnsi="Times New Roman" w:cs="Times New Roman"/>
      </w:rPr>
    </w:lvl>
    <w:lvl w:ilvl="2" w:tplc="08EECBDA">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9D30A86"/>
    <w:multiLevelType w:val="hybridMultilevel"/>
    <w:tmpl w:val="EF80C3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866172"/>
    <w:multiLevelType w:val="hybridMultilevel"/>
    <w:tmpl w:val="21006356"/>
    <w:lvl w:ilvl="0" w:tplc="4FB0AA4A">
      <w:start w:val="1"/>
      <w:numFmt w:val="decimal"/>
      <w:lvlText w:val="%1."/>
      <w:lvlJc w:val="left"/>
      <w:pPr>
        <w:ind w:left="176" w:hanging="360"/>
      </w:pPr>
      <w:rPr>
        <w:rFonts w:ascii="Times New Roman" w:eastAsia="Times New Roman" w:hAnsi="Times New Roman" w:cs="Times New Roman" w:hint="default"/>
        <w:b/>
        <w:bCs/>
        <w:i w:val="0"/>
        <w:iCs w:val="0"/>
        <w:spacing w:val="0"/>
        <w:w w:val="100"/>
        <w:sz w:val="24"/>
        <w:szCs w:val="24"/>
        <w:lang w:val="en-US" w:eastAsia="en-US" w:bidi="ar-SA"/>
      </w:rPr>
    </w:lvl>
    <w:lvl w:ilvl="1" w:tplc="8648F092">
      <w:numFmt w:val="bullet"/>
      <w:lvlText w:val="•"/>
      <w:lvlJc w:val="left"/>
      <w:pPr>
        <w:ind w:left="1162" w:hanging="360"/>
      </w:pPr>
      <w:rPr>
        <w:rFonts w:hint="default"/>
        <w:lang w:val="en-US" w:eastAsia="en-US" w:bidi="ar-SA"/>
      </w:rPr>
    </w:lvl>
    <w:lvl w:ilvl="2" w:tplc="B44653B8">
      <w:numFmt w:val="bullet"/>
      <w:lvlText w:val="•"/>
      <w:lvlJc w:val="left"/>
      <w:pPr>
        <w:ind w:left="2144" w:hanging="360"/>
      </w:pPr>
      <w:rPr>
        <w:rFonts w:hint="default"/>
        <w:lang w:val="en-US" w:eastAsia="en-US" w:bidi="ar-SA"/>
      </w:rPr>
    </w:lvl>
    <w:lvl w:ilvl="3" w:tplc="2FAAF1C4">
      <w:numFmt w:val="bullet"/>
      <w:lvlText w:val="•"/>
      <w:lvlJc w:val="left"/>
      <w:pPr>
        <w:ind w:left="3126" w:hanging="360"/>
      </w:pPr>
      <w:rPr>
        <w:rFonts w:hint="default"/>
        <w:lang w:val="en-US" w:eastAsia="en-US" w:bidi="ar-SA"/>
      </w:rPr>
    </w:lvl>
    <w:lvl w:ilvl="4" w:tplc="92AC7686">
      <w:numFmt w:val="bullet"/>
      <w:lvlText w:val="•"/>
      <w:lvlJc w:val="left"/>
      <w:pPr>
        <w:ind w:left="4108" w:hanging="360"/>
      </w:pPr>
      <w:rPr>
        <w:rFonts w:hint="default"/>
        <w:lang w:val="en-US" w:eastAsia="en-US" w:bidi="ar-SA"/>
      </w:rPr>
    </w:lvl>
    <w:lvl w:ilvl="5" w:tplc="73E46A14">
      <w:numFmt w:val="bullet"/>
      <w:lvlText w:val="•"/>
      <w:lvlJc w:val="left"/>
      <w:pPr>
        <w:ind w:left="5090" w:hanging="360"/>
      </w:pPr>
      <w:rPr>
        <w:rFonts w:hint="default"/>
        <w:lang w:val="en-US" w:eastAsia="en-US" w:bidi="ar-SA"/>
      </w:rPr>
    </w:lvl>
    <w:lvl w:ilvl="6" w:tplc="0672A620">
      <w:numFmt w:val="bullet"/>
      <w:lvlText w:val="•"/>
      <w:lvlJc w:val="left"/>
      <w:pPr>
        <w:ind w:left="6072" w:hanging="360"/>
      </w:pPr>
      <w:rPr>
        <w:rFonts w:hint="default"/>
        <w:lang w:val="en-US" w:eastAsia="en-US" w:bidi="ar-SA"/>
      </w:rPr>
    </w:lvl>
    <w:lvl w:ilvl="7" w:tplc="BFB4EB86">
      <w:numFmt w:val="bullet"/>
      <w:lvlText w:val="•"/>
      <w:lvlJc w:val="left"/>
      <w:pPr>
        <w:ind w:left="7054" w:hanging="360"/>
      </w:pPr>
      <w:rPr>
        <w:rFonts w:hint="default"/>
        <w:lang w:val="en-US" w:eastAsia="en-US" w:bidi="ar-SA"/>
      </w:rPr>
    </w:lvl>
    <w:lvl w:ilvl="8" w:tplc="00C83584">
      <w:numFmt w:val="bullet"/>
      <w:lvlText w:val="•"/>
      <w:lvlJc w:val="left"/>
      <w:pPr>
        <w:ind w:left="8036" w:hanging="360"/>
      </w:pPr>
      <w:rPr>
        <w:rFonts w:hint="default"/>
        <w:lang w:val="en-US" w:eastAsia="en-US" w:bidi="ar-SA"/>
      </w:rPr>
    </w:lvl>
  </w:abstractNum>
  <w:abstractNum w:abstractNumId="14" w15:restartNumberingAfterBreak="0">
    <w:nsid w:val="6CFF32B9"/>
    <w:multiLevelType w:val="hybridMultilevel"/>
    <w:tmpl w:val="2EF251E8"/>
    <w:lvl w:ilvl="0" w:tplc="A4CEE194">
      <w:start w:val="30"/>
      <w:numFmt w:val="decimal"/>
      <w:lvlText w:val="%1."/>
      <w:lvlJc w:val="left"/>
      <w:pPr>
        <w:ind w:left="176" w:hanging="360"/>
      </w:pPr>
      <w:rPr>
        <w:rFonts w:ascii="Times New Roman" w:eastAsia="Times New Roman" w:hAnsi="Times New Roman" w:cs="Times New Roman" w:hint="default"/>
        <w:b/>
        <w:bCs/>
        <w:i w:val="0"/>
        <w:iCs w:val="0"/>
        <w:spacing w:val="0"/>
        <w:w w:val="100"/>
        <w:sz w:val="24"/>
        <w:szCs w:val="24"/>
        <w:lang w:val="en-US" w:eastAsia="en-US" w:bidi="ar-SA"/>
      </w:rPr>
    </w:lvl>
    <w:lvl w:ilvl="1" w:tplc="98CE9F4E">
      <w:numFmt w:val="bullet"/>
      <w:lvlText w:val="•"/>
      <w:lvlJc w:val="left"/>
      <w:pPr>
        <w:ind w:left="1162" w:hanging="360"/>
      </w:pPr>
      <w:rPr>
        <w:rFonts w:hint="default"/>
        <w:lang w:val="en-US" w:eastAsia="en-US" w:bidi="ar-SA"/>
      </w:rPr>
    </w:lvl>
    <w:lvl w:ilvl="2" w:tplc="F8744348">
      <w:numFmt w:val="bullet"/>
      <w:lvlText w:val="•"/>
      <w:lvlJc w:val="left"/>
      <w:pPr>
        <w:ind w:left="2144" w:hanging="360"/>
      </w:pPr>
      <w:rPr>
        <w:rFonts w:hint="default"/>
        <w:lang w:val="en-US" w:eastAsia="en-US" w:bidi="ar-SA"/>
      </w:rPr>
    </w:lvl>
    <w:lvl w:ilvl="3" w:tplc="7AD0F548">
      <w:numFmt w:val="bullet"/>
      <w:lvlText w:val="•"/>
      <w:lvlJc w:val="left"/>
      <w:pPr>
        <w:ind w:left="3126" w:hanging="360"/>
      </w:pPr>
      <w:rPr>
        <w:rFonts w:hint="default"/>
        <w:lang w:val="en-US" w:eastAsia="en-US" w:bidi="ar-SA"/>
      </w:rPr>
    </w:lvl>
    <w:lvl w:ilvl="4" w:tplc="7E74C0F4">
      <w:numFmt w:val="bullet"/>
      <w:lvlText w:val="•"/>
      <w:lvlJc w:val="left"/>
      <w:pPr>
        <w:ind w:left="4108" w:hanging="360"/>
      </w:pPr>
      <w:rPr>
        <w:rFonts w:hint="default"/>
        <w:lang w:val="en-US" w:eastAsia="en-US" w:bidi="ar-SA"/>
      </w:rPr>
    </w:lvl>
    <w:lvl w:ilvl="5" w:tplc="FEFE0F52">
      <w:numFmt w:val="bullet"/>
      <w:lvlText w:val="•"/>
      <w:lvlJc w:val="left"/>
      <w:pPr>
        <w:ind w:left="5090" w:hanging="360"/>
      </w:pPr>
      <w:rPr>
        <w:rFonts w:hint="default"/>
        <w:lang w:val="en-US" w:eastAsia="en-US" w:bidi="ar-SA"/>
      </w:rPr>
    </w:lvl>
    <w:lvl w:ilvl="6" w:tplc="1AF47672">
      <w:numFmt w:val="bullet"/>
      <w:lvlText w:val="•"/>
      <w:lvlJc w:val="left"/>
      <w:pPr>
        <w:ind w:left="6072" w:hanging="360"/>
      </w:pPr>
      <w:rPr>
        <w:rFonts w:hint="default"/>
        <w:lang w:val="en-US" w:eastAsia="en-US" w:bidi="ar-SA"/>
      </w:rPr>
    </w:lvl>
    <w:lvl w:ilvl="7" w:tplc="8ED62E34">
      <w:numFmt w:val="bullet"/>
      <w:lvlText w:val="•"/>
      <w:lvlJc w:val="left"/>
      <w:pPr>
        <w:ind w:left="7054" w:hanging="360"/>
      </w:pPr>
      <w:rPr>
        <w:rFonts w:hint="default"/>
        <w:lang w:val="en-US" w:eastAsia="en-US" w:bidi="ar-SA"/>
      </w:rPr>
    </w:lvl>
    <w:lvl w:ilvl="8" w:tplc="0D0E2BC8">
      <w:numFmt w:val="bullet"/>
      <w:lvlText w:val="•"/>
      <w:lvlJc w:val="left"/>
      <w:pPr>
        <w:ind w:left="8036" w:hanging="360"/>
      </w:pPr>
      <w:rPr>
        <w:rFonts w:hint="default"/>
        <w:lang w:val="en-US" w:eastAsia="en-US" w:bidi="ar-SA"/>
      </w:rPr>
    </w:lvl>
  </w:abstractNum>
  <w:abstractNum w:abstractNumId="15" w15:restartNumberingAfterBreak="0">
    <w:nsid w:val="6DE35AEC"/>
    <w:multiLevelType w:val="hybridMultilevel"/>
    <w:tmpl w:val="C136DCBE"/>
    <w:lvl w:ilvl="0" w:tplc="215E9BD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1535325"/>
    <w:multiLevelType w:val="hybridMultilevel"/>
    <w:tmpl w:val="75941236"/>
    <w:lvl w:ilvl="0" w:tplc="08090019">
      <w:start w:val="1"/>
      <w:numFmt w:val="lowerLetter"/>
      <w:lvlText w:val="%1."/>
      <w:lvlJc w:val="left"/>
      <w:pPr>
        <w:ind w:left="360" w:hanging="360"/>
      </w:pPr>
      <w:rPr>
        <w:rFonts w:hint="default"/>
        <w:b w:val="0"/>
        <w:bCs w:val="0"/>
        <w:i w:val="0"/>
        <w:iCs w:val="0"/>
        <w:color w:val="202124"/>
        <w:spacing w:val="-1"/>
        <w:w w:val="94"/>
        <w:sz w:val="25"/>
        <w:szCs w:val="25"/>
        <w:lang w:val="en-US" w:eastAsia="en-US" w:bidi="ar-SA"/>
      </w:rPr>
    </w:lvl>
    <w:lvl w:ilvl="1" w:tplc="FFFFFFFF">
      <w:numFmt w:val="bullet"/>
      <w:lvlText w:val="•"/>
      <w:lvlJc w:val="left"/>
      <w:pPr>
        <w:ind w:left="1768" w:hanging="532"/>
      </w:pPr>
      <w:rPr>
        <w:rFonts w:hint="default"/>
        <w:lang w:val="en-US" w:eastAsia="en-US" w:bidi="ar-SA"/>
      </w:rPr>
    </w:lvl>
    <w:lvl w:ilvl="2" w:tplc="FFFFFFFF">
      <w:numFmt w:val="bullet"/>
      <w:lvlText w:val="•"/>
      <w:lvlJc w:val="left"/>
      <w:pPr>
        <w:ind w:left="2736" w:hanging="532"/>
      </w:pPr>
      <w:rPr>
        <w:rFonts w:hint="default"/>
        <w:lang w:val="en-US" w:eastAsia="en-US" w:bidi="ar-SA"/>
      </w:rPr>
    </w:lvl>
    <w:lvl w:ilvl="3" w:tplc="FFFFFFFF">
      <w:numFmt w:val="bullet"/>
      <w:lvlText w:val="•"/>
      <w:lvlJc w:val="left"/>
      <w:pPr>
        <w:ind w:left="3704" w:hanging="532"/>
      </w:pPr>
      <w:rPr>
        <w:rFonts w:hint="default"/>
        <w:lang w:val="en-US" w:eastAsia="en-US" w:bidi="ar-SA"/>
      </w:rPr>
    </w:lvl>
    <w:lvl w:ilvl="4" w:tplc="FFFFFFFF">
      <w:numFmt w:val="bullet"/>
      <w:lvlText w:val="•"/>
      <w:lvlJc w:val="left"/>
      <w:pPr>
        <w:ind w:left="4672" w:hanging="532"/>
      </w:pPr>
      <w:rPr>
        <w:rFonts w:hint="default"/>
        <w:lang w:val="en-US" w:eastAsia="en-US" w:bidi="ar-SA"/>
      </w:rPr>
    </w:lvl>
    <w:lvl w:ilvl="5" w:tplc="FFFFFFFF">
      <w:numFmt w:val="bullet"/>
      <w:lvlText w:val="•"/>
      <w:lvlJc w:val="left"/>
      <w:pPr>
        <w:ind w:left="5640" w:hanging="532"/>
      </w:pPr>
      <w:rPr>
        <w:rFonts w:hint="default"/>
        <w:lang w:val="en-US" w:eastAsia="en-US" w:bidi="ar-SA"/>
      </w:rPr>
    </w:lvl>
    <w:lvl w:ilvl="6" w:tplc="FFFFFFFF">
      <w:numFmt w:val="bullet"/>
      <w:lvlText w:val="•"/>
      <w:lvlJc w:val="left"/>
      <w:pPr>
        <w:ind w:left="6608" w:hanging="532"/>
      </w:pPr>
      <w:rPr>
        <w:rFonts w:hint="default"/>
        <w:lang w:val="en-US" w:eastAsia="en-US" w:bidi="ar-SA"/>
      </w:rPr>
    </w:lvl>
    <w:lvl w:ilvl="7" w:tplc="FFFFFFFF">
      <w:numFmt w:val="bullet"/>
      <w:lvlText w:val="•"/>
      <w:lvlJc w:val="left"/>
      <w:pPr>
        <w:ind w:left="7576" w:hanging="532"/>
      </w:pPr>
      <w:rPr>
        <w:rFonts w:hint="default"/>
        <w:lang w:val="en-US" w:eastAsia="en-US" w:bidi="ar-SA"/>
      </w:rPr>
    </w:lvl>
    <w:lvl w:ilvl="8" w:tplc="FFFFFFFF">
      <w:numFmt w:val="bullet"/>
      <w:lvlText w:val="•"/>
      <w:lvlJc w:val="left"/>
      <w:pPr>
        <w:ind w:left="8544" w:hanging="532"/>
      </w:pPr>
      <w:rPr>
        <w:rFonts w:hint="default"/>
        <w:lang w:val="en-US" w:eastAsia="en-US" w:bidi="ar-SA"/>
      </w:rPr>
    </w:lvl>
  </w:abstractNum>
  <w:abstractNum w:abstractNumId="17" w15:restartNumberingAfterBreak="0">
    <w:nsid w:val="727843A5"/>
    <w:multiLevelType w:val="hybridMultilevel"/>
    <w:tmpl w:val="AFA28C36"/>
    <w:lvl w:ilvl="0" w:tplc="59C099DE">
      <w:start w:val="1"/>
      <w:numFmt w:val="decimal"/>
      <w:lvlText w:val="%1."/>
      <w:lvlJc w:val="left"/>
      <w:pPr>
        <w:ind w:left="176"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06200E8">
      <w:numFmt w:val="bullet"/>
      <w:lvlText w:val="•"/>
      <w:lvlJc w:val="left"/>
      <w:pPr>
        <w:ind w:left="1162" w:hanging="240"/>
      </w:pPr>
      <w:rPr>
        <w:rFonts w:hint="default"/>
        <w:lang w:val="en-US" w:eastAsia="en-US" w:bidi="ar-SA"/>
      </w:rPr>
    </w:lvl>
    <w:lvl w:ilvl="2" w:tplc="234C9B80">
      <w:numFmt w:val="bullet"/>
      <w:lvlText w:val="•"/>
      <w:lvlJc w:val="left"/>
      <w:pPr>
        <w:ind w:left="2144" w:hanging="240"/>
      </w:pPr>
      <w:rPr>
        <w:rFonts w:hint="default"/>
        <w:lang w:val="en-US" w:eastAsia="en-US" w:bidi="ar-SA"/>
      </w:rPr>
    </w:lvl>
    <w:lvl w:ilvl="3" w:tplc="F818700C">
      <w:numFmt w:val="bullet"/>
      <w:lvlText w:val="•"/>
      <w:lvlJc w:val="left"/>
      <w:pPr>
        <w:ind w:left="3126" w:hanging="240"/>
      </w:pPr>
      <w:rPr>
        <w:rFonts w:hint="default"/>
        <w:lang w:val="en-US" w:eastAsia="en-US" w:bidi="ar-SA"/>
      </w:rPr>
    </w:lvl>
    <w:lvl w:ilvl="4" w:tplc="EEE08BCE">
      <w:numFmt w:val="bullet"/>
      <w:lvlText w:val="•"/>
      <w:lvlJc w:val="left"/>
      <w:pPr>
        <w:ind w:left="4108" w:hanging="240"/>
      </w:pPr>
      <w:rPr>
        <w:rFonts w:hint="default"/>
        <w:lang w:val="en-US" w:eastAsia="en-US" w:bidi="ar-SA"/>
      </w:rPr>
    </w:lvl>
    <w:lvl w:ilvl="5" w:tplc="CBDC454E">
      <w:numFmt w:val="bullet"/>
      <w:lvlText w:val="•"/>
      <w:lvlJc w:val="left"/>
      <w:pPr>
        <w:ind w:left="5090" w:hanging="240"/>
      </w:pPr>
      <w:rPr>
        <w:rFonts w:hint="default"/>
        <w:lang w:val="en-US" w:eastAsia="en-US" w:bidi="ar-SA"/>
      </w:rPr>
    </w:lvl>
    <w:lvl w:ilvl="6" w:tplc="2D5227CC">
      <w:numFmt w:val="bullet"/>
      <w:lvlText w:val="•"/>
      <w:lvlJc w:val="left"/>
      <w:pPr>
        <w:ind w:left="6072" w:hanging="240"/>
      </w:pPr>
      <w:rPr>
        <w:rFonts w:hint="default"/>
        <w:lang w:val="en-US" w:eastAsia="en-US" w:bidi="ar-SA"/>
      </w:rPr>
    </w:lvl>
    <w:lvl w:ilvl="7" w:tplc="4B489B9E">
      <w:numFmt w:val="bullet"/>
      <w:lvlText w:val="•"/>
      <w:lvlJc w:val="left"/>
      <w:pPr>
        <w:ind w:left="7054" w:hanging="240"/>
      </w:pPr>
      <w:rPr>
        <w:rFonts w:hint="default"/>
        <w:lang w:val="en-US" w:eastAsia="en-US" w:bidi="ar-SA"/>
      </w:rPr>
    </w:lvl>
    <w:lvl w:ilvl="8" w:tplc="6398277A">
      <w:numFmt w:val="bullet"/>
      <w:lvlText w:val="•"/>
      <w:lvlJc w:val="left"/>
      <w:pPr>
        <w:ind w:left="8036" w:hanging="240"/>
      </w:pPr>
      <w:rPr>
        <w:rFonts w:hint="default"/>
        <w:lang w:val="en-US" w:eastAsia="en-US" w:bidi="ar-SA"/>
      </w:rPr>
    </w:lvl>
  </w:abstractNum>
  <w:abstractNum w:abstractNumId="18" w15:restartNumberingAfterBreak="0">
    <w:nsid w:val="79E92AA7"/>
    <w:multiLevelType w:val="hybridMultilevel"/>
    <w:tmpl w:val="FC0625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EA212B"/>
    <w:multiLevelType w:val="hybridMultilevel"/>
    <w:tmpl w:val="29FE437E"/>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CF64BDD"/>
    <w:multiLevelType w:val="hybridMultilevel"/>
    <w:tmpl w:val="7D5CA578"/>
    <w:lvl w:ilvl="0" w:tplc="08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78728827">
    <w:abstractNumId w:val="3"/>
  </w:num>
  <w:num w:numId="2" w16cid:durableId="942499950">
    <w:abstractNumId w:val="6"/>
  </w:num>
  <w:num w:numId="3" w16cid:durableId="346948699">
    <w:abstractNumId w:val="9"/>
  </w:num>
  <w:num w:numId="4" w16cid:durableId="2039772365">
    <w:abstractNumId w:val="14"/>
  </w:num>
  <w:num w:numId="5" w16cid:durableId="318848876">
    <w:abstractNumId w:val="13"/>
  </w:num>
  <w:num w:numId="6" w16cid:durableId="197280831">
    <w:abstractNumId w:val="8"/>
  </w:num>
  <w:num w:numId="7" w16cid:durableId="1523473511">
    <w:abstractNumId w:val="17"/>
  </w:num>
  <w:num w:numId="8" w16cid:durableId="1867214744">
    <w:abstractNumId w:val="10"/>
  </w:num>
  <w:num w:numId="9" w16cid:durableId="516382258">
    <w:abstractNumId w:val="11"/>
  </w:num>
  <w:num w:numId="10" w16cid:durableId="1641035185">
    <w:abstractNumId w:val="19"/>
  </w:num>
  <w:num w:numId="11" w16cid:durableId="1733116913">
    <w:abstractNumId w:val="16"/>
  </w:num>
  <w:num w:numId="12" w16cid:durableId="310788755">
    <w:abstractNumId w:val="20"/>
  </w:num>
  <w:num w:numId="13" w16cid:durableId="968822364">
    <w:abstractNumId w:val="15"/>
  </w:num>
  <w:num w:numId="14" w16cid:durableId="319430054">
    <w:abstractNumId w:val="4"/>
  </w:num>
  <w:num w:numId="15" w16cid:durableId="776675829">
    <w:abstractNumId w:val="18"/>
  </w:num>
  <w:num w:numId="16" w16cid:durableId="1179659669">
    <w:abstractNumId w:val="12"/>
  </w:num>
  <w:num w:numId="17" w16cid:durableId="641157257">
    <w:abstractNumId w:val="5"/>
  </w:num>
  <w:num w:numId="18" w16cid:durableId="1017347720">
    <w:abstractNumId w:val="2"/>
  </w:num>
  <w:num w:numId="19" w16cid:durableId="1948344976">
    <w:abstractNumId w:val="0"/>
  </w:num>
  <w:num w:numId="20" w16cid:durableId="1786727659">
    <w:abstractNumId w:val="1"/>
  </w:num>
  <w:num w:numId="21" w16cid:durableId="1675456836">
    <w:abstractNumId w:val="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bigail Harrison">
    <w15:presenceInfo w15:providerId="Windows Live" w15:userId="8f02328d89da97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taxxtep609payevea8pxta99rpdpsa2vfv2&quot;&gt;My EndNote Library&lt;record-ids&gt;&lt;item&gt;12&lt;/item&gt;&lt;item&gt;15&lt;/item&gt;&lt;item&gt;18&lt;/item&gt;&lt;item&gt;24&lt;/item&gt;&lt;item&gt;25&lt;/item&gt;&lt;item&gt;26&lt;/item&gt;&lt;item&gt;36&lt;/item&gt;&lt;item&gt;38&lt;/item&gt;&lt;item&gt;39&lt;/item&gt;&lt;item&gt;40&lt;/item&gt;&lt;item&gt;46&lt;/item&gt;&lt;item&gt;64&lt;/item&gt;&lt;item&gt;66&lt;/item&gt;&lt;item&gt;71&lt;/item&gt;&lt;item&gt;73&lt;/item&gt;&lt;item&gt;76&lt;/item&gt;&lt;item&gt;79&lt;/item&gt;&lt;item&gt;80&lt;/item&gt;&lt;item&gt;81&lt;/item&gt;&lt;item&gt;82&lt;/item&gt;&lt;item&gt;83&lt;/item&gt;&lt;item&gt;84&lt;/item&gt;&lt;item&gt;85&lt;/item&gt;&lt;item&gt;86&lt;/item&gt;&lt;item&gt;93&lt;/item&gt;&lt;item&gt;105&lt;/item&gt;&lt;item&gt;106&lt;/item&gt;&lt;item&gt;108&lt;/item&gt;&lt;item&gt;109&lt;/item&gt;&lt;item&gt;110&lt;/item&gt;&lt;item&gt;112&lt;/item&gt;&lt;item&gt;113&lt;/item&gt;&lt;item&gt;115&lt;/item&gt;&lt;item&gt;116&lt;/item&gt;&lt;item&gt;117&lt;/item&gt;&lt;item&gt;118&lt;/item&gt;&lt;item&gt;127&lt;/item&gt;&lt;item&gt;128&lt;/item&gt;&lt;item&gt;129&lt;/item&gt;&lt;item&gt;130&lt;/item&gt;&lt;item&gt;131&lt;/item&gt;&lt;item&gt;132&lt;/item&gt;&lt;item&gt;134&lt;/item&gt;&lt;item&gt;136&lt;/item&gt;&lt;item&gt;138&lt;/item&gt;&lt;item&gt;139&lt;/item&gt;&lt;item&gt;143&lt;/item&gt;&lt;item&gt;146&lt;/item&gt;&lt;item&gt;149&lt;/item&gt;&lt;item&gt;151&lt;/item&gt;&lt;item&gt;153&lt;/item&gt;&lt;item&gt;158&lt;/item&gt;&lt;item&gt;159&lt;/item&gt;&lt;item&gt;160&lt;/item&gt;&lt;item&gt;167&lt;/item&gt;&lt;item&gt;172&lt;/item&gt;&lt;/record-ids&gt;&lt;/item&gt;&lt;/Libraries&gt;"/>
  </w:docVars>
  <w:rsids>
    <w:rsidRoot w:val="0085061D"/>
    <w:rsid w:val="00000B14"/>
    <w:rsid w:val="00004E20"/>
    <w:rsid w:val="000110B7"/>
    <w:rsid w:val="0001448E"/>
    <w:rsid w:val="0001516D"/>
    <w:rsid w:val="00016F1F"/>
    <w:rsid w:val="00017289"/>
    <w:rsid w:val="00020529"/>
    <w:rsid w:val="00020D89"/>
    <w:rsid w:val="0002424C"/>
    <w:rsid w:val="0002744E"/>
    <w:rsid w:val="00033BD0"/>
    <w:rsid w:val="000372FA"/>
    <w:rsid w:val="00043298"/>
    <w:rsid w:val="0004429A"/>
    <w:rsid w:val="00061D31"/>
    <w:rsid w:val="0006270F"/>
    <w:rsid w:val="00072DEC"/>
    <w:rsid w:val="00080551"/>
    <w:rsid w:val="00080E3E"/>
    <w:rsid w:val="0008220F"/>
    <w:rsid w:val="00083EE1"/>
    <w:rsid w:val="000871BA"/>
    <w:rsid w:val="00087ACA"/>
    <w:rsid w:val="00090F1B"/>
    <w:rsid w:val="0009634A"/>
    <w:rsid w:val="00096C26"/>
    <w:rsid w:val="000A63B0"/>
    <w:rsid w:val="000B0D9E"/>
    <w:rsid w:val="000B16DA"/>
    <w:rsid w:val="000C14C1"/>
    <w:rsid w:val="000C50E0"/>
    <w:rsid w:val="000C725D"/>
    <w:rsid w:val="000D6A95"/>
    <w:rsid w:val="000E168D"/>
    <w:rsid w:val="000E240B"/>
    <w:rsid w:val="000F7F34"/>
    <w:rsid w:val="00104B81"/>
    <w:rsid w:val="00106773"/>
    <w:rsid w:val="00110FDE"/>
    <w:rsid w:val="00113189"/>
    <w:rsid w:val="0011455C"/>
    <w:rsid w:val="00117212"/>
    <w:rsid w:val="0012026C"/>
    <w:rsid w:val="00125AEA"/>
    <w:rsid w:val="00125C48"/>
    <w:rsid w:val="00134E45"/>
    <w:rsid w:val="00136804"/>
    <w:rsid w:val="001501CC"/>
    <w:rsid w:val="00157FDC"/>
    <w:rsid w:val="00160F97"/>
    <w:rsid w:val="001666F2"/>
    <w:rsid w:val="00172E37"/>
    <w:rsid w:val="001755F5"/>
    <w:rsid w:val="001770A2"/>
    <w:rsid w:val="00181022"/>
    <w:rsid w:val="001814B8"/>
    <w:rsid w:val="00181F8A"/>
    <w:rsid w:val="001834BB"/>
    <w:rsid w:val="00184D5B"/>
    <w:rsid w:val="00194F5B"/>
    <w:rsid w:val="001A3857"/>
    <w:rsid w:val="001A4C4C"/>
    <w:rsid w:val="001A6F88"/>
    <w:rsid w:val="001A7950"/>
    <w:rsid w:val="001B67AF"/>
    <w:rsid w:val="001C5216"/>
    <w:rsid w:val="001D05DF"/>
    <w:rsid w:val="001D275D"/>
    <w:rsid w:val="001D49E7"/>
    <w:rsid w:val="001D6217"/>
    <w:rsid w:val="001E4618"/>
    <w:rsid w:val="001E5E49"/>
    <w:rsid w:val="001F12F1"/>
    <w:rsid w:val="001F2556"/>
    <w:rsid w:val="002050C9"/>
    <w:rsid w:val="00207C75"/>
    <w:rsid w:val="00211682"/>
    <w:rsid w:val="0021478D"/>
    <w:rsid w:val="00220E2A"/>
    <w:rsid w:val="00221DF5"/>
    <w:rsid w:val="00222888"/>
    <w:rsid w:val="002268AB"/>
    <w:rsid w:val="002275C0"/>
    <w:rsid w:val="002304C9"/>
    <w:rsid w:val="00230FAD"/>
    <w:rsid w:val="00233A83"/>
    <w:rsid w:val="00234737"/>
    <w:rsid w:val="002358EA"/>
    <w:rsid w:val="00247091"/>
    <w:rsid w:val="00250DFF"/>
    <w:rsid w:val="002514DB"/>
    <w:rsid w:val="002559D2"/>
    <w:rsid w:val="00257F19"/>
    <w:rsid w:val="002604E0"/>
    <w:rsid w:val="00261F7F"/>
    <w:rsid w:val="00262742"/>
    <w:rsid w:val="00263A4A"/>
    <w:rsid w:val="00264B41"/>
    <w:rsid w:val="00265A3C"/>
    <w:rsid w:val="00270C9E"/>
    <w:rsid w:val="0027389E"/>
    <w:rsid w:val="00274BC7"/>
    <w:rsid w:val="00275EED"/>
    <w:rsid w:val="002814F1"/>
    <w:rsid w:val="00282B25"/>
    <w:rsid w:val="00287B4A"/>
    <w:rsid w:val="002976B2"/>
    <w:rsid w:val="002A1C0E"/>
    <w:rsid w:val="002A3CEE"/>
    <w:rsid w:val="002A5C2D"/>
    <w:rsid w:val="002A6BA1"/>
    <w:rsid w:val="002B0E0E"/>
    <w:rsid w:val="002B18DE"/>
    <w:rsid w:val="002B27A1"/>
    <w:rsid w:val="002B6F85"/>
    <w:rsid w:val="002C1753"/>
    <w:rsid w:val="002C21B0"/>
    <w:rsid w:val="002C3D46"/>
    <w:rsid w:val="002C74E8"/>
    <w:rsid w:val="002C7EA9"/>
    <w:rsid w:val="002D6173"/>
    <w:rsid w:val="002E1106"/>
    <w:rsid w:val="002E3700"/>
    <w:rsid w:val="002E400B"/>
    <w:rsid w:val="002E41A2"/>
    <w:rsid w:val="002E41EF"/>
    <w:rsid w:val="002E641D"/>
    <w:rsid w:val="002F0FE0"/>
    <w:rsid w:val="002F628B"/>
    <w:rsid w:val="002F6FED"/>
    <w:rsid w:val="002F7B45"/>
    <w:rsid w:val="002F7E4E"/>
    <w:rsid w:val="00311281"/>
    <w:rsid w:val="00312461"/>
    <w:rsid w:val="00313302"/>
    <w:rsid w:val="003161FF"/>
    <w:rsid w:val="0032413E"/>
    <w:rsid w:val="00324FC0"/>
    <w:rsid w:val="0032643B"/>
    <w:rsid w:val="0033506B"/>
    <w:rsid w:val="0033534F"/>
    <w:rsid w:val="003358D3"/>
    <w:rsid w:val="00342998"/>
    <w:rsid w:val="00342FE0"/>
    <w:rsid w:val="00346168"/>
    <w:rsid w:val="0035061E"/>
    <w:rsid w:val="00353F5D"/>
    <w:rsid w:val="0035428C"/>
    <w:rsid w:val="00356147"/>
    <w:rsid w:val="003566D7"/>
    <w:rsid w:val="00357E5E"/>
    <w:rsid w:val="00360A28"/>
    <w:rsid w:val="00364138"/>
    <w:rsid w:val="00364474"/>
    <w:rsid w:val="003657B7"/>
    <w:rsid w:val="003730CC"/>
    <w:rsid w:val="00374652"/>
    <w:rsid w:val="00390AB0"/>
    <w:rsid w:val="003927D4"/>
    <w:rsid w:val="00393972"/>
    <w:rsid w:val="003A01FA"/>
    <w:rsid w:val="003A26B6"/>
    <w:rsid w:val="003A2A6B"/>
    <w:rsid w:val="003A491F"/>
    <w:rsid w:val="003A6D60"/>
    <w:rsid w:val="003A7CD4"/>
    <w:rsid w:val="003B6810"/>
    <w:rsid w:val="003C4C62"/>
    <w:rsid w:val="003C5A40"/>
    <w:rsid w:val="003C7C75"/>
    <w:rsid w:val="003D3413"/>
    <w:rsid w:val="003D67D8"/>
    <w:rsid w:val="003D713C"/>
    <w:rsid w:val="003E2F84"/>
    <w:rsid w:val="003F2715"/>
    <w:rsid w:val="003F3274"/>
    <w:rsid w:val="003F3F64"/>
    <w:rsid w:val="00400798"/>
    <w:rsid w:val="00406B1B"/>
    <w:rsid w:val="00407AA0"/>
    <w:rsid w:val="00407B8A"/>
    <w:rsid w:val="00410570"/>
    <w:rsid w:val="004121EA"/>
    <w:rsid w:val="00415B95"/>
    <w:rsid w:val="00420009"/>
    <w:rsid w:val="00423FB4"/>
    <w:rsid w:val="00426380"/>
    <w:rsid w:val="00427A11"/>
    <w:rsid w:val="0043307B"/>
    <w:rsid w:val="00440E18"/>
    <w:rsid w:val="00441F57"/>
    <w:rsid w:val="00446727"/>
    <w:rsid w:val="00453822"/>
    <w:rsid w:val="0046454B"/>
    <w:rsid w:val="004667F4"/>
    <w:rsid w:val="004754D3"/>
    <w:rsid w:val="00477248"/>
    <w:rsid w:val="004816CD"/>
    <w:rsid w:val="0048508C"/>
    <w:rsid w:val="004853EF"/>
    <w:rsid w:val="0048560F"/>
    <w:rsid w:val="004920F7"/>
    <w:rsid w:val="004A1831"/>
    <w:rsid w:val="004B1BD3"/>
    <w:rsid w:val="004B2C99"/>
    <w:rsid w:val="004B38E9"/>
    <w:rsid w:val="004C56E3"/>
    <w:rsid w:val="004D0F3C"/>
    <w:rsid w:val="004D3250"/>
    <w:rsid w:val="004D3644"/>
    <w:rsid w:val="004D7F85"/>
    <w:rsid w:val="004E01A3"/>
    <w:rsid w:val="004E2BB8"/>
    <w:rsid w:val="004E426A"/>
    <w:rsid w:val="004F2DBD"/>
    <w:rsid w:val="004F3405"/>
    <w:rsid w:val="004F5955"/>
    <w:rsid w:val="00500CE8"/>
    <w:rsid w:val="00501CB8"/>
    <w:rsid w:val="00506F51"/>
    <w:rsid w:val="005142EA"/>
    <w:rsid w:val="0051462A"/>
    <w:rsid w:val="00515730"/>
    <w:rsid w:val="0051678A"/>
    <w:rsid w:val="005211EE"/>
    <w:rsid w:val="005234D5"/>
    <w:rsid w:val="005269C9"/>
    <w:rsid w:val="0053309A"/>
    <w:rsid w:val="00534638"/>
    <w:rsid w:val="00542CBD"/>
    <w:rsid w:val="005435BE"/>
    <w:rsid w:val="00545526"/>
    <w:rsid w:val="0054634B"/>
    <w:rsid w:val="00546B66"/>
    <w:rsid w:val="00560816"/>
    <w:rsid w:val="00561D98"/>
    <w:rsid w:val="0057012C"/>
    <w:rsid w:val="005708B7"/>
    <w:rsid w:val="005712FB"/>
    <w:rsid w:val="00571A21"/>
    <w:rsid w:val="005746FF"/>
    <w:rsid w:val="00575D89"/>
    <w:rsid w:val="00585F3F"/>
    <w:rsid w:val="005969DC"/>
    <w:rsid w:val="0059745F"/>
    <w:rsid w:val="005A26CE"/>
    <w:rsid w:val="005B20DF"/>
    <w:rsid w:val="005B2E09"/>
    <w:rsid w:val="005B3D7A"/>
    <w:rsid w:val="005B6D42"/>
    <w:rsid w:val="005C02FF"/>
    <w:rsid w:val="005C1642"/>
    <w:rsid w:val="005C2B80"/>
    <w:rsid w:val="005C553B"/>
    <w:rsid w:val="005C7087"/>
    <w:rsid w:val="005D612A"/>
    <w:rsid w:val="005D76E7"/>
    <w:rsid w:val="005E38FD"/>
    <w:rsid w:val="005F0C50"/>
    <w:rsid w:val="005F1D91"/>
    <w:rsid w:val="005F78E2"/>
    <w:rsid w:val="0060180A"/>
    <w:rsid w:val="00602A50"/>
    <w:rsid w:val="00604555"/>
    <w:rsid w:val="0060499F"/>
    <w:rsid w:val="00605809"/>
    <w:rsid w:val="006128C4"/>
    <w:rsid w:val="00612C20"/>
    <w:rsid w:val="006162C1"/>
    <w:rsid w:val="0061663E"/>
    <w:rsid w:val="006243ED"/>
    <w:rsid w:val="006244B4"/>
    <w:rsid w:val="00635ADC"/>
    <w:rsid w:val="00636505"/>
    <w:rsid w:val="00637B30"/>
    <w:rsid w:val="00640025"/>
    <w:rsid w:val="00642373"/>
    <w:rsid w:val="006446AC"/>
    <w:rsid w:val="006448B7"/>
    <w:rsid w:val="006473FF"/>
    <w:rsid w:val="0064755B"/>
    <w:rsid w:val="006505A1"/>
    <w:rsid w:val="00656B0B"/>
    <w:rsid w:val="00657584"/>
    <w:rsid w:val="00661024"/>
    <w:rsid w:val="00663059"/>
    <w:rsid w:val="00671C1B"/>
    <w:rsid w:val="0067304E"/>
    <w:rsid w:val="006767F6"/>
    <w:rsid w:val="00676D75"/>
    <w:rsid w:val="00681227"/>
    <w:rsid w:val="00681657"/>
    <w:rsid w:val="00690F79"/>
    <w:rsid w:val="006918A0"/>
    <w:rsid w:val="006932CE"/>
    <w:rsid w:val="00693602"/>
    <w:rsid w:val="006943E1"/>
    <w:rsid w:val="006A0AAB"/>
    <w:rsid w:val="006A638F"/>
    <w:rsid w:val="006B1E80"/>
    <w:rsid w:val="006B7831"/>
    <w:rsid w:val="006C3676"/>
    <w:rsid w:val="006C5CDA"/>
    <w:rsid w:val="006C6317"/>
    <w:rsid w:val="006C6B6F"/>
    <w:rsid w:val="006C7AF7"/>
    <w:rsid w:val="006D298C"/>
    <w:rsid w:val="006D2F02"/>
    <w:rsid w:val="006D7B8D"/>
    <w:rsid w:val="006E1D23"/>
    <w:rsid w:val="006E2D02"/>
    <w:rsid w:val="006E6385"/>
    <w:rsid w:val="006F139B"/>
    <w:rsid w:val="006F1758"/>
    <w:rsid w:val="006F2D58"/>
    <w:rsid w:val="006F388A"/>
    <w:rsid w:val="006F6F17"/>
    <w:rsid w:val="00700FC6"/>
    <w:rsid w:val="00701500"/>
    <w:rsid w:val="00702493"/>
    <w:rsid w:val="00705B35"/>
    <w:rsid w:val="007169F5"/>
    <w:rsid w:val="0072038C"/>
    <w:rsid w:val="00722B56"/>
    <w:rsid w:val="00725D41"/>
    <w:rsid w:val="00730D0E"/>
    <w:rsid w:val="00730D73"/>
    <w:rsid w:val="00731A68"/>
    <w:rsid w:val="00732479"/>
    <w:rsid w:val="007324E0"/>
    <w:rsid w:val="007333DA"/>
    <w:rsid w:val="0073733F"/>
    <w:rsid w:val="0074121F"/>
    <w:rsid w:val="007435EA"/>
    <w:rsid w:val="00745E5B"/>
    <w:rsid w:val="00750DBD"/>
    <w:rsid w:val="00752CC6"/>
    <w:rsid w:val="00760E11"/>
    <w:rsid w:val="00761480"/>
    <w:rsid w:val="00762C00"/>
    <w:rsid w:val="007638DF"/>
    <w:rsid w:val="00770598"/>
    <w:rsid w:val="007717F3"/>
    <w:rsid w:val="00771C90"/>
    <w:rsid w:val="00783BA0"/>
    <w:rsid w:val="0079003A"/>
    <w:rsid w:val="007918CB"/>
    <w:rsid w:val="00791FA5"/>
    <w:rsid w:val="00797576"/>
    <w:rsid w:val="007A061D"/>
    <w:rsid w:val="007A3A21"/>
    <w:rsid w:val="007A4568"/>
    <w:rsid w:val="007A7AB6"/>
    <w:rsid w:val="007B11B4"/>
    <w:rsid w:val="007B42C7"/>
    <w:rsid w:val="007C0544"/>
    <w:rsid w:val="007C16CA"/>
    <w:rsid w:val="007C2857"/>
    <w:rsid w:val="007C3753"/>
    <w:rsid w:val="007C3B50"/>
    <w:rsid w:val="007C49F4"/>
    <w:rsid w:val="007C4C80"/>
    <w:rsid w:val="007C7B32"/>
    <w:rsid w:val="007D176C"/>
    <w:rsid w:val="007D3507"/>
    <w:rsid w:val="007D4415"/>
    <w:rsid w:val="007D7AFB"/>
    <w:rsid w:val="007E05CA"/>
    <w:rsid w:val="007E4F22"/>
    <w:rsid w:val="007E5ABC"/>
    <w:rsid w:val="007E7F98"/>
    <w:rsid w:val="007F1FA3"/>
    <w:rsid w:val="007F282C"/>
    <w:rsid w:val="0082204B"/>
    <w:rsid w:val="0082216E"/>
    <w:rsid w:val="00823221"/>
    <w:rsid w:val="00824B18"/>
    <w:rsid w:val="00827277"/>
    <w:rsid w:val="00827494"/>
    <w:rsid w:val="008308B6"/>
    <w:rsid w:val="00834B89"/>
    <w:rsid w:val="0084128B"/>
    <w:rsid w:val="00841C52"/>
    <w:rsid w:val="00843988"/>
    <w:rsid w:val="008465F2"/>
    <w:rsid w:val="0085061D"/>
    <w:rsid w:val="00856800"/>
    <w:rsid w:val="00861F0A"/>
    <w:rsid w:val="00864E45"/>
    <w:rsid w:val="00875513"/>
    <w:rsid w:val="00875619"/>
    <w:rsid w:val="0087609A"/>
    <w:rsid w:val="00882358"/>
    <w:rsid w:val="00885690"/>
    <w:rsid w:val="008907B1"/>
    <w:rsid w:val="00890A02"/>
    <w:rsid w:val="00892090"/>
    <w:rsid w:val="00896012"/>
    <w:rsid w:val="008A1AA4"/>
    <w:rsid w:val="008A7137"/>
    <w:rsid w:val="008C049D"/>
    <w:rsid w:val="008C45A0"/>
    <w:rsid w:val="008D6018"/>
    <w:rsid w:val="008E18FE"/>
    <w:rsid w:val="008E3447"/>
    <w:rsid w:val="008E4A09"/>
    <w:rsid w:val="008E6B6B"/>
    <w:rsid w:val="008F15D1"/>
    <w:rsid w:val="008F22E7"/>
    <w:rsid w:val="008F3A41"/>
    <w:rsid w:val="008F575B"/>
    <w:rsid w:val="008F69FA"/>
    <w:rsid w:val="008F7C0B"/>
    <w:rsid w:val="00905B9D"/>
    <w:rsid w:val="00906C3C"/>
    <w:rsid w:val="0091276D"/>
    <w:rsid w:val="00914CB4"/>
    <w:rsid w:val="009214DD"/>
    <w:rsid w:val="009329BF"/>
    <w:rsid w:val="00934B62"/>
    <w:rsid w:val="0093552A"/>
    <w:rsid w:val="009435FA"/>
    <w:rsid w:val="009516D6"/>
    <w:rsid w:val="00974FB1"/>
    <w:rsid w:val="00987F75"/>
    <w:rsid w:val="00991F01"/>
    <w:rsid w:val="009927A4"/>
    <w:rsid w:val="00997CE2"/>
    <w:rsid w:val="009A0EFF"/>
    <w:rsid w:val="009A6B92"/>
    <w:rsid w:val="009B08B0"/>
    <w:rsid w:val="009B5D85"/>
    <w:rsid w:val="009B76AE"/>
    <w:rsid w:val="009C18CF"/>
    <w:rsid w:val="009C5A4A"/>
    <w:rsid w:val="009E298D"/>
    <w:rsid w:val="009E6EA3"/>
    <w:rsid w:val="009E7480"/>
    <w:rsid w:val="009F123D"/>
    <w:rsid w:val="009F1376"/>
    <w:rsid w:val="009F2B9A"/>
    <w:rsid w:val="009F32E0"/>
    <w:rsid w:val="009F5CDA"/>
    <w:rsid w:val="00A00FB9"/>
    <w:rsid w:val="00A04C1C"/>
    <w:rsid w:val="00A0530D"/>
    <w:rsid w:val="00A056DF"/>
    <w:rsid w:val="00A1008F"/>
    <w:rsid w:val="00A11CEE"/>
    <w:rsid w:val="00A166AB"/>
    <w:rsid w:val="00A207B6"/>
    <w:rsid w:val="00A20CE6"/>
    <w:rsid w:val="00A40839"/>
    <w:rsid w:val="00A4268C"/>
    <w:rsid w:val="00A42E18"/>
    <w:rsid w:val="00A4371B"/>
    <w:rsid w:val="00A43976"/>
    <w:rsid w:val="00A502CD"/>
    <w:rsid w:val="00A52441"/>
    <w:rsid w:val="00A53C14"/>
    <w:rsid w:val="00A54399"/>
    <w:rsid w:val="00A57430"/>
    <w:rsid w:val="00A645A5"/>
    <w:rsid w:val="00A6731C"/>
    <w:rsid w:val="00A70A21"/>
    <w:rsid w:val="00A81A85"/>
    <w:rsid w:val="00A823AF"/>
    <w:rsid w:val="00A85551"/>
    <w:rsid w:val="00A87858"/>
    <w:rsid w:val="00A966D6"/>
    <w:rsid w:val="00AA3DD9"/>
    <w:rsid w:val="00AA4B42"/>
    <w:rsid w:val="00AA527E"/>
    <w:rsid w:val="00AA7C7C"/>
    <w:rsid w:val="00AB66F6"/>
    <w:rsid w:val="00AB7B7C"/>
    <w:rsid w:val="00AC6FE0"/>
    <w:rsid w:val="00AD25C9"/>
    <w:rsid w:val="00AF49EB"/>
    <w:rsid w:val="00AF5EC9"/>
    <w:rsid w:val="00B02265"/>
    <w:rsid w:val="00B02925"/>
    <w:rsid w:val="00B03C07"/>
    <w:rsid w:val="00B03CAE"/>
    <w:rsid w:val="00B042EA"/>
    <w:rsid w:val="00B04A6F"/>
    <w:rsid w:val="00B13E8F"/>
    <w:rsid w:val="00B1661E"/>
    <w:rsid w:val="00B1710A"/>
    <w:rsid w:val="00B22C6D"/>
    <w:rsid w:val="00B34C3C"/>
    <w:rsid w:val="00B433C7"/>
    <w:rsid w:val="00B4692F"/>
    <w:rsid w:val="00B51A49"/>
    <w:rsid w:val="00B537EF"/>
    <w:rsid w:val="00B53B4B"/>
    <w:rsid w:val="00B57912"/>
    <w:rsid w:val="00B63E71"/>
    <w:rsid w:val="00B70A80"/>
    <w:rsid w:val="00B765CB"/>
    <w:rsid w:val="00B81836"/>
    <w:rsid w:val="00B83A22"/>
    <w:rsid w:val="00B86D4C"/>
    <w:rsid w:val="00B87DAF"/>
    <w:rsid w:val="00B92717"/>
    <w:rsid w:val="00B95B1C"/>
    <w:rsid w:val="00B95B8B"/>
    <w:rsid w:val="00B97F60"/>
    <w:rsid w:val="00BA347B"/>
    <w:rsid w:val="00BC083F"/>
    <w:rsid w:val="00BC59EB"/>
    <w:rsid w:val="00BE7EAB"/>
    <w:rsid w:val="00BF0D10"/>
    <w:rsid w:val="00BF3BFC"/>
    <w:rsid w:val="00BF74BC"/>
    <w:rsid w:val="00C01BB1"/>
    <w:rsid w:val="00C1543A"/>
    <w:rsid w:val="00C2055B"/>
    <w:rsid w:val="00C30308"/>
    <w:rsid w:val="00C3265D"/>
    <w:rsid w:val="00C3324A"/>
    <w:rsid w:val="00C44E47"/>
    <w:rsid w:val="00C64A8A"/>
    <w:rsid w:val="00C722E2"/>
    <w:rsid w:val="00C72FB9"/>
    <w:rsid w:val="00C82212"/>
    <w:rsid w:val="00C83436"/>
    <w:rsid w:val="00C8438C"/>
    <w:rsid w:val="00C84483"/>
    <w:rsid w:val="00C846B9"/>
    <w:rsid w:val="00C85A94"/>
    <w:rsid w:val="00C87A7A"/>
    <w:rsid w:val="00C9031C"/>
    <w:rsid w:val="00C92A29"/>
    <w:rsid w:val="00C93572"/>
    <w:rsid w:val="00C9687D"/>
    <w:rsid w:val="00CA143C"/>
    <w:rsid w:val="00CA28EE"/>
    <w:rsid w:val="00CA4EF8"/>
    <w:rsid w:val="00CA50FA"/>
    <w:rsid w:val="00CB094A"/>
    <w:rsid w:val="00CB1A9C"/>
    <w:rsid w:val="00CB4DFE"/>
    <w:rsid w:val="00CC234B"/>
    <w:rsid w:val="00CC74A5"/>
    <w:rsid w:val="00CD0225"/>
    <w:rsid w:val="00CD3D3B"/>
    <w:rsid w:val="00CD531E"/>
    <w:rsid w:val="00CE028E"/>
    <w:rsid w:val="00CF043A"/>
    <w:rsid w:val="00CF2A94"/>
    <w:rsid w:val="00CF2F60"/>
    <w:rsid w:val="00CF56EE"/>
    <w:rsid w:val="00D030DE"/>
    <w:rsid w:val="00D073E9"/>
    <w:rsid w:val="00D13E65"/>
    <w:rsid w:val="00D1464E"/>
    <w:rsid w:val="00D201C0"/>
    <w:rsid w:val="00D22EF8"/>
    <w:rsid w:val="00D34FA2"/>
    <w:rsid w:val="00D37254"/>
    <w:rsid w:val="00D50727"/>
    <w:rsid w:val="00D52110"/>
    <w:rsid w:val="00D555B7"/>
    <w:rsid w:val="00D6382D"/>
    <w:rsid w:val="00D67676"/>
    <w:rsid w:val="00D70293"/>
    <w:rsid w:val="00D71B9F"/>
    <w:rsid w:val="00D774DD"/>
    <w:rsid w:val="00D81DD8"/>
    <w:rsid w:val="00D85EBA"/>
    <w:rsid w:val="00D87951"/>
    <w:rsid w:val="00D91E2E"/>
    <w:rsid w:val="00D91E65"/>
    <w:rsid w:val="00D9259C"/>
    <w:rsid w:val="00D94907"/>
    <w:rsid w:val="00D96B06"/>
    <w:rsid w:val="00D97F73"/>
    <w:rsid w:val="00DA15B0"/>
    <w:rsid w:val="00DA3146"/>
    <w:rsid w:val="00DA4227"/>
    <w:rsid w:val="00DA6983"/>
    <w:rsid w:val="00DB218E"/>
    <w:rsid w:val="00DB40B4"/>
    <w:rsid w:val="00DB7E0B"/>
    <w:rsid w:val="00DC0F7F"/>
    <w:rsid w:val="00DC1600"/>
    <w:rsid w:val="00DC2837"/>
    <w:rsid w:val="00DC79DA"/>
    <w:rsid w:val="00DD0AC9"/>
    <w:rsid w:val="00DE2372"/>
    <w:rsid w:val="00DE492F"/>
    <w:rsid w:val="00DF42F4"/>
    <w:rsid w:val="00E00043"/>
    <w:rsid w:val="00E007C6"/>
    <w:rsid w:val="00E0307B"/>
    <w:rsid w:val="00E04D0D"/>
    <w:rsid w:val="00E0518D"/>
    <w:rsid w:val="00E1164C"/>
    <w:rsid w:val="00E159DF"/>
    <w:rsid w:val="00E34F16"/>
    <w:rsid w:val="00E3520F"/>
    <w:rsid w:val="00E41FC3"/>
    <w:rsid w:val="00E42185"/>
    <w:rsid w:val="00E42C20"/>
    <w:rsid w:val="00E43197"/>
    <w:rsid w:val="00E54A99"/>
    <w:rsid w:val="00E61947"/>
    <w:rsid w:val="00E61AB6"/>
    <w:rsid w:val="00E63530"/>
    <w:rsid w:val="00E63DF3"/>
    <w:rsid w:val="00E645E1"/>
    <w:rsid w:val="00E67DBF"/>
    <w:rsid w:val="00E70D48"/>
    <w:rsid w:val="00E73F2A"/>
    <w:rsid w:val="00E76C93"/>
    <w:rsid w:val="00E77FB7"/>
    <w:rsid w:val="00E81D97"/>
    <w:rsid w:val="00E9074C"/>
    <w:rsid w:val="00E9234E"/>
    <w:rsid w:val="00E93934"/>
    <w:rsid w:val="00EA1E0E"/>
    <w:rsid w:val="00EA4633"/>
    <w:rsid w:val="00EB0847"/>
    <w:rsid w:val="00EB36A9"/>
    <w:rsid w:val="00EB5E12"/>
    <w:rsid w:val="00EB6A25"/>
    <w:rsid w:val="00EB7EF9"/>
    <w:rsid w:val="00EC027C"/>
    <w:rsid w:val="00EC0B37"/>
    <w:rsid w:val="00EC12C6"/>
    <w:rsid w:val="00EC7EE7"/>
    <w:rsid w:val="00ED5FD2"/>
    <w:rsid w:val="00ED73CD"/>
    <w:rsid w:val="00EE01BA"/>
    <w:rsid w:val="00EE15C7"/>
    <w:rsid w:val="00EE40C0"/>
    <w:rsid w:val="00EE49EC"/>
    <w:rsid w:val="00EE4B07"/>
    <w:rsid w:val="00EF3075"/>
    <w:rsid w:val="00EF5B0C"/>
    <w:rsid w:val="00EF6F7C"/>
    <w:rsid w:val="00F04393"/>
    <w:rsid w:val="00F046C1"/>
    <w:rsid w:val="00F05B92"/>
    <w:rsid w:val="00F06DA5"/>
    <w:rsid w:val="00F12391"/>
    <w:rsid w:val="00F14278"/>
    <w:rsid w:val="00F14B26"/>
    <w:rsid w:val="00F24C1C"/>
    <w:rsid w:val="00F271A9"/>
    <w:rsid w:val="00F3060C"/>
    <w:rsid w:val="00F331CE"/>
    <w:rsid w:val="00F337C6"/>
    <w:rsid w:val="00F35ACE"/>
    <w:rsid w:val="00F40D64"/>
    <w:rsid w:val="00F42703"/>
    <w:rsid w:val="00F42EFB"/>
    <w:rsid w:val="00F47A2E"/>
    <w:rsid w:val="00F52FBD"/>
    <w:rsid w:val="00F5457B"/>
    <w:rsid w:val="00F616DE"/>
    <w:rsid w:val="00F64A25"/>
    <w:rsid w:val="00F65380"/>
    <w:rsid w:val="00F67F74"/>
    <w:rsid w:val="00F70DA9"/>
    <w:rsid w:val="00F7309B"/>
    <w:rsid w:val="00F839F1"/>
    <w:rsid w:val="00F85005"/>
    <w:rsid w:val="00F87598"/>
    <w:rsid w:val="00F87988"/>
    <w:rsid w:val="00F9019E"/>
    <w:rsid w:val="00F91D91"/>
    <w:rsid w:val="00F92352"/>
    <w:rsid w:val="00F95A13"/>
    <w:rsid w:val="00FA7270"/>
    <w:rsid w:val="00FB0AD0"/>
    <w:rsid w:val="00FB20A6"/>
    <w:rsid w:val="00FB403D"/>
    <w:rsid w:val="00FC1F0E"/>
    <w:rsid w:val="00FC4512"/>
    <w:rsid w:val="00FC6C9B"/>
    <w:rsid w:val="00FD0EC4"/>
    <w:rsid w:val="00FD0FE9"/>
    <w:rsid w:val="00FD4AE0"/>
    <w:rsid w:val="00FD570C"/>
    <w:rsid w:val="00FD6A75"/>
    <w:rsid w:val="00FE075B"/>
    <w:rsid w:val="00FE5814"/>
    <w:rsid w:val="00FF2BDA"/>
    <w:rsid w:val="00FF5259"/>
    <w:rsid w:val="00FF6539"/>
    <w:rsid w:val="00FF71DE"/>
    <w:rsid w:val="1783653F"/>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C9AD7"/>
  <w15:docId w15:val="{669A3E9C-803A-0D4A-A9B5-F57997BD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JM"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2C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94907"/>
    <w:pPr>
      <w:keepNext/>
      <w:keepLines/>
      <w:spacing w:before="240" w:line="278"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2">
    <w:name w:val="heading 2"/>
    <w:basedOn w:val="Normal"/>
    <w:next w:val="Normal"/>
    <w:link w:val="Heading2Char"/>
    <w:uiPriority w:val="9"/>
    <w:semiHidden/>
    <w:unhideWhenUsed/>
    <w:qFormat/>
    <w:rsid w:val="006D298C"/>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6D298C"/>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6D298C"/>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6D298C"/>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6D298C"/>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6D298C"/>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6D298C"/>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6D298C"/>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pPr>
      <w:spacing w:after="160"/>
    </w:pPr>
    <w:rPr>
      <w:rFonts w:asciiTheme="minorHAnsi" w:eastAsiaTheme="minorEastAsia"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6C5CDA"/>
    <w:pPr>
      <w:spacing w:line="278" w:lineRule="auto"/>
      <w:jc w:val="center"/>
    </w:pPr>
    <w:rPr>
      <w:rFonts w:ascii="Aptos" w:eastAsiaTheme="minorEastAsia" w:hAnsi="Aptos" w:cstheme="minorBidi"/>
      <w:kern w:val="2"/>
      <w:lang w:val="en-GB"/>
      <w14:ligatures w14:val="standardContextual"/>
    </w:rPr>
  </w:style>
  <w:style w:type="character" w:customStyle="1" w:styleId="EndNoteBibliographyTitleChar">
    <w:name w:val="EndNote Bibliography Title Char"/>
    <w:basedOn w:val="DefaultParagraphFont"/>
    <w:link w:val="EndNoteBibliographyTitle"/>
    <w:rsid w:val="006C5CDA"/>
    <w:rPr>
      <w:rFonts w:ascii="Aptos" w:hAnsi="Aptos"/>
      <w:lang w:val="en-GB"/>
    </w:rPr>
  </w:style>
  <w:style w:type="paragraph" w:customStyle="1" w:styleId="EndNoteBibliography">
    <w:name w:val="EndNote Bibliography"/>
    <w:basedOn w:val="Normal"/>
    <w:link w:val="EndNoteBibliographyChar"/>
    <w:rsid w:val="006C5CDA"/>
    <w:pPr>
      <w:spacing w:after="160"/>
    </w:pPr>
    <w:rPr>
      <w:rFonts w:ascii="Aptos" w:eastAsiaTheme="minorEastAsia" w:hAnsi="Aptos" w:cstheme="minorBidi"/>
      <w:kern w:val="2"/>
      <w:lang w:val="en-GB"/>
      <w14:ligatures w14:val="standardContextual"/>
    </w:rPr>
  </w:style>
  <w:style w:type="character" w:customStyle="1" w:styleId="EndNoteBibliographyChar">
    <w:name w:val="EndNote Bibliography Char"/>
    <w:basedOn w:val="DefaultParagraphFont"/>
    <w:link w:val="EndNoteBibliography"/>
    <w:rsid w:val="006C5CDA"/>
    <w:rPr>
      <w:rFonts w:ascii="Aptos" w:hAnsi="Aptos"/>
      <w:lang w:val="en-GB"/>
    </w:rPr>
  </w:style>
  <w:style w:type="character" w:styleId="Hyperlink">
    <w:name w:val="Hyperlink"/>
    <w:basedOn w:val="DefaultParagraphFont"/>
    <w:uiPriority w:val="99"/>
    <w:unhideWhenUsed/>
    <w:rsid w:val="006C5CDA"/>
    <w:rPr>
      <w:color w:val="467886" w:themeColor="hyperlink"/>
      <w:u w:val="single"/>
    </w:rPr>
  </w:style>
  <w:style w:type="character" w:styleId="UnresolvedMention">
    <w:name w:val="Unresolved Mention"/>
    <w:basedOn w:val="DefaultParagraphFont"/>
    <w:uiPriority w:val="99"/>
    <w:semiHidden/>
    <w:unhideWhenUsed/>
    <w:rsid w:val="006C5CDA"/>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DA4227"/>
    <w:rPr>
      <w:b/>
      <w:bCs/>
    </w:rPr>
  </w:style>
  <w:style w:type="character" w:customStyle="1" w:styleId="CommentSubjectChar">
    <w:name w:val="Comment Subject Char"/>
    <w:basedOn w:val="CommentTextChar"/>
    <w:link w:val="CommentSubject"/>
    <w:uiPriority w:val="99"/>
    <w:semiHidden/>
    <w:rsid w:val="00DA4227"/>
    <w:rPr>
      <w:b/>
      <w:bCs/>
      <w:sz w:val="20"/>
      <w:szCs w:val="20"/>
    </w:rPr>
  </w:style>
  <w:style w:type="paragraph" w:styleId="ListParagraph">
    <w:name w:val="List Paragraph"/>
    <w:basedOn w:val="Normal"/>
    <w:uiPriority w:val="1"/>
    <w:qFormat/>
    <w:rsid w:val="00E77FB7"/>
    <w:pPr>
      <w:spacing w:after="160" w:line="278" w:lineRule="auto"/>
      <w:ind w:left="720"/>
      <w:contextualSpacing/>
    </w:pPr>
    <w:rPr>
      <w:rFonts w:asciiTheme="minorHAnsi" w:eastAsiaTheme="minorEastAsia" w:hAnsiTheme="minorHAnsi" w:cstheme="minorBidi"/>
      <w:kern w:val="2"/>
      <w14:ligatures w14:val="standardContextual"/>
    </w:rPr>
  </w:style>
  <w:style w:type="character" w:customStyle="1" w:styleId="Heading1Char">
    <w:name w:val="Heading 1 Char"/>
    <w:basedOn w:val="DefaultParagraphFont"/>
    <w:link w:val="Heading1"/>
    <w:uiPriority w:val="9"/>
    <w:rsid w:val="00D94907"/>
    <w:rPr>
      <w:rFonts w:asciiTheme="majorHAnsi" w:eastAsiaTheme="majorEastAsia" w:hAnsiTheme="majorHAnsi" w:cstheme="majorBidi"/>
      <w:color w:val="0F4761" w:themeColor="accent1" w:themeShade="BF"/>
      <w:sz w:val="32"/>
      <w:szCs w:val="32"/>
    </w:rPr>
  </w:style>
  <w:style w:type="paragraph" w:styleId="TOC1">
    <w:name w:val="toc 1"/>
    <w:basedOn w:val="Normal"/>
    <w:next w:val="Normal"/>
    <w:autoRedefine/>
    <w:uiPriority w:val="39"/>
    <w:unhideWhenUsed/>
    <w:rsid w:val="001D05DF"/>
    <w:pPr>
      <w:tabs>
        <w:tab w:val="right" w:leader="dot" w:pos="9990"/>
      </w:tabs>
      <w:spacing w:after="100" w:line="278" w:lineRule="auto"/>
    </w:pPr>
    <w:rPr>
      <w:rFonts w:asciiTheme="minorHAnsi" w:eastAsiaTheme="minorEastAsia" w:hAnsiTheme="minorHAnsi" w:cstheme="minorBidi"/>
      <w:kern w:val="2"/>
      <w14:ligatures w14:val="standardContextual"/>
    </w:rPr>
  </w:style>
  <w:style w:type="paragraph" w:styleId="BodyText">
    <w:name w:val="Body Text"/>
    <w:basedOn w:val="Normal"/>
    <w:link w:val="BodyTextChar"/>
    <w:uiPriority w:val="1"/>
    <w:qFormat/>
    <w:rsid w:val="00F42EFB"/>
    <w:pPr>
      <w:widowControl w:val="0"/>
      <w:autoSpaceDE w:val="0"/>
      <w:autoSpaceDN w:val="0"/>
    </w:pPr>
    <w:rPr>
      <w:rFonts w:ascii="Arial" w:eastAsia="Arial" w:hAnsi="Arial" w:cs="Arial"/>
      <w:sz w:val="25"/>
      <w:szCs w:val="25"/>
      <w:lang w:val="en-US" w:eastAsia="en-US"/>
    </w:rPr>
  </w:style>
  <w:style w:type="character" w:customStyle="1" w:styleId="BodyTextChar">
    <w:name w:val="Body Text Char"/>
    <w:basedOn w:val="DefaultParagraphFont"/>
    <w:link w:val="BodyText"/>
    <w:uiPriority w:val="1"/>
    <w:rsid w:val="00F42EFB"/>
    <w:rPr>
      <w:rFonts w:ascii="Arial" w:eastAsia="Arial" w:hAnsi="Arial" w:cs="Arial"/>
      <w:kern w:val="0"/>
      <w:sz w:val="25"/>
      <w:szCs w:val="25"/>
      <w:lang w:val="en-US" w:eastAsia="en-US"/>
      <w14:ligatures w14:val="none"/>
    </w:rPr>
  </w:style>
  <w:style w:type="paragraph" w:styleId="Header">
    <w:name w:val="header"/>
    <w:basedOn w:val="Normal"/>
    <w:link w:val="HeaderChar"/>
    <w:uiPriority w:val="99"/>
    <w:unhideWhenUsed/>
    <w:rsid w:val="00F42EFB"/>
    <w:pPr>
      <w:tabs>
        <w:tab w:val="center" w:pos="4513"/>
        <w:tab w:val="right" w:pos="9026"/>
      </w:tabs>
    </w:pPr>
    <w:rPr>
      <w:rFonts w:asciiTheme="minorHAnsi" w:eastAsiaTheme="minorEastAsia" w:hAnsiTheme="minorHAnsi" w:cstheme="minorBidi"/>
      <w:kern w:val="2"/>
      <w14:ligatures w14:val="standardContextual"/>
    </w:rPr>
  </w:style>
  <w:style w:type="character" w:customStyle="1" w:styleId="HeaderChar">
    <w:name w:val="Header Char"/>
    <w:basedOn w:val="DefaultParagraphFont"/>
    <w:link w:val="Header"/>
    <w:uiPriority w:val="99"/>
    <w:rsid w:val="00F42EFB"/>
  </w:style>
  <w:style w:type="paragraph" w:styleId="Footer">
    <w:name w:val="footer"/>
    <w:basedOn w:val="Normal"/>
    <w:link w:val="FooterChar"/>
    <w:uiPriority w:val="99"/>
    <w:unhideWhenUsed/>
    <w:rsid w:val="00F42EFB"/>
    <w:pPr>
      <w:tabs>
        <w:tab w:val="center" w:pos="4513"/>
        <w:tab w:val="right" w:pos="9026"/>
      </w:tabs>
    </w:pPr>
    <w:rPr>
      <w:rFonts w:asciiTheme="minorHAnsi" w:eastAsiaTheme="minorEastAsia" w:hAnsiTheme="minorHAnsi" w:cstheme="minorBidi"/>
      <w:kern w:val="2"/>
      <w14:ligatures w14:val="standardContextual"/>
    </w:rPr>
  </w:style>
  <w:style w:type="character" w:customStyle="1" w:styleId="FooterChar">
    <w:name w:val="Footer Char"/>
    <w:basedOn w:val="DefaultParagraphFont"/>
    <w:link w:val="Footer"/>
    <w:uiPriority w:val="99"/>
    <w:rsid w:val="00F42EFB"/>
  </w:style>
  <w:style w:type="paragraph" w:customStyle="1" w:styleId="TableParagraph">
    <w:name w:val="Table Paragraph"/>
    <w:basedOn w:val="Normal"/>
    <w:uiPriority w:val="1"/>
    <w:qFormat/>
    <w:rsid w:val="008A7137"/>
    <w:pPr>
      <w:widowControl w:val="0"/>
      <w:autoSpaceDE w:val="0"/>
      <w:autoSpaceDN w:val="0"/>
      <w:spacing w:line="266" w:lineRule="exact"/>
      <w:ind w:left="50"/>
    </w:pPr>
    <w:rPr>
      <w:sz w:val="22"/>
      <w:szCs w:val="22"/>
      <w:lang w:val="en-US" w:eastAsia="en-US"/>
    </w:rPr>
  </w:style>
  <w:style w:type="paragraph" w:styleId="Revision">
    <w:name w:val="Revision"/>
    <w:hidden/>
    <w:uiPriority w:val="99"/>
    <w:semiHidden/>
    <w:rsid w:val="00C9687D"/>
    <w:pPr>
      <w:spacing w:after="0" w:line="240" w:lineRule="auto"/>
    </w:pPr>
  </w:style>
  <w:style w:type="paragraph" w:styleId="Title">
    <w:name w:val="Title"/>
    <w:basedOn w:val="Normal"/>
    <w:link w:val="TitleChar"/>
    <w:uiPriority w:val="10"/>
    <w:qFormat/>
    <w:rsid w:val="00400798"/>
    <w:pPr>
      <w:widowControl w:val="0"/>
      <w:autoSpaceDE w:val="0"/>
      <w:autoSpaceDN w:val="0"/>
      <w:spacing w:before="61"/>
      <w:ind w:left="837"/>
    </w:pPr>
    <w:rPr>
      <w:sz w:val="40"/>
      <w:szCs w:val="40"/>
      <w:lang w:eastAsia="en-US"/>
    </w:rPr>
  </w:style>
  <w:style w:type="character" w:customStyle="1" w:styleId="TitleChar">
    <w:name w:val="Title Char"/>
    <w:basedOn w:val="DefaultParagraphFont"/>
    <w:link w:val="Title"/>
    <w:uiPriority w:val="10"/>
    <w:rsid w:val="00400798"/>
    <w:rPr>
      <w:rFonts w:ascii="Times New Roman" w:eastAsia="Times New Roman" w:hAnsi="Times New Roman" w:cs="Times New Roman"/>
      <w:kern w:val="0"/>
      <w:sz w:val="40"/>
      <w:szCs w:val="40"/>
      <w:lang w:eastAsia="en-US"/>
      <w14:ligatures w14:val="none"/>
    </w:rPr>
  </w:style>
  <w:style w:type="character" w:customStyle="1" w:styleId="Heading2Char">
    <w:name w:val="Heading 2 Char"/>
    <w:basedOn w:val="DefaultParagraphFont"/>
    <w:link w:val="Heading2"/>
    <w:uiPriority w:val="9"/>
    <w:semiHidden/>
    <w:rsid w:val="006D298C"/>
    <w:rPr>
      <w:rFonts w:asciiTheme="majorHAnsi" w:eastAsiaTheme="majorEastAsia" w:hAnsiTheme="majorHAnsi" w:cstheme="majorBidi"/>
      <w:color w:val="0F4761" w:themeColor="accent1" w:themeShade="BF"/>
      <w:sz w:val="32"/>
      <w:szCs w:val="32"/>
      <w:lang w:eastAsia="en-US"/>
    </w:rPr>
  </w:style>
  <w:style w:type="character" w:customStyle="1" w:styleId="Heading3Char">
    <w:name w:val="Heading 3 Char"/>
    <w:basedOn w:val="DefaultParagraphFont"/>
    <w:link w:val="Heading3"/>
    <w:uiPriority w:val="9"/>
    <w:rsid w:val="006D298C"/>
    <w:rPr>
      <w:rFonts w:eastAsiaTheme="majorEastAsia" w:cstheme="majorBidi"/>
      <w:color w:val="0F4761" w:themeColor="accent1" w:themeShade="BF"/>
      <w:sz w:val="28"/>
      <w:szCs w:val="28"/>
      <w:lang w:eastAsia="en-US"/>
    </w:rPr>
  </w:style>
  <w:style w:type="character" w:customStyle="1" w:styleId="Heading4Char">
    <w:name w:val="Heading 4 Char"/>
    <w:basedOn w:val="DefaultParagraphFont"/>
    <w:link w:val="Heading4"/>
    <w:uiPriority w:val="9"/>
    <w:semiHidden/>
    <w:rsid w:val="006D298C"/>
    <w:rPr>
      <w:rFonts w:eastAsiaTheme="majorEastAsia" w:cstheme="majorBidi"/>
      <w:i/>
      <w:iCs/>
      <w:color w:val="0F4761" w:themeColor="accent1" w:themeShade="BF"/>
      <w:lang w:eastAsia="en-US"/>
    </w:rPr>
  </w:style>
  <w:style w:type="character" w:customStyle="1" w:styleId="Heading5Char">
    <w:name w:val="Heading 5 Char"/>
    <w:basedOn w:val="DefaultParagraphFont"/>
    <w:link w:val="Heading5"/>
    <w:uiPriority w:val="9"/>
    <w:semiHidden/>
    <w:rsid w:val="006D298C"/>
    <w:rPr>
      <w:rFonts w:eastAsiaTheme="majorEastAsia" w:cstheme="majorBidi"/>
      <w:color w:val="0F4761" w:themeColor="accent1" w:themeShade="BF"/>
      <w:lang w:eastAsia="en-US"/>
    </w:rPr>
  </w:style>
  <w:style w:type="character" w:customStyle="1" w:styleId="Heading6Char">
    <w:name w:val="Heading 6 Char"/>
    <w:basedOn w:val="DefaultParagraphFont"/>
    <w:link w:val="Heading6"/>
    <w:uiPriority w:val="9"/>
    <w:semiHidden/>
    <w:rsid w:val="006D298C"/>
    <w:rPr>
      <w:rFonts w:eastAsiaTheme="majorEastAsia" w:cstheme="majorBidi"/>
      <w:i/>
      <w:iCs/>
      <w:color w:val="595959" w:themeColor="text1" w:themeTint="A6"/>
      <w:lang w:eastAsia="en-US"/>
    </w:rPr>
  </w:style>
  <w:style w:type="character" w:customStyle="1" w:styleId="Heading7Char">
    <w:name w:val="Heading 7 Char"/>
    <w:basedOn w:val="DefaultParagraphFont"/>
    <w:link w:val="Heading7"/>
    <w:uiPriority w:val="9"/>
    <w:semiHidden/>
    <w:rsid w:val="006D298C"/>
    <w:rPr>
      <w:rFonts w:eastAsiaTheme="majorEastAsia" w:cstheme="majorBidi"/>
      <w:color w:val="595959" w:themeColor="text1" w:themeTint="A6"/>
      <w:lang w:eastAsia="en-US"/>
    </w:rPr>
  </w:style>
  <w:style w:type="character" w:customStyle="1" w:styleId="Heading8Char">
    <w:name w:val="Heading 8 Char"/>
    <w:basedOn w:val="DefaultParagraphFont"/>
    <w:link w:val="Heading8"/>
    <w:uiPriority w:val="9"/>
    <w:semiHidden/>
    <w:rsid w:val="006D298C"/>
    <w:rPr>
      <w:rFonts w:eastAsiaTheme="majorEastAsia" w:cstheme="majorBidi"/>
      <w:i/>
      <w:iCs/>
      <w:color w:val="272727" w:themeColor="text1" w:themeTint="D8"/>
      <w:lang w:eastAsia="en-US"/>
    </w:rPr>
  </w:style>
  <w:style w:type="character" w:customStyle="1" w:styleId="Heading9Char">
    <w:name w:val="Heading 9 Char"/>
    <w:basedOn w:val="DefaultParagraphFont"/>
    <w:link w:val="Heading9"/>
    <w:uiPriority w:val="9"/>
    <w:semiHidden/>
    <w:rsid w:val="006D298C"/>
    <w:rPr>
      <w:rFonts w:eastAsiaTheme="majorEastAsia" w:cstheme="majorBidi"/>
      <w:color w:val="272727" w:themeColor="text1" w:themeTint="D8"/>
      <w:lang w:eastAsia="en-US"/>
    </w:rPr>
  </w:style>
  <w:style w:type="paragraph" w:styleId="Subtitle">
    <w:name w:val="Subtitle"/>
    <w:basedOn w:val="Normal"/>
    <w:next w:val="Normal"/>
    <w:link w:val="SubtitleChar"/>
    <w:uiPriority w:val="11"/>
    <w:qFormat/>
    <w:rsid w:val="006D298C"/>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6D298C"/>
    <w:rPr>
      <w:rFonts w:eastAsiaTheme="majorEastAsia" w:cstheme="majorBidi"/>
      <w:color w:val="595959" w:themeColor="text1" w:themeTint="A6"/>
      <w:spacing w:val="15"/>
      <w:sz w:val="28"/>
      <w:szCs w:val="28"/>
      <w:lang w:eastAsia="en-US"/>
    </w:rPr>
  </w:style>
  <w:style w:type="paragraph" w:styleId="Quote">
    <w:name w:val="Quote"/>
    <w:basedOn w:val="Normal"/>
    <w:next w:val="Normal"/>
    <w:link w:val="QuoteChar"/>
    <w:uiPriority w:val="29"/>
    <w:qFormat/>
    <w:rsid w:val="006D298C"/>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6D298C"/>
    <w:rPr>
      <w:rFonts w:eastAsiaTheme="minorHAnsi"/>
      <w:i/>
      <w:iCs/>
      <w:color w:val="404040" w:themeColor="text1" w:themeTint="BF"/>
      <w:lang w:eastAsia="en-US"/>
    </w:rPr>
  </w:style>
  <w:style w:type="character" w:styleId="IntenseEmphasis">
    <w:name w:val="Intense Emphasis"/>
    <w:basedOn w:val="DefaultParagraphFont"/>
    <w:uiPriority w:val="21"/>
    <w:qFormat/>
    <w:rsid w:val="006D298C"/>
    <w:rPr>
      <w:i/>
      <w:iCs/>
      <w:color w:val="0F4761" w:themeColor="accent1" w:themeShade="BF"/>
    </w:rPr>
  </w:style>
  <w:style w:type="paragraph" w:styleId="IntenseQuote">
    <w:name w:val="Intense Quote"/>
    <w:basedOn w:val="Normal"/>
    <w:next w:val="Normal"/>
    <w:link w:val="IntenseQuoteChar"/>
    <w:uiPriority w:val="30"/>
    <w:qFormat/>
    <w:rsid w:val="006D298C"/>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6D298C"/>
    <w:rPr>
      <w:rFonts w:eastAsiaTheme="minorHAnsi"/>
      <w:i/>
      <w:iCs/>
      <w:color w:val="0F4761" w:themeColor="accent1" w:themeShade="BF"/>
      <w:lang w:eastAsia="en-US"/>
    </w:rPr>
  </w:style>
  <w:style w:type="character" w:styleId="IntenseReference">
    <w:name w:val="Intense Reference"/>
    <w:basedOn w:val="DefaultParagraphFont"/>
    <w:uiPriority w:val="32"/>
    <w:qFormat/>
    <w:rsid w:val="006D298C"/>
    <w:rPr>
      <w:b/>
      <w:bCs/>
      <w:smallCaps/>
      <w:color w:val="0F4761" w:themeColor="accent1" w:themeShade="BF"/>
      <w:spacing w:val="5"/>
    </w:rPr>
  </w:style>
  <w:style w:type="paragraph" w:styleId="NormalWeb">
    <w:name w:val="Normal (Web)"/>
    <w:basedOn w:val="Normal"/>
    <w:uiPriority w:val="99"/>
    <w:semiHidden/>
    <w:unhideWhenUsed/>
    <w:rsid w:val="006D298C"/>
    <w:pPr>
      <w:spacing w:before="100" w:beforeAutospacing="1" w:after="100" w:afterAutospacing="1"/>
    </w:pPr>
  </w:style>
  <w:style w:type="paragraph" w:customStyle="1" w:styleId="mb15">
    <w:name w:val="mb15"/>
    <w:basedOn w:val="Normal"/>
    <w:rsid w:val="006D298C"/>
    <w:pPr>
      <w:spacing w:before="100" w:beforeAutospacing="1" w:after="100" w:afterAutospacing="1"/>
    </w:pPr>
  </w:style>
  <w:style w:type="character" w:customStyle="1" w:styleId="apple-converted-space">
    <w:name w:val="apple-converted-space"/>
    <w:basedOn w:val="DefaultParagraphFont"/>
    <w:rsid w:val="006D298C"/>
  </w:style>
  <w:style w:type="paragraph" w:customStyle="1" w:styleId="Questions">
    <w:name w:val="Questions"/>
    <w:basedOn w:val="Normal"/>
    <w:rsid w:val="006D298C"/>
    <w:pPr>
      <w:spacing w:beforeLines="80" w:afterLines="80" w:after="240"/>
      <w:ind w:right="432"/>
      <w:jc w:val="both"/>
    </w:pPr>
    <w:rPr>
      <w:rFonts w:ascii="Franklin Gothic Book" w:hAnsi="Franklin Gothic Book"/>
      <w:sz w:val="20"/>
      <w:lang w:val="en-NZ" w:eastAsia="en-US"/>
    </w:rPr>
  </w:style>
  <w:style w:type="paragraph" w:customStyle="1" w:styleId="Boxes">
    <w:name w:val="Boxes"/>
    <w:basedOn w:val="Normal"/>
    <w:rsid w:val="006D298C"/>
    <w:pPr>
      <w:spacing w:before="120" w:after="120" w:line="320" w:lineRule="atLeast"/>
      <w:jc w:val="center"/>
    </w:pPr>
    <w:rPr>
      <w:rFonts w:ascii="Arial" w:hAnsi="Arial" w:cs="Arial"/>
      <w:lang w:val="en-NZ" w:eastAsia="en-US"/>
    </w:rPr>
  </w:style>
  <w:style w:type="table" w:styleId="TableGrid">
    <w:name w:val="Table Grid"/>
    <w:basedOn w:val="TableNormal"/>
    <w:uiPriority w:val="39"/>
    <w:rsid w:val="006D298C"/>
    <w:pPr>
      <w:spacing w:after="0" w:line="240" w:lineRule="auto"/>
    </w:pPr>
    <w:rPr>
      <w:rFonts w:eastAsiaTheme="minorHAnsi"/>
      <w:kern w:val="0"/>
      <w:sz w:val="22"/>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6D298C"/>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6D298C"/>
    <w:pPr>
      <w:spacing w:after="0" w:line="240" w:lineRule="auto"/>
    </w:pPr>
    <w:rPr>
      <w:rFonts w:eastAsiaTheme="minorHAnsi"/>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67F74"/>
    <w:rPr>
      <w:rFonts w:asciiTheme="minorHAnsi" w:eastAsiaTheme="minorEastAsia" w:hAnsiTheme="minorHAnsi" w:cstheme="minorBidi"/>
      <w:kern w:val="2"/>
      <w:sz w:val="20"/>
      <w:szCs w:val="20"/>
      <w14:ligatures w14:val="standardContextual"/>
    </w:rPr>
  </w:style>
  <w:style w:type="character" w:customStyle="1" w:styleId="EndnoteTextChar">
    <w:name w:val="Endnote Text Char"/>
    <w:basedOn w:val="DefaultParagraphFont"/>
    <w:link w:val="EndnoteText"/>
    <w:uiPriority w:val="99"/>
    <w:semiHidden/>
    <w:rsid w:val="00F67F74"/>
    <w:rPr>
      <w:sz w:val="20"/>
      <w:szCs w:val="20"/>
    </w:rPr>
  </w:style>
  <w:style w:type="character" w:styleId="EndnoteReference">
    <w:name w:val="endnote reference"/>
    <w:basedOn w:val="DefaultParagraphFont"/>
    <w:uiPriority w:val="99"/>
    <w:semiHidden/>
    <w:unhideWhenUsed/>
    <w:rsid w:val="00F67F74"/>
    <w:rPr>
      <w:vertAlign w:val="superscript"/>
    </w:rPr>
  </w:style>
  <w:style w:type="character" w:styleId="PageNumber">
    <w:name w:val="page number"/>
    <w:basedOn w:val="DefaultParagraphFont"/>
    <w:uiPriority w:val="99"/>
    <w:semiHidden/>
    <w:unhideWhenUsed/>
    <w:rsid w:val="00C82212"/>
  </w:style>
  <w:style w:type="character" w:customStyle="1" w:styleId="cf01">
    <w:name w:val="cf01"/>
    <w:basedOn w:val="DefaultParagraphFont"/>
    <w:rsid w:val="00F24C1C"/>
    <w:rPr>
      <w:rFonts w:ascii="Segoe UI" w:hAnsi="Segoe UI" w:cs="Segoe UI" w:hint="default"/>
      <w:sz w:val="18"/>
      <w:szCs w:val="18"/>
    </w:rPr>
  </w:style>
  <w:style w:type="paragraph" w:customStyle="1" w:styleId="pf0">
    <w:name w:val="pf0"/>
    <w:basedOn w:val="Normal"/>
    <w:rsid w:val="007918CB"/>
    <w:pPr>
      <w:spacing w:before="100" w:beforeAutospacing="1" w:after="100" w:afterAutospacing="1"/>
    </w:pPr>
    <w:rPr>
      <w:lang w:val="en-US" w:eastAsia="en-US"/>
    </w:rPr>
  </w:style>
  <w:style w:type="character" w:customStyle="1" w:styleId="cf11">
    <w:name w:val="cf11"/>
    <w:basedOn w:val="DefaultParagraphFont"/>
    <w:rsid w:val="007918CB"/>
    <w:rPr>
      <w:rFonts w:ascii="Segoe UI" w:hAnsi="Segoe UI" w:cs="Segoe UI" w:hint="default"/>
      <w:i/>
      <w:iCs/>
      <w:sz w:val="18"/>
      <w:szCs w:val="18"/>
    </w:rPr>
  </w:style>
  <w:style w:type="character" w:styleId="SubtleEmphasis">
    <w:name w:val="Subtle Emphasis"/>
    <w:basedOn w:val="DefaultParagraphFont"/>
    <w:uiPriority w:val="19"/>
    <w:qFormat/>
    <w:rsid w:val="00C72FB9"/>
    <w:rPr>
      <w:i/>
      <w:iCs/>
      <w:color w:val="404040" w:themeColor="text1" w:themeTint="BF"/>
    </w:rPr>
  </w:style>
  <w:style w:type="paragraph" w:styleId="TOC2">
    <w:name w:val="toc 2"/>
    <w:basedOn w:val="Normal"/>
    <w:next w:val="Normal"/>
    <w:autoRedefine/>
    <w:uiPriority w:val="39"/>
    <w:unhideWhenUsed/>
    <w:rsid w:val="00C3324A"/>
    <w:pPr>
      <w:spacing w:after="100" w:line="278" w:lineRule="auto"/>
      <w:ind w:left="240"/>
    </w:pPr>
    <w:rPr>
      <w:rFonts w:asciiTheme="minorHAnsi" w:eastAsiaTheme="minorEastAsia" w:hAnsiTheme="minorHAnsi" w:cstheme="minorBidi"/>
      <w:kern w:val="2"/>
      <w14:ligatures w14:val="standardContextual"/>
    </w:rPr>
  </w:style>
  <w:style w:type="paragraph" w:styleId="TOC3">
    <w:name w:val="toc 3"/>
    <w:basedOn w:val="Normal"/>
    <w:next w:val="Normal"/>
    <w:autoRedefine/>
    <w:uiPriority w:val="39"/>
    <w:unhideWhenUsed/>
    <w:rsid w:val="00C3324A"/>
    <w:pPr>
      <w:spacing w:after="100" w:line="278" w:lineRule="auto"/>
      <w:ind w:left="480"/>
    </w:pPr>
    <w:rPr>
      <w:rFonts w:asciiTheme="minorHAnsi" w:eastAsiaTheme="minorEastAsia" w:hAnsiTheme="minorHAnsi" w:cstheme="minorBidi"/>
      <w:kern w:val="2"/>
      <w14:ligatures w14:val="standardContextual"/>
    </w:rPr>
  </w:style>
  <w:style w:type="character" w:styleId="Strong">
    <w:name w:val="Strong"/>
    <w:basedOn w:val="DefaultParagraphFont"/>
    <w:uiPriority w:val="22"/>
    <w:qFormat/>
    <w:rsid w:val="006767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194179">
      <w:bodyDiv w:val="1"/>
      <w:marLeft w:val="0"/>
      <w:marRight w:val="0"/>
      <w:marTop w:val="0"/>
      <w:marBottom w:val="0"/>
      <w:divBdr>
        <w:top w:val="none" w:sz="0" w:space="0" w:color="auto"/>
        <w:left w:val="none" w:sz="0" w:space="0" w:color="auto"/>
        <w:bottom w:val="none" w:sz="0" w:space="0" w:color="auto"/>
        <w:right w:val="none" w:sz="0" w:space="0" w:color="auto"/>
      </w:divBdr>
    </w:div>
    <w:div w:id="710616951">
      <w:bodyDiv w:val="1"/>
      <w:marLeft w:val="0"/>
      <w:marRight w:val="0"/>
      <w:marTop w:val="0"/>
      <w:marBottom w:val="0"/>
      <w:divBdr>
        <w:top w:val="none" w:sz="0" w:space="0" w:color="auto"/>
        <w:left w:val="none" w:sz="0" w:space="0" w:color="auto"/>
        <w:bottom w:val="none" w:sz="0" w:space="0" w:color="auto"/>
        <w:right w:val="none" w:sz="0" w:space="0" w:color="auto"/>
      </w:divBdr>
    </w:div>
    <w:div w:id="833229396">
      <w:bodyDiv w:val="1"/>
      <w:marLeft w:val="0"/>
      <w:marRight w:val="0"/>
      <w:marTop w:val="0"/>
      <w:marBottom w:val="0"/>
      <w:divBdr>
        <w:top w:val="none" w:sz="0" w:space="0" w:color="auto"/>
        <w:left w:val="none" w:sz="0" w:space="0" w:color="auto"/>
        <w:bottom w:val="none" w:sz="0" w:space="0" w:color="auto"/>
        <w:right w:val="none" w:sz="0" w:space="0" w:color="auto"/>
      </w:divBdr>
    </w:div>
    <w:div w:id="851181754">
      <w:bodyDiv w:val="1"/>
      <w:marLeft w:val="0"/>
      <w:marRight w:val="0"/>
      <w:marTop w:val="0"/>
      <w:marBottom w:val="0"/>
      <w:divBdr>
        <w:top w:val="none" w:sz="0" w:space="0" w:color="auto"/>
        <w:left w:val="none" w:sz="0" w:space="0" w:color="auto"/>
        <w:bottom w:val="none" w:sz="0" w:space="0" w:color="auto"/>
        <w:right w:val="none" w:sz="0" w:space="0" w:color="auto"/>
      </w:divBdr>
    </w:div>
    <w:div w:id="947854890">
      <w:bodyDiv w:val="1"/>
      <w:marLeft w:val="0"/>
      <w:marRight w:val="0"/>
      <w:marTop w:val="0"/>
      <w:marBottom w:val="0"/>
      <w:divBdr>
        <w:top w:val="none" w:sz="0" w:space="0" w:color="auto"/>
        <w:left w:val="none" w:sz="0" w:space="0" w:color="auto"/>
        <w:bottom w:val="none" w:sz="0" w:space="0" w:color="auto"/>
        <w:right w:val="none" w:sz="0" w:space="0" w:color="auto"/>
      </w:divBdr>
    </w:div>
    <w:div w:id="1126896884">
      <w:bodyDiv w:val="1"/>
      <w:marLeft w:val="0"/>
      <w:marRight w:val="0"/>
      <w:marTop w:val="0"/>
      <w:marBottom w:val="0"/>
      <w:divBdr>
        <w:top w:val="none" w:sz="0" w:space="0" w:color="auto"/>
        <w:left w:val="none" w:sz="0" w:space="0" w:color="auto"/>
        <w:bottom w:val="none" w:sz="0" w:space="0" w:color="auto"/>
        <w:right w:val="none" w:sz="0" w:space="0" w:color="auto"/>
      </w:divBdr>
    </w:div>
    <w:div w:id="1489203225">
      <w:bodyDiv w:val="1"/>
      <w:marLeft w:val="0"/>
      <w:marRight w:val="0"/>
      <w:marTop w:val="0"/>
      <w:marBottom w:val="0"/>
      <w:divBdr>
        <w:top w:val="none" w:sz="0" w:space="0" w:color="auto"/>
        <w:left w:val="none" w:sz="0" w:space="0" w:color="auto"/>
        <w:bottom w:val="none" w:sz="0" w:space="0" w:color="auto"/>
        <w:right w:val="none" w:sz="0" w:space="0" w:color="auto"/>
      </w:divBdr>
      <w:divsChild>
        <w:div w:id="661347513">
          <w:marLeft w:val="0"/>
          <w:marRight w:val="0"/>
          <w:marTop w:val="0"/>
          <w:marBottom w:val="0"/>
          <w:divBdr>
            <w:top w:val="none" w:sz="0" w:space="0" w:color="auto"/>
            <w:left w:val="none" w:sz="0" w:space="0" w:color="auto"/>
            <w:bottom w:val="none" w:sz="0" w:space="0" w:color="auto"/>
            <w:right w:val="none" w:sz="0" w:space="0" w:color="auto"/>
          </w:divBdr>
          <w:divsChild>
            <w:div w:id="17050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1965">
      <w:bodyDiv w:val="1"/>
      <w:marLeft w:val="0"/>
      <w:marRight w:val="0"/>
      <w:marTop w:val="0"/>
      <w:marBottom w:val="0"/>
      <w:divBdr>
        <w:top w:val="none" w:sz="0" w:space="0" w:color="auto"/>
        <w:left w:val="none" w:sz="0" w:space="0" w:color="auto"/>
        <w:bottom w:val="none" w:sz="0" w:space="0" w:color="auto"/>
        <w:right w:val="none" w:sz="0" w:space="0" w:color="auto"/>
      </w:divBdr>
    </w:div>
    <w:div w:id="1795295255">
      <w:bodyDiv w:val="1"/>
      <w:marLeft w:val="0"/>
      <w:marRight w:val="0"/>
      <w:marTop w:val="0"/>
      <w:marBottom w:val="0"/>
      <w:divBdr>
        <w:top w:val="none" w:sz="0" w:space="0" w:color="auto"/>
        <w:left w:val="none" w:sz="0" w:space="0" w:color="auto"/>
        <w:bottom w:val="none" w:sz="0" w:space="0" w:color="auto"/>
        <w:right w:val="none" w:sz="0" w:space="0" w:color="auto"/>
      </w:divBdr>
    </w:div>
    <w:div w:id="2078549576">
      <w:bodyDiv w:val="1"/>
      <w:marLeft w:val="0"/>
      <w:marRight w:val="0"/>
      <w:marTop w:val="0"/>
      <w:marBottom w:val="0"/>
      <w:divBdr>
        <w:top w:val="none" w:sz="0" w:space="0" w:color="auto"/>
        <w:left w:val="none" w:sz="0" w:space="0" w:color="auto"/>
        <w:bottom w:val="none" w:sz="0" w:space="0" w:color="auto"/>
        <w:right w:val="none" w:sz="0" w:space="0" w:color="auto"/>
      </w:divBdr>
    </w:div>
    <w:div w:id="2121797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dc.gov/obesity/basics/childhood-defining.html" TargetMode="External"/><Relationship Id="rId18" Type="http://schemas.openxmlformats.org/officeDocument/2006/relationships/hyperlink" Target="https://www.oecd-ilibrary.org/sites/a47d0cd2-en/index.html?itemId=/content/component/a47d0cd2-en" TargetMode="External"/><Relationship Id="rId26" Type="http://schemas.openxmlformats.org/officeDocument/2006/relationships/image" Target="media/image5.jpeg"/><Relationship Id="rId39" Type="http://schemas.openxmlformats.org/officeDocument/2006/relationships/image" Target="media/image90.png"/><Relationship Id="rId21" Type="http://schemas.openxmlformats.org/officeDocument/2006/relationships/hyperlink" Target="https://ghdx.healthdata.org/record/jamaica-global-school-based-student-health-survey-2017" TargetMode="External"/><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footer" Target="footer1.xml"/><Relationship Id="rId50" Type="http://schemas.openxmlformats.org/officeDocument/2006/relationships/image" Target="media/image16.jpeg"/><Relationship Id="rId55" Type="http://schemas.openxmlformats.org/officeDocument/2006/relationships/image" Target="media/image1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dc.gov/obesity/data/childhood.html" TargetMode="External"/><Relationship Id="rId29" Type="http://schemas.openxmlformats.org/officeDocument/2006/relationships/image" Target="media/image6.jpg"/><Relationship Id="rId11" Type="http://schemas.microsoft.com/office/2018/08/relationships/commentsExtensible" Target="commentsExtensible.xml"/><Relationship Id="rId24" Type="http://schemas.openxmlformats.org/officeDocument/2006/relationships/image" Target="media/image3.emf"/><Relationship Id="rId32" Type="http://schemas.openxmlformats.org/officeDocument/2006/relationships/image" Target="media/image7.jpg"/><Relationship Id="rId40" Type="http://schemas.openxmlformats.org/officeDocument/2006/relationships/image" Target="media/image10.png"/><Relationship Id="rId45" Type="http://schemas.openxmlformats.org/officeDocument/2006/relationships/image" Target="media/image14.png"/><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eatright.org/health/health-conditions/eating-disorders/what-is-disordered-eatin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uptodate.com/contents/definition-epidemiology-and-etiology-of-obesity-in-children-and-adolescents?search=obesity%20in%20children&amp;source=search_result&amp;selectedTitle=1~150&amp;usage_type=default&amp;display_rank=1" TargetMode="External"/><Relationship Id="rId22" Type="http://schemas.openxmlformats.org/officeDocument/2006/relationships/image" Target="media/image1.emf"/><Relationship Id="rId27" Type="http://schemas.openxmlformats.org/officeDocument/2006/relationships/hyperlink" Target="http://www.uhwi.gov.jm/" TargetMode="External"/><Relationship Id="rId30" Type="http://schemas.openxmlformats.org/officeDocument/2006/relationships/hyperlink" Target="http://www.uhwi.gov.jm/" TargetMode="External"/><Relationship Id="rId35" Type="http://schemas.openxmlformats.org/officeDocument/2006/relationships/hyperlink" Target="http://www.clipsahoy.com/webgraphics/as1085.htm" TargetMode="External"/><Relationship Id="rId43" Type="http://schemas.openxmlformats.org/officeDocument/2006/relationships/image" Target="media/image12.png"/><Relationship Id="rId48" Type="http://schemas.openxmlformats.org/officeDocument/2006/relationships/footer" Target="footer2.xml"/><Relationship Id="rId56" Type="http://schemas.openxmlformats.org/officeDocument/2006/relationships/image" Target="media/image18.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www.fondazionechild.it/layout/upload/Caring_for_children_and_adolescents_with_mental_disorders_2003.pdf" TargetMode="External"/><Relationship Id="rId17" Type="http://schemas.openxmlformats.org/officeDocument/2006/relationships/hyperlink" Target="https://www.oecd-ilibrary.org/sites/7402dbb2-en/index.html?itemId=/content/component/7402dbb2-en" TargetMode="External"/><Relationship Id="rId25" Type="http://schemas.openxmlformats.org/officeDocument/2006/relationships/image" Target="media/image4.emf"/><Relationship Id="rId33" Type="http://schemas.openxmlformats.org/officeDocument/2006/relationships/hyperlink" Target="http://www.clipsahoy.com/webgraphics/as0056.htm" TargetMode="External"/><Relationship Id="rId38" Type="http://schemas.openxmlformats.org/officeDocument/2006/relationships/image" Target="media/image80.png"/><Relationship Id="rId46" Type="http://schemas.openxmlformats.org/officeDocument/2006/relationships/header" Target="header1.xml"/><Relationship Id="rId59" Type="http://schemas.openxmlformats.org/officeDocument/2006/relationships/header" Target="header2.xml"/><Relationship Id="rId20" Type="http://schemas.openxmlformats.org/officeDocument/2006/relationships/hyperlink" Target="https://ghdx.healthdata.org/record/jamaica-global-school-based-student-health-survey-2010" TargetMode="External"/><Relationship Id="rId41" Type="http://schemas.openxmlformats.org/officeDocument/2006/relationships/hyperlink" Target="http://www.clipsahoy.com/webgraphics2/as3261.htm"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ho.int/news-room/fact-sheets/detail/obesity-and-overweight" TargetMode="External"/><Relationship Id="rId23" Type="http://schemas.openxmlformats.org/officeDocument/2006/relationships/image" Target="media/image2.emf"/><Relationship Id="rId28" Type="http://schemas.openxmlformats.org/officeDocument/2006/relationships/hyperlink" Target="mailto:info@uhwi.gov.jm" TargetMode="External"/><Relationship Id="rId36" Type="http://schemas.openxmlformats.org/officeDocument/2006/relationships/image" Target="media/image9.png"/><Relationship Id="rId49" Type="http://schemas.openxmlformats.org/officeDocument/2006/relationships/image" Target="media/image15.jpeg"/><Relationship Id="rId57" Type="http://schemas.openxmlformats.org/officeDocument/2006/relationships/image" Target="media/image19.png"/><Relationship Id="rId10" Type="http://schemas.microsoft.com/office/2016/09/relationships/commentsIds" Target="commentsIds.xml"/><Relationship Id="rId31" Type="http://schemas.openxmlformats.org/officeDocument/2006/relationships/hyperlink" Target="mailto:info@uhwi.gov.jm" TargetMode="External"/><Relationship Id="rId44" Type="http://schemas.openxmlformats.org/officeDocument/2006/relationships/image" Target="media/image13.png"/><Relationship Id="rId6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1B244-3AE0-724A-B89E-39E9EEBD2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148</Pages>
  <Words>24291</Words>
  <Characters>138463</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162430</CharactersWithSpaces>
  <SharedDoc>false</SharedDoc>
  <HLinks>
    <vt:vector size="294" baseType="variant">
      <vt:variant>
        <vt:i4>5701670</vt:i4>
      </vt:variant>
      <vt:variant>
        <vt:i4>663</vt:i4>
      </vt:variant>
      <vt:variant>
        <vt:i4>0</vt:i4>
      </vt:variant>
      <vt:variant>
        <vt:i4>5</vt:i4>
      </vt:variant>
      <vt:variant>
        <vt:lpwstr>mailto:info@uhwi.gov.jm</vt:lpwstr>
      </vt:variant>
      <vt:variant>
        <vt:lpwstr/>
      </vt:variant>
      <vt:variant>
        <vt:i4>2818090</vt:i4>
      </vt:variant>
      <vt:variant>
        <vt:i4>660</vt:i4>
      </vt:variant>
      <vt:variant>
        <vt:i4>0</vt:i4>
      </vt:variant>
      <vt:variant>
        <vt:i4>5</vt:i4>
      </vt:variant>
      <vt:variant>
        <vt:lpwstr>http://www.uhwi.gov.jm/</vt:lpwstr>
      </vt:variant>
      <vt:variant>
        <vt:lpwstr/>
      </vt:variant>
      <vt:variant>
        <vt:i4>5701670</vt:i4>
      </vt:variant>
      <vt:variant>
        <vt:i4>657</vt:i4>
      </vt:variant>
      <vt:variant>
        <vt:i4>0</vt:i4>
      </vt:variant>
      <vt:variant>
        <vt:i4>5</vt:i4>
      </vt:variant>
      <vt:variant>
        <vt:lpwstr>mailto:info@uhwi.gov.jm</vt:lpwstr>
      </vt:variant>
      <vt:variant>
        <vt:lpwstr/>
      </vt:variant>
      <vt:variant>
        <vt:i4>2818090</vt:i4>
      </vt:variant>
      <vt:variant>
        <vt:i4>654</vt:i4>
      </vt:variant>
      <vt:variant>
        <vt:i4>0</vt:i4>
      </vt:variant>
      <vt:variant>
        <vt:i4>5</vt:i4>
      </vt:variant>
      <vt:variant>
        <vt:lpwstr>http://www.uhwi.gov.jm/</vt:lpwstr>
      </vt:variant>
      <vt:variant>
        <vt:lpwstr/>
      </vt:variant>
      <vt:variant>
        <vt:i4>262181</vt:i4>
      </vt:variant>
      <vt:variant>
        <vt:i4>650</vt:i4>
      </vt:variant>
      <vt:variant>
        <vt:i4>0</vt:i4>
      </vt:variant>
      <vt:variant>
        <vt:i4>5</vt:i4>
      </vt:variant>
      <vt:variant>
        <vt:lpwstr>https://www.acesaware.org/pdf_wrapper/teen-self-report-part-1-de-identified-part-2-identified-english/</vt:lpwstr>
      </vt:variant>
      <vt:variant>
        <vt:lpwstr/>
      </vt:variant>
      <vt:variant>
        <vt:i4>7602290</vt:i4>
      </vt:variant>
      <vt:variant>
        <vt:i4>647</vt:i4>
      </vt:variant>
      <vt:variant>
        <vt:i4>0</vt:i4>
      </vt:variant>
      <vt:variant>
        <vt:i4>5</vt:i4>
      </vt:variant>
      <vt:variant>
        <vt:lpwstr>https://socy.umd.edu/about-us/using-rosenberg-self-esteem-scale</vt:lpwstr>
      </vt:variant>
      <vt:variant>
        <vt:lpwstr/>
      </vt:variant>
      <vt:variant>
        <vt:i4>1245286</vt:i4>
      </vt:variant>
      <vt:variant>
        <vt:i4>644</vt:i4>
      </vt:variant>
      <vt:variant>
        <vt:i4>0</vt:i4>
      </vt:variant>
      <vt:variant>
        <vt:i4>5</vt:i4>
      </vt:variant>
      <vt:variant>
        <vt:lpwstr>https://fetzer.org/sites/default/files/images/stories/pdf/selfmeasures/Self_Measures_for_Self-Esteem_ROSENBERG_SELF-ESTEEM.pdf</vt:lpwstr>
      </vt:variant>
      <vt:variant>
        <vt:lpwstr/>
      </vt:variant>
      <vt:variant>
        <vt:i4>5701649</vt:i4>
      </vt:variant>
      <vt:variant>
        <vt:i4>641</vt:i4>
      </vt:variant>
      <vt:variant>
        <vt:i4>0</vt:i4>
      </vt:variant>
      <vt:variant>
        <vt:i4>5</vt:i4>
      </vt:variant>
      <vt:variant>
        <vt:lpwstr>https://www.psychiatry.org/File Library/Psychiatrists/Practice/DSM/APA_DSM5_Severity-Measure-For-Depression-Child-Age-11-to-17.pdf</vt:lpwstr>
      </vt:variant>
      <vt:variant>
        <vt:lpwstr/>
      </vt:variant>
      <vt:variant>
        <vt:i4>3473493</vt:i4>
      </vt:variant>
      <vt:variant>
        <vt:i4>638</vt:i4>
      </vt:variant>
      <vt:variant>
        <vt:i4>0</vt:i4>
      </vt:variant>
      <vt:variant>
        <vt:i4>5</vt:i4>
      </vt:variant>
      <vt:variant>
        <vt:lpwstr>https://www.corc.uk.net/media/1951/ede_170d.pdf</vt:lpwstr>
      </vt:variant>
      <vt:variant>
        <vt:lpwstr/>
      </vt:variant>
      <vt:variant>
        <vt:i4>458824</vt:i4>
      </vt:variant>
      <vt:variant>
        <vt:i4>635</vt:i4>
      </vt:variant>
      <vt:variant>
        <vt:i4>0</vt:i4>
      </vt:variant>
      <vt:variant>
        <vt:i4>5</vt:i4>
      </vt:variant>
      <vt:variant>
        <vt:lpwstr>https://www.corc.uk.net/media/3338/yede-q.pdf</vt:lpwstr>
      </vt:variant>
      <vt:variant>
        <vt:lpwstr/>
      </vt:variant>
      <vt:variant>
        <vt:i4>7864364</vt:i4>
      </vt:variant>
      <vt:variant>
        <vt:i4>632</vt:i4>
      </vt:variant>
      <vt:variant>
        <vt:i4>0</vt:i4>
      </vt:variant>
      <vt:variant>
        <vt:i4>5</vt:i4>
      </vt:variant>
      <vt:variant>
        <vt:lpwstr>https://www.measureevaluation.org/resources/publications/tr-07-58.html</vt:lpwstr>
      </vt:variant>
      <vt:variant>
        <vt:lpwstr/>
      </vt:variant>
      <vt:variant>
        <vt:i4>1114207</vt:i4>
      </vt:variant>
      <vt:variant>
        <vt:i4>629</vt:i4>
      </vt:variant>
      <vt:variant>
        <vt:i4>0</vt:i4>
      </vt:variant>
      <vt:variant>
        <vt:i4>5</vt:i4>
      </vt:variant>
      <vt:variant>
        <vt:lpwstr>https://ghdx.healthdata.org/record/jamaica-global-school-based-student-health-survey-2017</vt:lpwstr>
      </vt:variant>
      <vt:variant>
        <vt:lpwstr/>
      </vt:variant>
      <vt:variant>
        <vt:i4>1114207</vt:i4>
      </vt:variant>
      <vt:variant>
        <vt:i4>626</vt:i4>
      </vt:variant>
      <vt:variant>
        <vt:i4>0</vt:i4>
      </vt:variant>
      <vt:variant>
        <vt:i4>5</vt:i4>
      </vt:variant>
      <vt:variant>
        <vt:lpwstr>https://ghdx.healthdata.org/record/jamaica-global-school-based-student-health-survey-2010</vt:lpwstr>
      </vt:variant>
      <vt:variant>
        <vt:lpwstr/>
      </vt:variant>
      <vt:variant>
        <vt:i4>4980815</vt:i4>
      </vt:variant>
      <vt:variant>
        <vt:i4>623</vt:i4>
      </vt:variant>
      <vt:variant>
        <vt:i4>0</vt:i4>
      </vt:variant>
      <vt:variant>
        <vt:i4>5</vt:i4>
      </vt:variant>
      <vt:variant>
        <vt:lpwstr>https://www.eatright.org/health/health-conditions/eating-disorders/what-is-disordered-eating</vt:lpwstr>
      </vt:variant>
      <vt:variant>
        <vt:lpwstr/>
      </vt:variant>
      <vt:variant>
        <vt:i4>4784193</vt:i4>
      </vt:variant>
      <vt:variant>
        <vt:i4>620</vt:i4>
      </vt:variant>
      <vt:variant>
        <vt:i4>0</vt:i4>
      </vt:variant>
      <vt:variant>
        <vt:i4>5</vt:i4>
      </vt:variant>
      <vt:variant>
        <vt:lpwstr>https://www.oecd-ilibrary.org/sites/a47d0cd2-en/index.html?itemId=/content/component/a47d0cd2-en</vt:lpwstr>
      </vt:variant>
      <vt:variant>
        <vt:lpwstr>:~:text=On%20average%20across%20high%20and,Asia%2DPacific%20countries%20and%20territories</vt:lpwstr>
      </vt:variant>
      <vt:variant>
        <vt:i4>2424893</vt:i4>
      </vt:variant>
      <vt:variant>
        <vt:i4>617</vt:i4>
      </vt:variant>
      <vt:variant>
        <vt:i4>0</vt:i4>
      </vt:variant>
      <vt:variant>
        <vt:i4>5</vt:i4>
      </vt:variant>
      <vt:variant>
        <vt:lpwstr>https://www.oecd-ilibrary.org/sites/7402dbb2-en/index.html?itemId=/content/component/7402dbb2-en</vt:lpwstr>
      </vt:variant>
      <vt:variant>
        <vt:lpwstr>:~:text=In%202018%2C%20almost%20one%20in,Netherlands%20to%2036%25%20in%20Malta</vt:lpwstr>
      </vt:variant>
      <vt:variant>
        <vt:i4>6815789</vt:i4>
      </vt:variant>
      <vt:variant>
        <vt:i4>614</vt:i4>
      </vt:variant>
      <vt:variant>
        <vt:i4>0</vt:i4>
      </vt:variant>
      <vt:variant>
        <vt:i4>5</vt:i4>
      </vt:variant>
      <vt:variant>
        <vt:lpwstr>https://www.cdc.gov/obesity/data/childhood.html</vt:lpwstr>
      </vt:variant>
      <vt:variant>
        <vt:lpwstr/>
      </vt:variant>
      <vt:variant>
        <vt:i4>3670142</vt:i4>
      </vt:variant>
      <vt:variant>
        <vt:i4>611</vt:i4>
      </vt:variant>
      <vt:variant>
        <vt:i4>0</vt:i4>
      </vt:variant>
      <vt:variant>
        <vt:i4>5</vt:i4>
      </vt:variant>
      <vt:variant>
        <vt:lpwstr>https://www.who.int/news-room/fact-sheets/detail/obesity-and-overweight</vt:lpwstr>
      </vt:variant>
      <vt:variant>
        <vt:lpwstr/>
      </vt:variant>
      <vt:variant>
        <vt:i4>7077900</vt:i4>
      </vt:variant>
      <vt:variant>
        <vt:i4>608</vt:i4>
      </vt:variant>
      <vt:variant>
        <vt:i4>0</vt:i4>
      </vt:variant>
      <vt:variant>
        <vt:i4>5</vt:i4>
      </vt:variant>
      <vt:variant>
        <vt:lpwstr>https://www.uptodate.com/contents/definition-epidemiology-and-etiology-of-obesity-in-children-and-adolescents?search=obesity%20in%20children&amp;source=search_result&amp;selectedTitle=1~150&amp;usage_type=default&amp;display_rank=1</vt:lpwstr>
      </vt:variant>
      <vt:variant>
        <vt:lpwstr>H1</vt:lpwstr>
      </vt:variant>
      <vt:variant>
        <vt:i4>2228287</vt:i4>
      </vt:variant>
      <vt:variant>
        <vt:i4>605</vt:i4>
      </vt:variant>
      <vt:variant>
        <vt:i4>0</vt:i4>
      </vt:variant>
      <vt:variant>
        <vt:i4>5</vt:i4>
      </vt:variant>
      <vt:variant>
        <vt:lpwstr>https://www.cdc.gov/obesity/basics/childhood-defining.html</vt:lpwstr>
      </vt:variant>
      <vt:variant>
        <vt:lpwstr/>
      </vt:variant>
      <vt:variant>
        <vt:i4>5963776</vt:i4>
      </vt:variant>
      <vt:variant>
        <vt:i4>602</vt:i4>
      </vt:variant>
      <vt:variant>
        <vt:i4>0</vt:i4>
      </vt:variant>
      <vt:variant>
        <vt:i4>5</vt:i4>
      </vt:variant>
      <vt:variant>
        <vt:lpwstr>https://www.fondazionechild.it/layout/upload/Caring_for_children_and_adolescents_with_mental_disorders_2003.pdf</vt:lpwstr>
      </vt:variant>
      <vt:variant>
        <vt:lpwstr/>
      </vt:variant>
      <vt:variant>
        <vt:i4>1376304</vt:i4>
      </vt:variant>
      <vt:variant>
        <vt:i4>164</vt:i4>
      </vt:variant>
      <vt:variant>
        <vt:i4>0</vt:i4>
      </vt:variant>
      <vt:variant>
        <vt:i4>5</vt:i4>
      </vt:variant>
      <vt:variant>
        <vt:lpwstr/>
      </vt:variant>
      <vt:variant>
        <vt:lpwstr>_Toc160442522</vt:lpwstr>
      </vt:variant>
      <vt:variant>
        <vt:i4>1376304</vt:i4>
      </vt:variant>
      <vt:variant>
        <vt:i4>158</vt:i4>
      </vt:variant>
      <vt:variant>
        <vt:i4>0</vt:i4>
      </vt:variant>
      <vt:variant>
        <vt:i4>5</vt:i4>
      </vt:variant>
      <vt:variant>
        <vt:lpwstr/>
      </vt:variant>
      <vt:variant>
        <vt:lpwstr>_Toc160442521</vt:lpwstr>
      </vt:variant>
      <vt:variant>
        <vt:i4>1376304</vt:i4>
      </vt:variant>
      <vt:variant>
        <vt:i4>152</vt:i4>
      </vt:variant>
      <vt:variant>
        <vt:i4>0</vt:i4>
      </vt:variant>
      <vt:variant>
        <vt:i4>5</vt:i4>
      </vt:variant>
      <vt:variant>
        <vt:lpwstr/>
      </vt:variant>
      <vt:variant>
        <vt:lpwstr>_Toc160442520</vt:lpwstr>
      </vt:variant>
      <vt:variant>
        <vt:i4>1441840</vt:i4>
      </vt:variant>
      <vt:variant>
        <vt:i4>146</vt:i4>
      </vt:variant>
      <vt:variant>
        <vt:i4>0</vt:i4>
      </vt:variant>
      <vt:variant>
        <vt:i4>5</vt:i4>
      </vt:variant>
      <vt:variant>
        <vt:lpwstr/>
      </vt:variant>
      <vt:variant>
        <vt:lpwstr>_Toc160442519</vt:lpwstr>
      </vt:variant>
      <vt:variant>
        <vt:i4>1441840</vt:i4>
      </vt:variant>
      <vt:variant>
        <vt:i4>140</vt:i4>
      </vt:variant>
      <vt:variant>
        <vt:i4>0</vt:i4>
      </vt:variant>
      <vt:variant>
        <vt:i4>5</vt:i4>
      </vt:variant>
      <vt:variant>
        <vt:lpwstr/>
      </vt:variant>
      <vt:variant>
        <vt:lpwstr>_Toc160442518</vt:lpwstr>
      </vt:variant>
      <vt:variant>
        <vt:i4>1441840</vt:i4>
      </vt:variant>
      <vt:variant>
        <vt:i4>134</vt:i4>
      </vt:variant>
      <vt:variant>
        <vt:i4>0</vt:i4>
      </vt:variant>
      <vt:variant>
        <vt:i4>5</vt:i4>
      </vt:variant>
      <vt:variant>
        <vt:lpwstr/>
      </vt:variant>
      <vt:variant>
        <vt:lpwstr>_Toc160442517</vt:lpwstr>
      </vt:variant>
      <vt:variant>
        <vt:i4>1441840</vt:i4>
      </vt:variant>
      <vt:variant>
        <vt:i4>128</vt:i4>
      </vt:variant>
      <vt:variant>
        <vt:i4>0</vt:i4>
      </vt:variant>
      <vt:variant>
        <vt:i4>5</vt:i4>
      </vt:variant>
      <vt:variant>
        <vt:lpwstr/>
      </vt:variant>
      <vt:variant>
        <vt:lpwstr>_Toc160442516</vt:lpwstr>
      </vt:variant>
      <vt:variant>
        <vt:i4>1441840</vt:i4>
      </vt:variant>
      <vt:variant>
        <vt:i4>122</vt:i4>
      </vt:variant>
      <vt:variant>
        <vt:i4>0</vt:i4>
      </vt:variant>
      <vt:variant>
        <vt:i4>5</vt:i4>
      </vt:variant>
      <vt:variant>
        <vt:lpwstr/>
      </vt:variant>
      <vt:variant>
        <vt:lpwstr>_Toc160442515</vt:lpwstr>
      </vt:variant>
      <vt:variant>
        <vt:i4>1441840</vt:i4>
      </vt:variant>
      <vt:variant>
        <vt:i4>116</vt:i4>
      </vt:variant>
      <vt:variant>
        <vt:i4>0</vt:i4>
      </vt:variant>
      <vt:variant>
        <vt:i4>5</vt:i4>
      </vt:variant>
      <vt:variant>
        <vt:lpwstr/>
      </vt:variant>
      <vt:variant>
        <vt:lpwstr>_Toc160442514</vt:lpwstr>
      </vt:variant>
      <vt:variant>
        <vt:i4>1441840</vt:i4>
      </vt:variant>
      <vt:variant>
        <vt:i4>110</vt:i4>
      </vt:variant>
      <vt:variant>
        <vt:i4>0</vt:i4>
      </vt:variant>
      <vt:variant>
        <vt:i4>5</vt:i4>
      </vt:variant>
      <vt:variant>
        <vt:lpwstr/>
      </vt:variant>
      <vt:variant>
        <vt:lpwstr>_Toc160442513</vt:lpwstr>
      </vt:variant>
      <vt:variant>
        <vt:i4>1441840</vt:i4>
      </vt:variant>
      <vt:variant>
        <vt:i4>104</vt:i4>
      </vt:variant>
      <vt:variant>
        <vt:i4>0</vt:i4>
      </vt:variant>
      <vt:variant>
        <vt:i4>5</vt:i4>
      </vt:variant>
      <vt:variant>
        <vt:lpwstr/>
      </vt:variant>
      <vt:variant>
        <vt:lpwstr>_Toc160442511</vt:lpwstr>
      </vt:variant>
      <vt:variant>
        <vt:i4>1441840</vt:i4>
      </vt:variant>
      <vt:variant>
        <vt:i4>98</vt:i4>
      </vt:variant>
      <vt:variant>
        <vt:i4>0</vt:i4>
      </vt:variant>
      <vt:variant>
        <vt:i4>5</vt:i4>
      </vt:variant>
      <vt:variant>
        <vt:lpwstr/>
      </vt:variant>
      <vt:variant>
        <vt:lpwstr>_Toc160442510</vt:lpwstr>
      </vt:variant>
      <vt:variant>
        <vt:i4>1507376</vt:i4>
      </vt:variant>
      <vt:variant>
        <vt:i4>92</vt:i4>
      </vt:variant>
      <vt:variant>
        <vt:i4>0</vt:i4>
      </vt:variant>
      <vt:variant>
        <vt:i4>5</vt:i4>
      </vt:variant>
      <vt:variant>
        <vt:lpwstr/>
      </vt:variant>
      <vt:variant>
        <vt:lpwstr>_Toc160442509</vt:lpwstr>
      </vt:variant>
      <vt:variant>
        <vt:i4>1507376</vt:i4>
      </vt:variant>
      <vt:variant>
        <vt:i4>86</vt:i4>
      </vt:variant>
      <vt:variant>
        <vt:i4>0</vt:i4>
      </vt:variant>
      <vt:variant>
        <vt:i4>5</vt:i4>
      </vt:variant>
      <vt:variant>
        <vt:lpwstr/>
      </vt:variant>
      <vt:variant>
        <vt:lpwstr>_Toc160442508</vt:lpwstr>
      </vt:variant>
      <vt:variant>
        <vt:i4>1507376</vt:i4>
      </vt:variant>
      <vt:variant>
        <vt:i4>80</vt:i4>
      </vt:variant>
      <vt:variant>
        <vt:i4>0</vt:i4>
      </vt:variant>
      <vt:variant>
        <vt:i4>5</vt:i4>
      </vt:variant>
      <vt:variant>
        <vt:lpwstr/>
      </vt:variant>
      <vt:variant>
        <vt:lpwstr>_Toc160442507</vt:lpwstr>
      </vt:variant>
      <vt:variant>
        <vt:i4>1507376</vt:i4>
      </vt:variant>
      <vt:variant>
        <vt:i4>74</vt:i4>
      </vt:variant>
      <vt:variant>
        <vt:i4>0</vt:i4>
      </vt:variant>
      <vt:variant>
        <vt:i4>5</vt:i4>
      </vt:variant>
      <vt:variant>
        <vt:lpwstr/>
      </vt:variant>
      <vt:variant>
        <vt:lpwstr>_Toc160442506</vt:lpwstr>
      </vt:variant>
      <vt:variant>
        <vt:i4>1507376</vt:i4>
      </vt:variant>
      <vt:variant>
        <vt:i4>68</vt:i4>
      </vt:variant>
      <vt:variant>
        <vt:i4>0</vt:i4>
      </vt:variant>
      <vt:variant>
        <vt:i4>5</vt:i4>
      </vt:variant>
      <vt:variant>
        <vt:lpwstr/>
      </vt:variant>
      <vt:variant>
        <vt:lpwstr>_Toc160442505</vt:lpwstr>
      </vt:variant>
      <vt:variant>
        <vt:i4>1507376</vt:i4>
      </vt:variant>
      <vt:variant>
        <vt:i4>62</vt:i4>
      </vt:variant>
      <vt:variant>
        <vt:i4>0</vt:i4>
      </vt:variant>
      <vt:variant>
        <vt:i4>5</vt:i4>
      </vt:variant>
      <vt:variant>
        <vt:lpwstr/>
      </vt:variant>
      <vt:variant>
        <vt:lpwstr>_Toc160442504</vt:lpwstr>
      </vt:variant>
      <vt:variant>
        <vt:i4>1507376</vt:i4>
      </vt:variant>
      <vt:variant>
        <vt:i4>56</vt:i4>
      </vt:variant>
      <vt:variant>
        <vt:i4>0</vt:i4>
      </vt:variant>
      <vt:variant>
        <vt:i4>5</vt:i4>
      </vt:variant>
      <vt:variant>
        <vt:lpwstr/>
      </vt:variant>
      <vt:variant>
        <vt:lpwstr>_Toc160442503</vt:lpwstr>
      </vt:variant>
      <vt:variant>
        <vt:i4>1507376</vt:i4>
      </vt:variant>
      <vt:variant>
        <vt:i4>50</vt:i4>
      </vt:variant>
      <vt:variant>
        <vt:i4>0</vt:i4>
      </vt:variant>
      <vt:variant>
        <vt:i4>5</vt:i4>
      </vt:variant>
      <vt:variant>
        <vt:lpwstr/>
      </vt:variant>
      <vt:variant>
        <vt:lpwstr>_Toc160442502</vt:lpwstr>
      </vt:variant>
      <vt:variant>
        <vt:i4>1507376</vt:i4>
      </vt:variant>
      <vt:variant>
        <vt:i4>44</vt:i4>
      </vt:variant>
      <vt:variant>
        <vt:i4>0</vt:i4>
      </vt:variant>
      <vt:variant>
        <vt:i4>5</vt:i4>
      </vt:variant>
      <vt:variant>
        <vt:lpwstr/>
      </vt:variant>
      <vt:variant>
        <vt:lpwstr>_Toc160442501</vt:lpwstr>
      </vt:variant>
      <vt:variant>
        <vt:i4>1507376</vt:i4>
      </vt:variant>
      <vt:variant>
        <vt:i4>38</vt:i4>
      </vt:variant>
      <vt:variant>
        <vt:i4>0</vt:i4>
      </vt:variant>
      <vt:variant>
        <vt:i4>5</vt:i4>
      </vt:variant>
      <vt:variant>
        <vt:lpwstr/>
      </vt:variant>
      <vt:variant>
        <vt:lpwstr>_Toc160442500</vt:lpwstr>
      </vt:variant>
      <vt:variant>
        <vt:i4>1966129</vt:i4>
      </vt:variant>
      <vt:variant>
        <vt:i4>32</vt:i4>
      </vt:variant>
      <vt:variant>
        <vt:i4>0</vt:i4>
      </vt:variant>
      <vt:variant>
        <vt:i4>5</vt:i4>
      </vt:variant>
      <vt:variant>
        <vt:lpwstr/>
      </vt:variant>
      <vt:variant>
        <vt:lpwstr>_Toc160442499</vt:lpwstr>
      </vt:variant>
      <vt:variant>
        <vt:i4>1966129</vt:i4>
      </vt:variant>
      <vt:variant>
        <vt:i4>26</vt:i4>
      </vt:variant>
      <vt:variant>
        <vt:i4>0</vt:i4>
      </vt:variant>
      <vt:variant>
        <vt:i4>5</vt:i4>
      </vt:variant>
      <vt:variant>
        <vt:lpwstr/>
      </vt:variant>
      <vt:variant>
        <vt:lpwstr>_Toc160442498</vt:lpwstr>
      </vt:variant>
      <vt:variant>
        <vt:i4>1966129</vt:i4>
      </vt:variant>
      <vt:variant>
        <vt:i4>20</vt:i4>
      </vt:variant>
      <vt:variant>
        <vt:i4>0</vt:i4>
      </vt:variant>
      <vt:variant>
        <vt:i4>5</vt:i4>
      </vt:variant>
      <vt:variant>
        <vt:lpwstr/>
      </vt:variant>
      <vt:variant>
        <vt:lpwstr>_Toc160442497</vt:lpwstr>
      </vt:variant>
      <vt:variant>
        <vt:i4>1966129</vt:i4>
      </vt:variant>
      <vt:variant>
        <vt:i4>14</vt:i4>
      </vt:variant>
      <vt:variant>
        <vt:i4>0</vt:i4>
      </vt:variant>
      <vt:variant>
        <vt:i4>5</vt:i4>
      </vt:variant>
      <vt:variant>
        <vt:lpwstr/>
      </vt:variant>
      <vt:variant>
        <vt:lpwstr>_Toc160442496</vt:lpwstr>
      </vt:variant>
      <vt:variant>
        <vt:i4>1966129</vt:i4>
      </vt:variant>
      <vt:variant>
        <vt:i4>8</vt:i4>
      </vt:variant>
      <vt:variant>
        <vt:i4>0</vt:i4>
      </vt:variant>
      <vt:variant>
        <vt:i4>5</vt:i4>
      </vt:variant>
      <vt:variant>
        <vt:lpwstr/>
      </vt:variant>
      <vt:variant>
        <vt:lpwstr>_Toc160442495</vt:lpwstr>
      </vt:variant>
      <vt:variant>
        <vt:i4>1966129</vt:i4>
      </vt:variant>
      <vt:variant>
        <vt:i4>2</vt:i4>
      </vt:variant>
      <vt:variant>
        <vt:i4>0</vt:i4>
      </vt:variant>
      <vt:variant>
        <vt:i4>5</vt:i4>
      </vt:variant>
      <vt:variant>
        <vt:lpwstr/>
      </vt:variant>
      <vt:variant>
        <vt:lpwstr>_Toc160442494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Harrison</dc:creator>
  <cp:keywords/>
  <cp:lastModifiedBy>Abigail Harrison</cp:lastModifiedBy>
  <cp:revision>4</cp:revision>
  <cp:lastPrinted>2024-06-25T03:11:00Z</cp:lastPrinted>
  <dcterms:created xsi:type="dcterms:W3CDTF">2025-05-12T00:08:00Z</dcterms:created>
  <dcterms:modified xsi:type="dcterms:W3CDTF">2025-05-15T06:06:00Z</dcterms:modified>
</cp:coreProperties>
</file>